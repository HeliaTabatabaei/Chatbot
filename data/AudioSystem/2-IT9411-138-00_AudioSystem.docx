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609" w:rsidRDefault="003275F0" w:rsidP="006647B1">
      <w:pPr>
        <w:jc w:val="center"/>
        <w:rPr>
          <w:rtl/>
        </w:rPr>
      </w:pPr>
      <w:r>
        <w:rPr>
          <w:noProof/>
          <w:rtl/>
        </w:rPr>
        <w:drawing>
          <wp:anchor distT="0" distB="0" distL="114300" distR="114300" simplePos="0" relativeHeight="251648512" behindDoc="1" locked="0" layoutInCell="1" allowOverlap="1" wp14:anchorId="431E7600" wp14:editId="02A1C747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6975" cy="10672549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v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871" cy="10678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2C40" w:rsidRDefault="00652C40" w:rsidP="00393609">
      <w:pPr>
        <w:bidi w:val="0"/>
        <w:spacing w:line="276" w:lineRule="auto"/>
        <w:jc w:val="center"/>
      </w:pPr>
    </w:p>
    <w:p w:rsidR="00F016CA" w:rsidRDefault="00A13515" w:rsidP="0065279A">
      <w:pPr>
        <w:rPr>
          <w:rtl/>
        </w:rPr>
      </w:pPr>
      <w:r>
        <w:rPr>
          <w:rtl/>
        </w:rPr>
        <w:tab/>
      </w:r>
    </w:p>
    <w:p w:rsidR="00A13515" w:rsidRDefault="00A13515" w:rsidP="00A13515">
      <w:pPr>
        <w:rPr>
          <w:rtl/>
        </w:rPr>
      </w:pPr>
    </w:p>
    <w:p w:rsidR="00A13515" w:rsidRPr="00A13515" w:rsidRDefault="00A13515" w:rsidP="00A13515">
      <w:pPr>
        <w:rPr>
          <w:rtl/>
        </w:rPr>
      </w:pPr>
    </w:p>
    <w:p w:rsidR="006E30E8" w:rsidRDefault="00A13515" w:rsidP="00A13515">
      <w:pPr>
        <w:bidi w:val="0"/>
        <w:spacing w:line="276" w:lineRule="auto"/>
        <w:jc w:val="left"/>
        <w:rPr>
          <w:iCs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366AA24" wp14:editId="6499D529">
                <wp:simplePos x="0" y="0"/>
                <wp:positionH relativeFrom="column">
                  <wp:posOffset>137795</wp:posOffset>
                </wp:positionH>
                <wp:positionV relativeFrom="paragraph">
                  <wp:posOffset>112395</wp:posOffset>
                </wp:positionV>
                <wp:extent cx="4905375" cy="60642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606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61C4" w:rsidRPr="008778E1" w:rsidRDefault="008861C4" w:rsidP="003275F0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7F7F7F" w:themeColor="text1" w:themeTint="80"/>
                                <w:sz w:val="28"/>
                                <w:szCs w:val="32"/>
                                <w:rtl/>
                              </w:rPr>
                            </w:pPr>
                            <w:del w:id="1" w:author="Arash Tighbor" w:date="2016-01-30T09:21:00Z">
                              <w:r w:rsidRPr="008778E1" w:rsidDel="009B66CE">
                                <w:rPr>
                                  <w:rFonts w:cs="B Titr" w:hint="cs"/>
                                  <w:b/>
                                  <w:bCs/>
                                  <w:color w:val="7F7F7F" w:themeColor="text1" w:themeTint="80"/>
                                  <w:sz w:val="28"/>
                                  <w:szCs w:val="32"/>
                                  <w:rtl/>
                                </w:rPr>
                                <w:delText>دستورالعمل</w:delText>
                              </w:r>
                            </w:del>
                            <w:ins w:id="2" w:author="Arash Tighbor" w:date="2016-01-30T09:21:00Z">
                              <w:r>
                                <w:rPr>
                                  <w:rFonts w:cs="B Titr" w:hint="cs"/>
                                  <w:b/>
                                  <w:bCs/>
                                  <w:color w:val="7F7F7F" w:themeColor="text1" w:themeTint="80"/>
                                  <w:sz w:val="28"/>
                                  <w:szCs w:val="32"/>
                                  <w:rtl/>
                                </w:rPr>
                                <w:t>مستندات</w:t>
                              </w:r>
                            </w:ins>
                          </w:p>
                          <w:p w:rsidR="008861C4" w:rsidRDefault="008861C4" w:rsidP="00600A0B">
                            <w:pPr>
                              <w:spacing w:after="0" w:line="192" w:lineRule="auto"/>
                              <w:jc w:val="center"/>
                              <w:rPr>
                                <w:ins w:id="3" w:author="Arash Tighbor" w:date="2016-02-02T11:11:00Z"/>
                                <w:rFonts w:cs="B Titr"/>
                                <w:b/>
                                <w:bCs/>
                                <w:color w:val="1F497D" w:themeColor="text2"/>
                                <w:sz w:val="44"/>
                                <w:szCs w:val="48"/>
                                <w:rtl/>
                              </w:rPr>
                            </w:pPr>
                            <w:del w:id="4" w:author="Arash Tighbor" w:date="2016-01-30T09:21:00Z">
                              <w:r w:rsidRPr="00305A2E" w:rsidDel="009B66CE">
                                <w:rPr>
                                  <w:rFonts w:cs="B Titr" w:hint="cs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highlight w:val="yellow"/>
                                  <w:rtl/>
                                </w:rPr>
                                <w:delText>عنوان سند</w:delText>
                              </w:r>
                            </w:del>
                            <w:ins w:id="5" w:author="Arash Tighbor" w:date="2016-02-02T11:11:00Z">
                              <w:r w:rsidRPr="008861C4">
                                <w:rPr>
                                  <w:rFonts w:cs="B Titr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rtl/>
                                </w:rPr>
                                <w:t>س</w:t>
                              </w:r>
                              <w:r w:rsidRPr="008861C4">
                                <w:rPr>
                                  <w:rFonts w:cs="B Titr" w:hint="cs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rtl/>
                                </w:rPr>
                                <w:t>یستم</w:t>
                              </w:r>
                              <w:r w:rsidRPr="008861C4">
                                <w:rPr>
                                  <w:rFonts w:cs="B Titr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rtl/>
                                </w:rPr>
                                <w:t xml:space="preserve"> صوت</w:t>
                              </w:r>
                              <w:r w:rsidRPr="008861C4">
                                <w:rPr>
                                  <w:rFonts w:cs="B Titr" w:hint="cs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rtl/>
                                </w:rPr>
                                <w:t>ی</w:t>
                              </w:r>
                            </w:ins>
                          </w:p>
                          <w:p w:rsidR="008861C4" w:rsidRPr="008778E1" w:rsidRDefault="008861C4" w:rsidP="00600A0B">
                            <w:pPr>
                              <w:spacing w:after="0" w:line="192" w:lineRule="auto"/>
                              <w:jc w:val="center"/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iCs/>
                                <w:color w:val="1F497D" w:themeColor="text2"/>
                                <w:sz w:val="12"/>
                                <w:szCs w:val="14"/>
                                <w:rtl/>
                              </w:rPr>
                            </w:pPr>
                            <w:ins w:id="6" w:author="Arash Tighbor" w:date="2016-02-02T11:11:00Z">
                              <w:r w:rsidRPr="008861C4">
                                <w:rPr>
                                  <w:rFonts w:cs="B Titr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rtl/>
                                </w:rPr>
                                <w:t xml:space="preserve"> در دستگاه‌ها</w:t>
                              </w:r>
                              <w:r w:rsidRPr="008861C4">
                                <w:rPr>
                                  <w:rFonts w:cs="B Titr" w:hint="cs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rtl/>
                                </w:rPr>
                                <w:t>ی</w:t>
                              </w:r>
                              <w:r w:rsidRPr="008861C4">
                                <w:rPr>
                                  <w:rFonts w:cs="B Titr"/>
                                  <w:b/>
                                  <w:bCs/>
                                  <w:color w:val="1F497D" w:themeColor="text2"/>
                                  <w:sz w:val="44"/>
                                  <w:szCs w:val="48"/>
                                  <w:rtl/>
                                </w:rPr>
                                <w:t xml:space="preserve"> خودپرداز</w:t>
                              </w:r>
                            </w:ins>
                          </w:p>
                          <w:p w:rsidR="008861C4" w:rsidRDefault="008861C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861C4" w:rsidRDefault="008861C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861C4" w:rsidRPr="008861C4" w:rsidRDefault="008861C4" w:rsidP="00486B74">
                            <w:pPr>
                              <w:rPr>
                                <w:sz w:val="12"/>
                                <w:szCs w:val="12"/>
                                <w:rtl/>
                                <w:rPrChange w:id="7" w:author="Arash Tighbor" w:date="2016-02-02T11:12:00Z">
                                  <w:rPr>
                                    <w:rtl/>
                                  </w:rPr>
                                </w:rPrChange>
                              </w:rPr>
                            </w:pPr>
                          </w:p>
                          <w:p w:rsidR="008861C4" w:rsidRPr="008861C4" w:rsidRDefault="008861C4" w:rsidP="00486B74">
                            <w:pPr>
                              <w:rPr>
                                <w:sz w:val="14"/>
                                <w:szCs w:val="14"/>
                                <w:rtl/>
                                <w:rPrChange w:id="8" w:author="Arash Tighbor" w:date="2016-02-02T11:12:00Z">
                                  <w:rPr>
                                    <w:rtl/>
                                  </w:rPr>
                                </w:rPrChange>
                              </w:rPr>
                            </w:pPr>
                          </w:p>
                          <w:p w:rsidR="008861C4" w:rsidRDefault="008861C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861C4" w:rsidRPr="008861C4" w:rsidRDefault="008861C4" w:rsidP="00486B74">
                            <w:pPr>
                              <w:rPr>
                                <w:sz w:val="14"/>
                                <w:szCs w:val="14"/>
                                <w:rtl/>
                                <w:rPrChange w:id="9" w:author="Arash Tighbor" w:date="2016-02-02T11:12:00Z">
                                  <w:rPr>
                                    <w:rtl/>
                                  </w:rPr>
                                </w:rPrChange>
                              </w:rPr>
                            </w:pPr>
                          </w:p>
                          <w:p w:rsidR="008861C4" w:rsidRPr="00305A2E" w:rsidRDefault="008861C4" w:rsidP="00486B74">
                            <w:pPr>
                              <w:rPr>
                                <w:sz w:val="52"/>
                                <w:szCs w:val="56"/>
                                <w:rtl/>
                              </w:rPr>
                            </w:pPr>
                          </w:p>
                          <w:p w:rsidR="008861C4" w:rsidRDefault="008861C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861C4" w:rsidRDefault="008861C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861C4" w:rsidRDefault="008861C4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861C4" w:rsidRPr="006A302E" w:rsidRDefault="008861C4" w:rsidP="004C247A">
                            <w:pPr>
                              <w:spacing w:after="0"/>
                              <w:ind w:left="3600" w:firstLine="720"/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pPrChange w:id="10" w:author="Arash Tighbor" w:date="2016-02-02T14:25:00Z">
                                <w:pPr>
                                  <w:spacing w:after="0"/>
                                  <w:ind w:left="3600" w:firstLine="720"/>
                                </w:pPr>
                              </w:pPrChange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 </w:t>
                            </w:r>
                            <w:r w:rsidRPr="006A302E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شماره نسخه: </w:t>
                            </w:r>
                            <w:ins w:id="11" w:author="Arash Tighbor" w:date="2016-02-02T14:25:00Z">
                              <w:r w:rsidR="004C247A">
                                <w:rPr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</w:rPr>
                                <w:t>2-</w:t>
                              </w:r>
                              <w:r w:rsidR="004C247A" w:rsidRPr="004C247A">
                                <w:rPr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</w:rPr>
                                <w:t>IT9411-138-00</w:t>
                              </w:r>
                            </w:ins>
                          </w:p>
                          <w:p w:rsidR="008861C4" w:rsidRPr="006A302E" w:rsidRDefault="008861C4" w:rsidP="00180397">
                            <w:pPr>
                              <w:ind w:left="4320" w:firstLine="720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                 </w:t>
                            </w:r>
                            <w:del w:id="12" w:author="Arash Tighbor" w:date="2016-01-30T11:26:00Z">
                              <w:r w:rsidDel="00553951">
                                <w:rPr>
                                  <w:rFonts w:hint="cs"/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  <w:rtl/>
                                </w:rPr>
                                <w:delText xml:space="preserve">  </w:delText>
                              </w:r>
                            </w:del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بهمن</w:t>
                            </w:r>
                            <w:r w:rsidRPr="006A302E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139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6AA24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10.85pt;margin-top:8.85pt;width:386.25pt;height:477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" filled="f" stroked="f" strokeweight=".5pt">
                <v:textbox>
                  <w:txbxContent>
                    <w:p w:rsidR="008861C4" w:rsidRPr="008778E1" w:rsidRDefault="008861C4" w:rsidP="003275F0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7F7F7F" w:themeColor="text1" w:themeTint="80"/>
                          <w:sz w:val="28"/>
                          <w:szCs w:val="32"/>
                          <w:rtl/>
                        </w:rPr>
                      </w:pPr>
                      <w:del w:id="13" w:author="Arash Tighbor" w:date="2016-01-30T09:21:00Z">
                        <w:r w:rsidRPr="008778E1" w:rsidDel="009B66CE">
                          <w:rPr>
                            <w:rFonts w:cs="B Titr" w:hint="cs"/>
                            <w:b/>
                            <w:bCs/>
                            <w:color w:val="7F7F7F" w:themeColor="text1" w:themeTint="80"/>
                            <w:sz w:val="28"/>
                            <w:szCs w:val="32"/>
                            <w:rtl/>
                          </w:rPr>
                          <w:delText>دستورالعمل</w:delText>
                        </w:r>
                      </w:del>
                      <w:ins w:id="14" w:author="Arash Tighbor" w:date="2016-01-30T09:21:00Z">
                        <w:r>
                          <w:rPr>
                            <w:rFonts w:cs="B Titr" w:hint="cs"/>
                            <w:b/>
                            <w:bCs/>
                            <w:color w:val="7F7F7F" w:themeColor="text1" w:themeTint="80"/>
                            <w:sz w:val="28"/>
                            <w:szCs w:val="32"/>
                            <w:rtl/>
                          </w:rPr>
                          <w:t>مستندات</w:t>
                        </w:r>
                      </w:ins>
                    </w:p>
                    <w:p w:rsidR="008861C4" w:rsidRDefault="008861C4" w:rsidP="00600A0B">
                      <w:pPr>
                        <w:spacing w:after="0" w:line="192" w:lineRule="auto"/>
                        <w:jc w:val="center"/>
                        <w:rPr>
                          <w:ins w:id="15" w:author="Arash Tighbor" w:date="2016-02-02T11:11:00Z"/>
                          <w:rFonts w:cs="B Titr"/>
                          <w:b/>
                          <w:bCs/>
                          <w:color w:val="1F497D" w:themeColor="text2"/>
                          <w:sz w:val="44"/>
                          <w:szCs w:val="48"/>
                          <w:rtl/>
                        </w:rPr>
                      </w:pPr>
                      <w:del w:id="16" w:author="Arash Tighbor" w:date="2016-01-30T09:21:00Z">
                        <w:r w:rsidRPr="00305A2E" w:rsidDel="009B66CE">
                          <w:rPr>
                            <w:rFonts w:cs="B Titr" w:hint="cs"/>
                            <w:b/>
                            <w:bCs/>
                            <w:color w:val="1F497D" w:themeColor="text2"/>
                            <w:sz w:val="44"/>
                            <w:szCs w:val="48"/>
                            <w:highlight w:val="yellow"/>
                            <w:rtl/>
                          </w:rPr>
                          <w:delText>عنوان سند</w:delText>
                        </w:r>
                      </w:del>
                      <w:ins w:id="17" w:author="Arash Tighbor" w:date="2016-02-02T11:11:00Z">
                        <w:r w:rsidRPr="008861C4">
                          <w:rPr>
                            <w:rFonts w:cs="B Titr"/>
                            <w:b/>
                            <w:bCs/>
                            <w:color w:val="1F497D" w:themeColor="text2"/>
                            <w:sz w:val="44"/>
                            <w:szCs w:val="48"/>
                            <w:rtl/>
                          </w:rPr>
                          <w:t>س</w:t>
                        </w:r>
                        <w:r w:rsidRPr="008861C4">
                          <w:rPr>
                            <w:rFonts w:cs="B Titr" w:hint="cs"/>
                            <w:b/>
                            <w:bCs/>
                            <w:color w:val="1F497D" w:themeColor="text2"/>
                            <w:sz w:val="44"/>
                            <w:szCs w:val="48"/>
                            <w:rtl/>
                          </w:rPr>
                          <w:t>یستم</w:t>
                        </w:r>
                        <w:r w:rsidRPr="008861C4">
                          <w:rPr>
                            <w:rFonts w:cs="B Titr"/>
                            <w:b/>
                            <w:bCs/>
                            <w:color w:val="1F497D" w:themeColor="text2"/>
                            <w:sz w:val="44"/>
                            <w:szCs w:val="48"/>
                            <w:rtl/>
                          </w:rPr>
                          <w:t xml:space="preserve"> صوت</w:t>
                        </w:r>
                        <w:r w:rsidRPr="008861C4">
                          <w:rPr>
                            <w:rFonts w:cs="B Titr" w:hint="cs"/>
                            <w:b/>
                            <w:bCs/>
                            <w:color w:val="1F497D" w:themeColor="text2"/>
                            <w:sz w:val="44"/>
                            <w:szCs w:val="48"/>
                            <w:rtl/>
                          </w:rPr>
                          <w:t>ی</w:t>
                        </w:r>
                      </w:ins>
                    </w:p>
                    <w:p w:rsidR="008861C4" w:rsidRPr="008778E1" w:rsidRDefault="008861C4" w:rsidP="00600A0B">
                      <w:pPr>
                        <w:spacing w:after="0" w:line="192" w:lineRule="auto"/>
                        <w:jc w:val="center"/>
                        <w:rPr>
                          <w:rFonts w:ascii="Arial Black" w:hAnsi="Arial Black" w:cs="B Titr"/>
                          <w:b/>
                          <w:bCs/>
                          <w:i w:val="0"/>
                          <w:iCs/>
                          <w:color w:val="1F497D" w:themeColor="text2"/>
                          <w:sz w:val="12"/>
                          <w:szCs w:val="14"/>
                          <w:rtl/>
                        </w:rPr>
                      </w:pPr>
                      <w:ins w:id="18" w:author="Arash Tighbor" w:date="2016-02-02T11:11:00Z">
                        <w:r w:rsidRPr="008861C4">
                          <w:rPr>
                            <w:rFonts w:cs="B Titr"/>
                            <w:b/>
                            <w:bCs/>
                            <w:color w:val="1F497D" w:themeColor="text2"/>
                            <w:sz w:val="44"/>
                            <w:szCs w:val="48"/>
                            <w:rtl/>
                          </w:rPr>
                          <w:t xml:space="preserve"> در دستگاه‌ها</w:t>
                        </w:r>
                        <w:r w:rsidRPr="008861C4">
                          <w:rPr>
                            <w:rFonts w:cs="B Titr" w:hint="cs"/>
                            <w:b/>
                            <w:bCs/>
                            <w:color w:val="1F497D" w:themeColor="text2"/>
                            <w:sz w:val="44"/>
                            <w:szCs w:val="48"/>
                            <w:rtl/>
                          </w:rPr>
                          <w:t>ی</w:t>
                        </w:r>
                        <w:r w:rsidRPr="008861C4">
                          <w:rPr>
                            <w:rFonts w:cs="B Titr"/>
                            <w:b/>
                            <w:bCs/>
                            <w:color w:val="1F497D" w:themeColor="text2"/>
                            <w:sz w:val="44"/>
                            <w:szCs w:val="48"/>
                            <w:rtl/>
                          </w:rPr>
                          <w:t xml:space="preserve"> خودپرداز</w:t>
                        </w:r>
                      </w:ins>
                    </w:p>
                    <w:p w:rsidR="008861C4" w:rsidRDefault="008861C4" w:rsidP="00486B74">
                      <w:pPr>
                        <w:rPr>
                          <w:rtl/>
                        </w:rPr>
                      </w:pPr>
                    </w:p>
                    <w:p w:rsidR="008861C4" w:rsidRDefault="008861C4" w:rsidP="00486B74">
                      <w:pPr>
                        <w:rPr>
                          <w:rtl/>
                        </w:rPr>
                      </w:pPr>
                    </w:p>
                    <w:p w:rsidR="008861C4" w:rsidRPr="008861C4" w:rsidRDefault="008861C4" w:rsidP="00486B74">
                      <w:pPr>
                        <w:rPr>
                          <w:sz w:val="12"/>
                          <w:szCs w:val="12"/>
                          <w:rtl/>
                          <w:rPrChange w:id="19" w:author="Arash Tighbor" w:date="2016-02-02T11:12:00Z">
                            <w:rPr>
                              <w:rtl/>
                            </w:rPr>
                          </w:rPrChange>
                        </w:rPr>
                      </w:pPr>
                    </w:p>
                    <w:p w:rsidR="008861C4" w:rsidRPr="008861C4" w:rsidRDefault="008861C4" w:rsidP="00486B74">
                      <w:pPr>
                        <w:rPr>
                          <w:sz w:val="14"/>
                          <w:szCs w:val="14"/>
                          <w:rtl/>
                          <w:rPrChange w:id="20" w:author="Arash Tighbor" w:date="2016-02-02T11:12:00Z">
                            <w:rPr>
                              <w:rtl/>
                            </w:rPr>
                          </w:rPrChange>
                        </w:rPr>
                      </w:pPr>
                    </w:p>
                    <w:p w:rsidR="008861C4" w:rsidRDefault="008861C4" w:rsidP="00486B74">
                      <w:pPr>
                        <w:rPr>
                          <w:rtl/>
                        </w:rPr>
                      </w:pPr>
                    </w:p>
                    <w:p w:rsidR="008861C4" w:rsidRPr="008861C4" w:rsidRDefault="008861C4" w:rsidP="00486B74">
                      <w:pPr>
                        <w:rPr>
                          <w:sz w:val="14"/>
                          <w:szCs w:val="14"/>
                          <w:rtl/>
                          <w:rPrChange w:id="21" w:author="Arash Tighbor" w:date="2016-02-02T11:12:00Z">
                            <w:rPr>
                              <w:rtl/>
                            </w:rPr>
                          </w:rPrChange>
                        </w:rPr>
                      </w:pPr>
                    </w:p>
                    <w:p w:rsidR="008861C4" w:rsidRPr="00305A2E" w:rsidRDefault="008861C4" w:rsidP="00486B74">
                      <w:pPr>
                        <w:rPr>
                          <w:sz w:val="52"/>
                          <w:szCs w:val="56"/>
                          <w:rtl/>
                        </w:rPr>
                      </w:pPr>
                    </w:p>
                    <w:p w:rsidR="008861C4" w:rsidRDefault="008861C4" w:rsidP="00486B74">
                      <w:pPr>
                        <w:rPr>
                          <w:rtl/>
                        </w:rPr>
                      </w:pPr>
                    </w:p>
                    <w:p w:rsidR="008861C4" w:rsidRDefault="008861C4" w:rsidP="00486B74">
                      <w:pPr>
                        <w:rPr>
                          <w:rtl/>
                        </w:rPr>
                      </w:pPr>
                    </w:p>
                    <w:p w:rsidR="008861C4" w:rsidRDefault="008861C4" w:rsidP="00486B74">
                      <w:pPr>
                        <w:rPr>
                          <w:rtl/>
                        </w:rPr>
                      </w:pPr>
                    </w:p>
                    <w:p w:rsidR="008861C4" w:rsidRPr="006A302E" w:rsidRDefault="008861C4" w:rsidP="004C247A">
                      <w:pPr>
                        <w:spacing w:after="0"/>
                        <w:ind w:left="3600" w:firstLine="720"/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pPrChange w:id="22" w:author="Arash Tighbor" w:date="2016-02-02T14:25:00Z">
                          <w:pPr>
                            <w:spacing w:after="0"/>
                            <w:ind w:left="3600" w:firstLine="720"/>
                          </w:pPr>
                        </w:pPrChange>
                      </w:pP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 </w:t>
                      </w:r>
                      <w:r w:rsidRPr="006A302E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شماره نسخه: </w:t>
                      </w:r>
                      <w:ins w:id="23" w:author="Arash Tighbor" w:date="2016-02-02T14:25:00Z">
                        <w:r w:rsidR="004C247A">
                          <w:rPr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</w:rPr>
                          <w:t>2-</w:t>
                        </w:r>
                        <w:r w:rsidR="004C247A" w:rsidRPr="004C247A">
                          <w:rPr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</w:rPr>
                          <w:t>IT9411-138-00</w:t>
                        </w:r>
                      </w:ins>
                    </w:p>
                    <w:p w:rsidR="008861C4" w:rsidRPr="006A302E" w:rsidRDefault="008861C4" w:rsidP="00180397">
                      <w:pPr>
                        <w:ind w:left="4320" w:firstLine="720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                 </w:t>
                      </w:r>
                      <w:del w:id="24" w:author="Arash Tighbor" w:date="2016-01-30T11:26:00Z">
                        <w:r w:rsidDel="00553951">
                          <w:rPr>
                            <w:rFonts w:hint="cs"/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  <w:rtl/>
                          </w:rPr>
                          <w:delText xml:space="preserve">  </w:delText>
                        </w:r>
                      </w:del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بهمن</w:t>
                      </w:r>
                      <w:r w:rsidRPr="006A302E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139</w:t>
                      </w: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8861C4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60F716C" wp14:editId="697F092F">
                <wp:simplePos x="0" y="0"/>
                <wp:positionH relativeFrom="column">
                  <wp:posOffset>1190320</wp:posOffset>
                </wp:positionH>
                <wp:positionV relativeFrom="paragraph">
                  <wp:posOffset>267335</wp:posOffset>
                </wp:positionV>
                <wp:extent cx="27051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43485C" id="Straight Connector 2" o:spid="_x0000_s1026" style="position:absolute;left:0;text-align:lef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75pt,21.05pt" to="306.7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" strokecolor="#4579b8 [3044]" strokeweight="1.5pt"/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305A2E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BF1DE36" wp14:editId="28E67A50">
                <wp:simplePos x="0" y="0"/>
                <wp:positionH relativeFrom="column">
                  <wp:posOffset>744855</wp:posOffset>
                </wp:positionH>
                <wp:positionV relativeFrom="paragraph">
                  <wp:posOffset>37354</wp:posOffset>
                </wp:positionV>
                <wp:extent cx="1215390" cy="0"/>
                <wp:effectExtent l="0" t="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5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2E0FC4" id="Straight Connector 3" o:spid="_x0000_s1026" style="position:absolute;left:0;text-align:left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65pt,2.95pt" to="154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" strokecolor="#4579b8 [3044]"/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3275F0">
      <w:pPr>
        <w:jc w:val="center"/>
        <w:rPr>
          <w:rtl/>
        </w:rPr>
      </w:pPr>
      <w:bookmarkStart w:id="25" w:name="_Toc375060166"/>
      <w:r>
        <w:rPr>
          <w:rFonts w:hint="cs"/>
          <w:noProof/>
          <w:rtl/>
        </w:rPr>
        <w:lastRenderedPageBreak/>
        <w:drawing>
          <wp:inline distT="0" distB="0" distL="0" distR="0" wp14:anchorId="2CEF077C" wp14:editId="68FEF144">
            <wp:extent cx="4320000" cy="10259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Larg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5"/>
    <w:p w:rsidR="00226E99" w:rsidRDefault="00226E99" w:rsidP="003B4918">
      <w:pPr>
        <w:rPr>
          <w:rtl/>
        </w:rPr>
      </w:pPr>
    </w:p>
    <w:p w:rsidR="005B7506" w:rsidRDefault="00A13515" w:rsidP="004C247A">
      <w:pPr>
        <w:rPr>
          <w:rtl/>
        </w:rPr>
      </w:pPr>
      <w:r>
        <w:rPr>
          <w:rFonts w:hint="cs"/>
          <w:rtl/>
        </w:rPr>
        <w:t xml:space="preserve">این </w:t>
      </w:r>
      <w:r w:rsidR="00FE7403">
        <w:rPr>
          <w:rFonts w:hint="cs"/>
          <w:rtl/>
        </w:rPr>
        <w:t>سند</w:t>
      </w:r>
      <w:r>
        <w:rPr>
          <w:rFonts w:hint="cs"/>
          <w:rtl/>
        </w:rPr>
        <w:t xml:space="preserve"> با عنوان </w:t>
      </w:r>
      <w:r w:rsidRPr="00FE7403">
        <w:rPr>
          <w:rFonts w:hint="cs"/>
          <w:sz w:val="20"/>
          <w:szCs w:val="20"/>
          <w:rtl/>
        </w:rPr>
        <w:t>«</w:t>
      </w:r>
      <w:del w:id="26" w:author="Arash Tighbor" w:date="2016-01-30T11:26:00Z">
        <w:r w:rsidR="00305A2E" w:rsidDel="00553951">
          <w:rPr>
            <w:rFonts w:hint="cs"/>
            <w:sz w:val="20"/>
            <w:szCs w:val="20"/>
            <w:rtl/>
          </w:rPr>
          <w:delText xml:space="preserve"> </w:delText>
        </w:r>
      </w:del>
      <w:bookmarkStart w:id="27" w:name="OLE_LINK3"/>
      <w:ins w:id="28" w:author="Arash Tighbor" w:date="2016-02-02T11:41:00Z">
        <w:r w:rsidR="00963945">
          <w:rPr>
            <w:rtl/>
          </w:rPr>
          <w:t>مستندات</w:t>
        </w:r>
        <w:r w:rsidR="00963945">
          <w:rPr>
            <w:rFonts w:hint="cs"/>
            <w:rtl/>
          </w:rPr>
          <w:t xml:space="preserve"> </w:t>
        </w:r>
        <w:r w:rsidR="00963945">
          <w:rPr>
            <w:rtl/>
          </w:rPr>
          <w:t>س</w:t>
        </w:r>
        <w:r w:rsidR="00963945">
          <w:rPr>
            <w:rFonts w:hint="cs"/>
            <w:rtl/>
          </w:rPr>
          <w:t>یستم</w:t>
        </w:r>
        <w:r w:rsidR="00963945">
          <w:rPr>
            <w:rtl/>
          </w:rPr>
          <w:t xml:space="preserve"> صوت</w:t>
        </w:r>
        <w:r w:rsidR="00963945">
          <w:rPr>
            <w:rFonts w:hint="cs"/>
            <w:rtl/>
          </w:rPr>
          <w:t xml:space="preserve">ی </w:t>
        </w:r>
        <w:r w:rsidR="00963945">
          <w:rPr>
            <w:rtl/>
          </w:rPr>
          <w:t>در دستگاه‌ها</w:t>
        </w:r>
        <w:r w:rsidR="00963945">
          <w:rPr>
            <w:rFonts w:hint="cs"/>
            <w:rtl/>
          </w:rPr>
          <w:t>ی</w:t>
        </w:r>
        <w:r w:rsidR="00963945">
          <w:rPr>
            <w:rtl/>
          </w:rPr>
          <w:t xml:space="preserve"> خودپرداز</w:t>
        </w:r>
      </w:ins>
      <w:bookmarkEnd w:id="27"/>
      <w:del w:id="29" w:author="Arash Tighbor" w:date="2016-01-30T11:12:00Z">
        <w:r w:rsidR="00305A2E" w:rsidRPr="00305A2E" w:rsidDel="009B4610">
          <w:rPr>
            <w:rFonts w:hint="cs"/>
            <w:sz w:val="20"/>
            <w:szCs w:val="20"/>
            <w:highlight w:val="yellow"/>
            <w:rtl/>
          </w:rPr>
          <w:delText>___________________</w:delText>
        </w:r>
        <w:r w:rsidR="00305A2E" w:rsidRPr="00FE7403" w:rsidDel="009B4610">
          <w:rPr>
            <w:rFonts w:hint="cs"/>
            <w:sz w:val="20"/>
            <w:szCs w:val="20"/>
            <w:rtl/>
          </w:rPr>
          <w:delText xml:space="preserve"> </w:delText>
        </w:r>
      </w:del>
      <w:r w:rsidRPr="00FE7403">
        <w:rPr>
          <w:rFonts w:hint="cs"/>
          <w:sz w:val="20"/>
          <w:szCs w:val="20"/>
          <w:rtl/>
        </w:rPr>
        <w:t>»</w:t>
      </w:r>
      <w:r>
        <w:rPr>
          <w:rFonts w:hint="cs"/>
          <w:rtl/>
        </w:rPr>
        <w:t xml:space="preserve"> </w:t>
      </w:r>
      <w:del w:id="30" w:author="Arash Tighbor" w:date="2016-01-30T11:26:00Z">
        <w:r w:rsidDel="00553951">
          <w:rPr>
            <w:rFonts w:hint="cs"/>
            <w:rtl/>
          </w:rPr>
          <w:delText xml:space="preserve">در </w:delText>
        </w:r>
        <w:r w:rsidR="00305A2E" w:rsidDel="00553951">
          <w:rPr>
            <w:rFonts w:hint="cs"/>
            <w:rtl/>
          </w:rPr>
          <w:delText>بهمن</w:delText>
        </w:r>
        <w:r w:rsidR="007057CE" w:rsidDel="00553951">
          <w:rPr>
            <w:rtl/>
          </w:rPr>
          <w:softHyphen/>
        </w:r>
        <w:r w:rsidR="007057CE" w:rsidDel="00553951">
          <w:rPr>
            <w:rFonts w:hint="cs"/>
            <w:rtl/>
          </w:rPr>
          <w:delText>ماه</w:delText>
        </w:r>
        <w:r w:rsidR="005B7506" w:rsidDel="00553951">
          <w:rPr>
            <w:rFonts w:hint="cs"/>
            <w:rtl/>
          </w:rPr>
          <w:delText xml:space="preserve"> 1394</w:delText>
        </w:r>
        <w:r w:rsidDel="00553951"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>در</w:t>
      </w:r>
      <w:r w:rsidR="00FE7403">
        <w:rPr>
          <w:rFonts w:hint="cs"/>
          <w:rtl/>
        </w:rPr>
        <w:t xml:space="preserve"> </w:t>
      </w:r>
      <w:r w:rsidR="00305A2E">
        <w:rPr>
          <w:rFonts w:hint="cs"/>
          <w:rtl/>
        </w:rPr>
        <w:t>واحد</w:t>
      </w:r>
      <w:r w:rsidR="00FE7403">
        <w:rPr>
          <w:rFonts w:hint="cs"/>
          <w:rtl/>
        </w:rPr>
        <w:t xml:space="preserve"> پشتیبانی فنی</w:t>
      </w:r>
      <w:r w:rsidR="005B7506">
        <w:rPr>
          <w:rFonts w:hint="cs"/>
          <w:rtl/>
        </w:rPr>
        <w:t xml:space="preserve"> </w:t>
      </w:r>
      <w:r w:rsidR="00305A2E">
        <w:rPr>
          <w:rFonts w:hint="cs"/>
          <w:rtl/>
        </w:rPr>
        <w:t>تعمیرات</w:t>
      </w:r>
      <w:r w:rsidR="00DD0809">
        <w:rPr>
          <w:rFonts w:hint="cs"/>
          <w:rtl/>
        </w:rPr>
        <w:t xml:space="preserve"> </w:t>
      </w:r>
      <w:r>
        <w:rPr>
          <w:rFonts w:hint="cs"/>
          <w:rtl/>
        </w:rPr>
        <w:t>شرک</w:t>
      </w:r>
      <w:r w:rsidR="003275F0">
        <w:rPr>
          <w:rFonts w:hint="cs"/>
          <w:rtl/>
        </w:rPr>
        <w:t>ت توسعه خدمات الکترونیکی آدونیس</w:t>
      </w:r>
      <w:r w:rsidR="005B7506">
        <w:rPr>
          <w:rFonts w:hint="cs"/>
          <w:rtl/>
        </w:rPr>
        <w:t xml:space="preserve"> </w:t>
      </w:r>
      <w:r w:rsidR="00FE7403">
        <w:rPr>
          <w:rFonts w:hint="cs"/>
          <w:rtl/>
        </w:rPr>
        <w:t xml:space="preserve">تهیه و </w:t>
      </w:r>
      <w:r w:rsidR="00DD0809">
        <w:rPr>
          <w:rtl/>
        </w:rPr>
        <w:t>تنظ</w:t>
      </w:r>
      <w:r w:rsidR="00DD0809">
        <w:rPr>
          <w:rFonts w:hint="cs"/>
          <w:rtl/>
        </w:rPr>
        <w:t>یم‌شده</w:t>
      </w:r>
      <w:r w:rsidR="00FE7403">
        <w:rPr>
          <w:rFonts w:hint="cs"/>
          <w:rtl/>
        </w:rPr>
        <w:t xml:space="preserve"> است.</w:t>
      </w:r>
    </w:p>
    <w:p w:rsidR="00A13515" w:rsidRDefault="00FE7403" w:rsidP="00D21C61">
      <w:pPr>
        <w:rPr>
          <w:rtl/>
        </w:rPr>
        <w:pPrChange w:id="31" w:author="Arash Tighbor" w:date="2016-02-02T14:49:00Z">
          <w:pPr/>
        </w:pPrChange>
      </w:pPr>
      <w:del w:id="32" w:author="Arash Tighbor" w:date="2016-01-30T11:29:00Z">
        <w:r w:rsidDel="00C17EB6">
          <w:rPr>
            <w:rFonts w:hint="cs"/>
            <w:rtl/>
          </w:rPr>
          <w:delText>این دستورالعمل</w:delText>
        </w:r>
      </w:del>
      <w:ins w:id="33" w:author="Arash Tighbor" w:date="2016-01-30T11:29:00Z">
        <w:r w:rsidR="00C17EB6">
          <w:rPr>
            <w:rFonts w:hint="cs"/>
            <w:rtl/>
          </w:rPr>
          <w:t xml:space="preserve">سند جاری </w:t>
        </w:r>
      </w:ins>
      <w:ins w:id="34" w:author="Arash Tighbor" w:date="2016-01-30T11:26:00Z">
        <w:r w:rsidR="00553951">
          <w:rPr>
            <w:rFonts w:hint="cs"/>
            <w:rtl/>
          </w:rPr>
          <w:t>در بهمن</w:t>
        </w:r>
        <w:r w:rsidR="00553951">
          <w:rPr>
            <w:rtl/>
          </w:rPr>
          <w:softHyphen/>
        </w:r>
        <w:r w:rsidR="00553951">
          <w:rPr>
            <w:rFonts w:hint="cs"/>
            <w:rtl/>
          </w:rPr>
          <w:t xml:space="preserve">ماه 1394 </w:t>
        </w:r>
      </w:ins>
      <w:del w:id="35" w:author="Arash Tighbor" w:date="2016-01-30T11:26:00Z">
        <w:r w:rsidDel="00553951"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>در</w:t>
      </w:r>
      <w:del w:id="36" w:author="Arash Tighbor" w:date="2016-02-02T14:25:00Z">
        <w:r w:rsidDel="004C247A">
          <w:rPr>
            <w:rFonts w:hint="cs"/>
            <w:rtl/>
          </w:rPr>
          <w:delText xml:space="preserve"> </w:delText>
        </w:r>
      </w:del>
      <w:ins w:id="37" w:author="Arash Tighbor" w:date="2016-02-02T14:25:00Z">
        <w:r w:rsidR="004C247A">
          <w:rPr>
            <w:rFonts w:hint="cs"/>
            <w:rtl/>
          </w:rPr>
          <w:t xml:space="preserve"> </w:t>
        </w:r>
      </w:ins>
      <w:r>
        <w:rPr>
          <w:rFonts w:hint="cs"/>
          <w:rtl/>
        </w:rPr>
        <w:t xml:space="preserve">واحد آموزش امور </w:t>
      </w:r>
      <w:r w:rsidR="005B7506">
        <w:rPr>
          <w:rFonts w:hint="cs"/>
          <w:rtl/>
        </w:rPr>
        <w:t>فناوری اطلاعات</w:t>
      </w:r>
      <w:r>
        <w:rPr>
          <w:rFonts w:hint="cs"/>
          <w:rtl/>
        </w:rPr>
        <w:t xml:space="preserve"> </w:t>
      </w:r>
      <w:del w:id="38" w:author="Arash Tighbor" w:date="2016-01-30T11:27:00Z">
        <w:r w:rsidR="00A13515" w:rsidDel="00553951">
          <w:rPr>
            <w:rFonts w:hint="cs"/>
            <w:rtl/>
          </w:rPr>
          <w:delText xml:space="preserve">ویرایش </w:delText>
        </w:r>
      </w:del>
      <w:ins w:id="39" w:author="Arash Tighbor" w:date="2016-01-30T11:27:00Z">
        <w:r w:rsidR="00553951">
          <w:rPr>
            <w:rFonts w:hint="cs"/>
            <w:rtl/>
          </w:rPr>
          <w:t xml:space="preserve">تجمیع </w:t>
        </w:r>
      </w:ins>
      <w:r w:rsidR="00A13515">
        <w:rPr>
          <w:rFonts w:hint="cs"/>
          <w:rtl/>
        </w:rPr>
        <w:t xml:space="preserve">و </w:t>
      </w:r>
      <w:del w:id="40" w:author="Arash Tighbor" w:date="2016-01-30T11:28:00Z">
        <w:r w:rsidR="00A13515" w:rsidDel="00553951">
          <w:rPr>
            <w:rFonts w:hint="cs"/>
            <w:rtl/>
          </w:rPr>
          <w:delText xml:space="preserve">با </w:delText>
        </w:r>
      </w:del>
      <w:r w:rsidR="00A13515">
        <w:rPr>
          <w:rFonts w:hint="cs"/>
          <w:rtl/>
        </w:rPr>
        <w:t>شماره</w:t>
      </w:r>
      <w:ins w:id="41" w:author="Arash Tighbor" w:date="2016-01-30T11:28:00Z">
        <w:r w:rsidR="00553951">
          <w:rPr>
            <w:rFonts w:hint="cs"/>
            <w:rtl/>
          </w:rPr>
          <w:t>‌</w:t>
        </w:r>
      </w:ins>
      <w:ins w:id="42" w:author="Arash Tighbor" w:date="2016-01-30T11:27:00Z">
        <w:r w:rsidR="00553951">
          <w:rPr>
            <w:rFonts w:hint="cs"/>
            <w:rtl/>
          </w:rPr>
          <w:t xml:space="preserve">گذاری </w:t>
        </w:r>
      </w:ins>
      <w:ins w:id="43" w:author="Arash Tighbor" w:date="2016-01-30T11:29:00Z">
        <w:r w:rsidR="00C17EB6">
          <w:rPr>
            <w:rFonts w:hint="cs"/>
            <w:rtl/>
          </w:rPr>
          <w:t>گردید</w:t>
        </w:r>
      </w:ins>
      <w:ins w:id="44" w:author="Arash Tighbor" w:date="2016-01-30T11:27:00Z">
        <w:r w:rsidR="00553951">
          <w:rPr>
            <w:rFonts w:hint="cs"/>
            <w:rtl/>
          </w:rPr>
          <w:t>؛</w:t>
        </w:r>
      </w:ins>
      <w:ins w:id="45" w:author="Arash Tighbor" w:date="2016-01-30T11:29:00Z">
        <w:r w:rsidR="00C17EB6">
          <w:rPr>
            <w:rtl/>
          </w:rPr>
          <w:br/>
        </w:r>
      </w:ins>
      <w:ins w:id="46" w:author="Arash Tighbor" w:date="2016-01-30T11:27:00Z">
        <w:r w:rsidR="00553951">
          <w:rPr>
            <w:rFonts w:hint="cs"/>
            <w:rtl/>
          </w:rPr>
          <w:t>شماره</w:t>
        </w:r>
      </w:ins>
      <w:r w:rsidR="00A13515">
        <w:rPr>
          <w:rFonts w:hint="cs"/>
          <w:rtl/>
        </w:rPr>
        <w:t xml:space="preserve"> </w:t>
      </w:r>
      <w:del w:id="47" w:author="Arash Tighbor" w:date="2016-01-30T11:12:00Z">
        <w:r w:rsidR="00A13515" w:rsidDel="009B4610">
          <w:rPr>
            <w:rtl/>
          </w:rPr>
          <w:delText>نسخه‌</w:delText>
        </w:r>
        <w:r w:rsidR="00A13515" w:rsidDel="009B4610">
          <w:rPr>
            <w:rFonts w:hint="cs"/>
            <w:rtl/>
          </w:rPr>
          <w:delText>ی</w:delText>
        </w:r>
        <w:r w:rsidR="0092128E" w:rsidDel="009B4610">
          <w:delText>1</w:delText>
        </w:r>
      </w:del>
      <w:ins w:id="48" w:author="Arash Tighbor" w:date="2016-01-30T11:12:00Z">
        <w:r w:rsidR="009B4610">
          <w:rPr>
            <w:rtl/>
          </w:rPr>
          <w:t>نسخه‌</w:t>
        </w:r>
      </w:ins>
      <w:ins w:id="49" w:author="Arash Tighbor" w:date="2016-01-30T11:27:00Z">
        <w:r w:rsidR="00553951">
          <w:rPr>
            <w:rFonts w:hint="cs"/>
            <w:rtl/>
          </w:rPr>
          <w:t>:</w:t>
        </w:r>
      </w:ins>
      <w:ins w:id="50" w:author="Arash Tighbor" w:date="2016-01-30T11:13:00Z">
        <w:r w:rsidR="009B4610">
          <w:rPr>
            <w:rFonts w:hint="cs"/>
            <w:rtl/>
          </w:rPr>
          <w:t xml:space="preserve"> </w:t>
        </w:r>
      </w:ins>
      <w:ins w:id="51" w:author="Arash Tighbor" w:date="2016-01-30T11:12:00Z">
        <w:r w:rsidR="009B4610" w:rsidRPr="001479A6">
          <w:rPr>
            <w:color w:val="000000" w:themeColor="text1"/>
            <w:rPrChange w:id="52" w:author="Arash Tighbor" w:date="2016-01-30T14:32:00Z">
              <w:rPr/>
            </w:rPrChange>
          </w:rPr>
          <w:t>2</w:t>
        </w:r>
      </w:ins>
      <w:r w:rsidR="0092128E" w:rsidRPr="001479A6">
        <w:rPr>
          <w:color w:val="000000" w:themeColor="text1"/>
          <w:rPrChange w:id="53" w:author="Arash Tighbor" w:date="2016-01-30T14:32:00Z">
            <w:rPr/>
          </w:rPrChange>
        </w:rPr>
        <w:t>-IT94</w:t>
      </w:r>
      <w:del w:id="54" w:author="Arash Tighbor" w:date="2016-01-30T11:12:00Z">
        <w:r w:rsidR="0092128E" w:rsidRPr="001479A6" w:rsidDel="009B4610">
          <w:rPr>
            <w:color w:val="000000" w:themeColor="text1"/>
            <w:rPrChange w:id="55" w:author="Arash Tighbor" w:date="2016-01-30T14:32:00Z">
              <w:rPr/>
            </w:rPrChange>
          </w:rPr>
          <w:delText>09</w:delText>
        </w:r>
      </w:del>
      <w:ins w:id="56" w:author="Arash Tighbor" w:date="2016-01-30T11:12:00Z">
        <w:r w:rsidR="009B4610" w:rsidRPr="001479A6">
          <w:rPr>
            <w:color w:val="000000" w:themeColor="text1"/>
            <w:rPrChange w:id="57" w:author="Arash Tighbor" w:date="2016-01-30T14:32:00Z">
              <w:rPr/>
            </w:rPrChange>
          </w:rPr>
          <w:t>11</w:t>
        </w:r>
      </w:ins>
      <w:del w:id="58" w:author="Arash Tighbor" w:date="2016-02-02T14:25:00Z">
        <w:r w:rsidR="0092128E" w:rsidRPr="001479A6" w:rsidDel="004C247A">
          <w:rPr>
            <w:color w:val="000000" w:themeColor="text1"/>
            <w:rPrChange w:id="59" w:author="Arash Tighbor" w:date="2016-01-30T14:32:00Z">
              <w:rPr/>
            </w:rPrChange>
          </w:rPr>
          <w:delText>-</w:delText>
        </w:r>
      </w:del>
      <w:del w:id="60" w:author="Arash Tighbor" w:date="2016-01-30T11:12:00Z">
        <w:r w:rsidR="0092128E" w:rsidRPr="001479A6" w:rsidDel="009B4610">
          <w:rPr>
            <w:color w:val="000000" w:themeColor="text1"/>
            <w:rPrChange w:id="61" w:author="Arash Tighbor" w:date="2016-01-30T14:32:00Z">
              <w:rPr/>
            </w:rPrChange>
          </w:rPr>
          <w:delText>129</w:delText>
        </w:r>
      </w:del>
      <w:del w:id="62" w:author="Arash Tighbor" w:date="2016-02-02T14:25:00Z">
        <w:r w:rsidR="0092128E" w:rsidRPr="001479A6" w:rsidDel="004C247A">
          <w:rPr>
            <w:color w:val="000000" w:themeColor="text1"/>
            <w:rPrChange w:id="63" w:author="Arash Tighbor" w:date="2016-01-30T14:32:00Z">
              <w:rPr/>
            </w:rPrChange>
          </w:rPr>
          <w:delText>-</w:delText>
        </w:r>
      </w:del>
      <w:ins w:id="64" w:author="Arash Tighbor" w:date="2016-02-02T14:25:00Z">
        <w:r w:rsidR="004C247A">
          <w:rPr>
            <w:color w:val="000000" w:themeColor="text1"/>
          </w:rPr>
          <w:t>-13</w:t>
        </w:r>
      </w:ins>
      <w:ins w:id="65" w:author="Arash Tighbor" w:date="2016-02-02T14:49:00Z">
        <w:r w:rsidR="00D21C61">
          <w:rPr>
            <w:color w:val="000000" w:themeColor="text1"/>
          </w:rPr>
          <w:t>8</w:t>
        </w:r>
      </w:ins>
      <w:bookmarkStart w:id="66" w:name="_GoBack"/>
      <w:bookmarkEnd w:id="66"/>
      <w:ins w:id="67" w:author="Arash Tighbor" w:date="2016-02-02T14:25:00Z">
        <w:r w:rsidR="004C247A">
          <w:rPr>
            <w:color w:val="000000" w:themeColor="text1"/>
          </w:rPr>
          <w:t>-</w:t>
        </w:r>
      </w:ins>
      <w:r w:rsidR="0092128E" w:rsidRPr="001479A6">
        <w:rPr>
          <w:color w:val="000000" w:themeColor="text1"/>
          <w:rPrChange w:id="68" w:author="Arash Tighbor" w:date="2016-01-30T14:32:00Z">
            <w:rPr/>
          </w:rPrChange>
        </w:rPr>
        <w:t>00</w:t>
      </w:r>
      <w:r w:rsidR="00A74910" w:rsidRPr="001479A6">
        <w:rPr>
          <w:color w:val="000000" w:themeColor="text1"/>
          <w:rtl/>
          <w:rPrChange w:id="69" w:author="Arash Tighbor" w:date="2016-01-30T14:32:00Z">
            <w:rPr>
              <w:rtl/>
            </w:rPr>
          </w:rPrChange>
        </w:rPr>
        <w:t xml:space="preserve"> </w:t>
      </w:r>
      <w:del w:id="70" w:author="Arash Tighbor" w:date="2016-01-30T11:27:00Z">
        <w:r w:rsidR="00A13515" w:rsidDel="00553951">
          <w:rPr>
            <w:rFonts w:hint="cs"/>
            <w:rtl/>
          </w:rPr>
          <w:delText>منتشر گردید.</w:delText>
        </w:r>
      </w:del>
      <w:ins w:id="71" w:author="Arash Tighbor" w:date="2016-01-30T11:27:00Z">
        <w:r w:rsidR="00553951">
          <w:rPr>
            <w:rFonts w:hint="cs"/>
            <w:rtl/>
          </w:rPr>
          <w:t>.</w:t>
        </w:r>
      </w:ins>
    </w:p>
    <w:p w:rsidR="00A13515" w:rsidRDefault="00A13515" w:rsidP="002C385D">
      <w:pPr>
        <w:spacing w:after="0"/>
        <w:rPr>
          <w:rtl/>
        </w:rPr>
      </w:pPr>
      <w:r>
        <w:rPr>
          <w:rFonts w:hint="cs"/>
          <w:rtl/>
        </w:rPr>
        <w:t xml:space="preserve">سابقه </w:t>
      </w:r>
      <w:r>
        <w:rPr>
          <w:rtl/>
        </w:rPr>
        <w:t>و</w:t>
      </w:r>
      <w:r>
        <w:rPr>
          <w:rFonts w:hint="cs"/>
          <w:rtl/>
        </w:rPr>
        <w:t>یرایش</w:t>
      </w:r>
      <w:r w:rsidR="004A3AF0">
        <w:rPr>
          <w:rFonts w:hint="cs"/>
          <w:rtl/>
        </w:rPr>
        <w:t>:</w:t>
      </w:r>
    </w:p>
    <w:tbl>
      <w:tblPr>
        <w:tblStyle w:val="TableGrid"/>
        <w:bidiVisual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  <w:tblPrChange w:id="72" w:author="Arash Tighbor" w:date="2016-02-02T11:42:00Z">
          <w:tblPr>
            <w:tblStyle w:val="TableGrid"/>
            <w:bidiVisual/>
            <w:tblW w:w="0" w:type="auto"/>
            <w:tbl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  <w:insideH w:val="single" w:sz="4" w:space="0" w:color="A6A6A6" w:themeColor="background1" w:themeShade="A6"/>
              <w:insideV w:val="single" w:sz="4" w:space="0" w:color="A6A6A6" w:themeColor="background1" w:themeShade="A6"/>
            </w:tblBorders>
            <w:tblLook w:val="04A0" w:firstRow="1" w:lastRow="0" w:firstColumn="1" w:lastColumn="0" w:noHBand="0" w:noVBand="1"/>
          </w:tblPr>
        </w:tblPrChange>
      </w:tblPr>
      <w:tblGrid>
        <w:gridCol w:w="2147"/>
        <w:gridCol w:w="1943"/>
        <w:gridCol w:w="5488"/>
        <w:tblGridChange w:id="73">
          <w:tblGrid>
            <w:gridCol w:w="113"/>
            <w:gridCol w:w="2034"/>
            <w:gridCol w:w="113"/>
            <w:gridCol w:w="1830"/>
            <w:gridCol w:w="113"/>
            <w:gridCol w:w="5375"/>
            <w:gridCol w:w="113"/>
          </w:tblGrid>
        </w:tblGridChange>
      </w:tblGrid>
      <w:tr w:rsidR="00A13515" w:rsidRPr="0065279A" w:rsidTr="00963945">
        <w:trPr>
          <w:trPrChange w:id="74" w:author="Arash Tighbor" w:date="2016-02-02T11:42:00Z">
            <w:trPr>
              <w:gridAfter w:val="0"/>
            </w:trPr>
          </w:trPrChange>
        </w:trPr>
        <w:tc>
          <w:tcPr>
            <w:tcW w:w="2147" w:type="dxa"/>
            <w:shd w:val="clear" w:color="auto" w:fill="1F497D" w:themeFill="text2"/>
            <w:tcPrChange w:id="75" w:author="Arash Tighbor" w:date="2016-02-02T11:42:00Z">
              <w:tcPr>
                <w:tcW w:w="2147" w:type="dxa"/>
                <w:gridSpan w:val="2"/>
                <w:shd w:val="clear" w:color="auto" w:fill="0F243E" w:themeFill="text2" w:themeFillShade="80"/>
              </w:tcPr>
            </w:tcPrChange>
          </w:tcPr>
          <w:p w:rsidR="00A13515" w:rsidRPr="005B7506" w:rsidRDefault="00A13515" w:rsidP="00682FB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sz w:val="18"/>
                <w:szCs w:val="20"/>
              </w:rPr>
            </w:pPr>
            <w:r w:rsidRPr="005B7506"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نام</w:t>
            </w:r>
            <w:r w:rsidRPr="005B7506">
              <w:rPr>
                <w:sz w:val="18"/>
                <w:szCs w:val="20"/>
                <w:rtl/>
              </w:rPr>
              <w:t xml:space="preserve"> </w:t>
            </w:r>
            <w:r w:rsidRPr="005B7506"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ویرایشگر</w:t>
            </w:r>
          </w:p>
        </w:tc>
        <w:tc>
          <w:tcPr>
            <w:tcW w:w="1943" w:type="dxa"/>
            <w:shd w:val="clear" w:color="auto" w:fill="1F497D" w:themeFill="text2"/>
            <w:tcPrChange w:id="76" w:author="Arash Tighbor" w:date="2016-02-02T11:42:00Z">
              <w:tcPr>
                <w:tcW w:w="1943" w:type="dxa"/>
                <w:gridSpan w:val="2"/>
                <w:shd w:val="clear" w:color="auto" w:fill="0F243E" w:themeFill="text2" w:themeFillShade="80"/>
              </w:tcPr>
            </w:tcPrChange>
          </w:tcPr>
          <w:p w:rsidR="00A13515" w:rsidRPr="005B7506" w:rsidRDefault="00A13515" w:rsidP="00682FB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sz w:val="18"/>
                <w:szCs w:val="20"/>
                <w:rtl/>
              </w:rPr>
            </w:pPr>
            <w:r w:rsidRPr="005B7506"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تاریخ</w:t>
            </w:r>
          </w:p>
        </w:tc>
        <w:tc>
          <w:tcPr>
            <w:tcW w:w="5488" w:type="dxa"/>
            <w:shd w:val="clear" w:color="auto" w:fill="1F497D" w:themeFill="text2"/>
            <w:tcPrChange w:id="77" w:author="Arash Tighbor" w:date="2016-02-02T11:42:00Z">
              <w:tcPr>
                <w:tcW w:w="5488" w:type="dxa"/>
                <w:gridSpan w:val="2"/>
                <w:shd w:val="clear" w:color="auto" w:fill="0F243E" w:themeFill="text2" w:themeFillShade="80"/>
              </w:tcPr>
            </w:tcPrChange>
          </w:tcPr>
          <w:p w:rsidR="00A13515" w:rsidRPr="005B7506" w:rsidRDefault="00A13515" w:rsidP="00682FB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sz w:val="18"/>
                <w:szCs w:val="20"/>
                <w:rtl/>
              </w:rPr>
            </w:pPr>
            <w:r w:rsidRPr="005B7506"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نام</w:t>
            </w:r>
            <w:r w:rsidRPr="005B7506">
              <w:rPr>
                <w:b/>
                <w:bCs/>
                <w:color w:val="FFFFFF" w:themeColor="background1"/>
                <w:sz w:val="18"/>
                <w:szCs w:val="20"/>
                <w:rtl/>
              </w:rPr>
              <w:t xml:space="preserve"> / سمت تأ</w:t>
            </w:r>
            <w:r w:rsidRPr="005B7506">
              <w:rPr>
                <w:rFonts w:hint="cs"/>
                <w:b/>
                <w:bCs/>
                <w:color w:val="FFFFFF" w:themeColor="background1"/>
                <w:sz w:val="18"/>
                <w:szCs w:val="20"/>
                <w:rtl/>
              </w:rPr>
              <w:t>ییدکننده</w:t>
            </w:r>
          </w:p>
        </w:tc>
      </w:tr>
      <w:tr w:rsidR="00A13515" w:rsidRPr="0065279A" w:rsidTr="005B7506">
        <w:tc>
          <w:tcPr>
            <w:tcW w:w="2147" w:type="dxa"/>
          </w:tcPr>
          <w:p w:rsidR="00A13515" w:rsidRPr="00963945" w:rsidRDefault="00A13515" w:rsidP="005B7506">
            <w:pPr>
              <w:jc w:val="center"/>
              <w:rPr>
                <w:sz w:val="16"/>
                <w:szCs w:val="18"/>
                <w:rtl/>
                <w:rPrChange w:id="78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1943" w:type="dxa"/>
          </w:tcPr>
          <w:p w:rsidR="00A13515" w:rsidRPr="00963945" w:rsidRDefault="00A13515" w:rsidP="005B7506">
            <w:pPr>
              <w:jc w:val="center"/>
              <w:rPr>
                <w:sz w:val="16"/>
                <w:szCs w:val="18"/>
                <w:rtl/>
                <w:rPrChange w:id="79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5488" w:type="dxa"/>
          </w:tcPr>
          <w:p w:rsidR="00A13515" w:rsidRPr="00963945" w:rsidRDefault="00A13515" w:rsidP="005B7506">
            <w:pPr>
              <w:jc w:val="center"/>
              <w:rPr>
                <w:sz w:val="16"/>
                <w:szCs w:val="18"/>
                <w:rtl/>
                <w:rPrChange w:id="80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</w:tr>
      <w:tr w:rsidR="00A13515" w:rsidRPr="0065279A" w:rsidTr="005B7506">
        <w:tc>
          <w:tcPr>
            <w:tcW w:w="2147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1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1943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2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5488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3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</w:tr>
      <w:tr w:rsidR="00A13515" w:rsidRPr="0065279A" w:rsidTr="005B7506">
        <w:tc>
          <w:tcPr>
            <w:tcW w:w="2147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4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1943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5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5488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6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</w:tr>
      <w:tr w:rsidR="00A13515" w:rsidRPr="0065279A" w:rsidTr="005B7506">
        <w:tc>
          <w:tcPr>
            <w:tcW w:w="2147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7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1943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8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5488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89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</w:tr>
      <w:tr w:rsidR="00A13515" w:rsidRPr="0065279A" w:rsidTr="005B7506">
        <w:tc>
          <w:tcPr>
            <w:tcW w:w="2147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90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1943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91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  <w:tc>
          <w:tcPr>
            <w:tcW w:w="5488" w:type="dxa"/>
          </w:tcPr>
          <w:p w:rsidR="00A13515" w:rsidRPr="00963945" w:rsidRDefault="00A13515" w:rsidP="00682FBF">
            <w:pPr>
              <w:spacing w:line="276" w:lineRule="auto"/>
              <w:jc w:val="left"/>
              <w:rPr>
                <w:sz w:val="16"/>
                <w:szCs w:val="18"/>
                <w:rtl/>
                <w:rPrChange w:id="92" w:author="Arash Tighbor" w:date="2016-02-02T11:42:00Z">
                  <w:rPr>
                    <w:sz w:val="18"/>
                    <w:szCs w:val="20"/>
                    <w:rtl/>
                  </w:rPr>
                </w:rPrChange>
              </w:rPr>
            </w:pPr>
          </w:p>
        </w:tc>
      </w:tr>
    </w:tbl>
    <w:p w:rsidR="00A13515" w:rsidRDefault="00A13515" w:rsidP="00A13515">
      <w:pPr>
        <w:spacing w:line="276" w:lineRule="auto"/>
        <w:jc w:val="left"/>
        <w:rPr>
          <w:rtl/>
        </w:rPr>
      </w:pPr>
    </w:p>
    <w:p w:rsidR="00A13515" w:rsidRDefault="00A13515" w:rsidP="006647B1">
      <w:pPr>
        <w:rPr>
          <w:rtl/>
        </w:rPr>
      </w:pPr>
    </w:p>
    <w:p w:rsidR="00A13515" w:rsidRDefault="00A13515" w:rsidP="006647B1">
      <w:pPr>
        <w:rPr>
          <w:rtl/>
        </w:rPr>
      </w:pPr>
    </w:p>
    <w:p w:rsidR="00A13515" w:rsidRDefault="00A13515" w:rsidP="006647B1">
      <w:pPr>
        <w:rPr>
          <w:rtl/>
        </w:rPr>
        <w:sectPr w:rsidR="00A13515" w:rsidSect="00041DA3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907" w:right="1440" w:bottom="720" w:left="878" w:header="720" w:footer="720" w:gutter="0"/>
          <w:pgNumType w:start="1"/>
          <w:cols w:space="720"/>
          <w:titlePg/>
          <w:bidi/>
          <w:rtlGutter/>
          <w:docGrid w:linePitch="360"/>
        </w:sectPr>
      </w:pPr>
    </w:p>
    <w:p w:rsidR="006E7A6D" w:rsidDel="006E7A6D" w:rsidRDefault="006E7A6D" w:rsidP="006A5708">
      <w:pPr>
        <w:jc w:val="center"/>
        <w:rPr>
          <w:del w:id="95" w:author="Arash Tighbor" w:date="2016-01-30T10:46:00Z"/>
          <w:rtl/>
        </w:rPr>
      </w:pPr>
    </w:p>
    <w:p w:rsidR="00C77489" w:rsidDel="006E7A6D" w:rsidRDefault="00C77489" w:rsidP="006A5708">
      <w:pPr>
        <w:jc w:val="center"/>
        <w:rPr>
          <w:del w:id="96" w:author="Arash Tighbor" w:date="2016-01-30T10:44:00Z"/>
          <w:rtl/>
        </w:rPr>
      </w:pPr>
    </w:p>
    <w:p w:rsidR="00C77489" w:rsidDel="006E7A6D" w:rsidRDefault="00C77489" w:rsidP="006A5708">
      <w:pPr>
        <w:jc w:val="center"/>
        <w:rPr>
          <w:del w:id="97" w:author="Arash Tighbor" w:date="2016-01-30T10:44:00Z"/>
          <w:rtl/>
        </w:rPr>
      </w:pPr>
    </w:p>
    <w:p w:rsidR="00C77489" w:rsidDel="006E7A6D" w:rsidRDefault="00C77489" w:rsidP="006A5708">
      <w:pPr>
        <w:jc w:val="center"/>
        <w:rPr>
          <w:del w:id="98" w:author="Arash Tighbor" w:date="2016-01-30T10:44:00Z"/>
          <w:rtl/>
        </w:rPr>
      </w:pPr>
    </w:p>
    <w:p w:rsidR="00C77489" w:rsidDel="006E7A6D" w:rsidRDefault="00C77489" w:rsidP="006A5708">
      <w:pPr>
        <w:jc w:val="center"/>
        <w:rPr>
          <w:del w:id="99" w:author="Arash Tighbor" w:date="2016-01-30T10:44:00Z"/>
          <w:rtl/>
        </w:rPr>
      </w:pPr>
    </w:p>
    <w:p w:rsidR="00C77489" w:rsidDel="006E7A6D" w:rsidRDefault="00C77489" w:rsidP="006A5708">
      <w:pPr>
        <w:jc w:val="center"/>
        <w:rPr>
          <w:del w:id="100" w:author="Arash Tighbor" w:date="2016-01-30T10:44:00Z"/>
          <w:rtl/>
        </w:rPr>
      </w:pPr>
    </w:p>
    <w:p w:rsidR="00C77489" w:rsidDel="006E7A6D" w:rsidRDefault="00C77489" w:rsidP="006A5708">
      <w:pPr>
        <w:jc w:val="center"/>
        <w:rPr>
          <w:del w:id="101" w:author="Arash Tighbor" w:date="2016-01-30T10:44:00Z"/>
          <w:rtl/>
        </w:rPr>
      </w:pPr>
    </w:p>
    <w:sdt>
      <w:sdtPr>
        <w:rPr>
          <w:rtl/>
        </w:rPr>
        <w:id w:val="-497967636"/>
        <w:docPartObj>
          <w:docPartGallery w:val="Table of Contents"/>
          <w:docPartUnique/>
        </w:docPartObj>
      </w:sdtPr>
      <w:sdtEndPr>
        <w:rPr>
          <w:sz w:val="32"/>
          <w:szCs w:val="32"/>
        </w:rPr>
      </w:sdtEndPr>
      <w:sdtContent>
        <w:p w:rsidR="00AC4FCD" w:rsidRDefault="00AC4FCD" w:rsidP="007057CE">
          <w:pPr>
            <w:jc w:val="center"/>
            <w:rPr>
              <w:ins w:id="102" w:author="Arash Tighbor" w:date="2016-01-31T09:17:00Z"/>
              <w:rFonts w:cs="B Titr"/>
              <w:rPrChange w:id="103" w:author="Arash Tighbor" w:date="2016-01-30T14:32:00Z">
                <w:rPr>
                  <w:ins w:id="104" w:author="Arash Tighbor" w:date="2016-01-31T09:17:00Z"/>
                </w:rPr>
              </w:rPrChange>
            </w:rPr>
          </w:pPr>
        </w:p>
        <w:p w:rsidR="00AC4FCD" w:rsidRDefault="00AC4FCD" w:rsidP="007057CE">
          <w:pPr>
            <w:jc w:val="center"/>
            <w:rPr>
              <w:ins w:id="105" w:author="Arash Tighbor" w:date="2016-01-31T09:17:00Z"/>
              <w:rFonts w:cs="B Titr"/>
              <w:rtl/>
            </w:rPr>
          </w:pPr>
        </w:p>
        <w:p w:rsidR="00AC4FCD" w:rsidRDefault="00AC4FCD" w:rsidP="007057CE">
          <w:pPr>
            <w:jc w:val="center"/>
            <w:rPr>
              <w:ins w:id="106" w:author="Arash Tighbor" w:date="2016-01-31T09:17:00Z"/>
              <w:rFonts w:cs="B Titr"/>
              <w:rtl/>
            </w:rPr>
          </w:pPr>
        </w:p>
        <w:p w:rsidR="00AC4FCD" w:rsidRDefault="00AC4FCD" w:rsidP="007057CE">
          <w:pPr>
            <w:jc w:val="center"/>
            <w:rPr>
              <w:ins w:id="107" w:author="Arash Tighbor" w:date="2016-01-31T09:17:00Z"/>
              <w:rFonts w:cs="B Titr"/>
              <w:rtl/>
            </w:rPr>
          </w:pPr>
        </w:p>
        <w:p w:rsidR="00AC4FCD" w:rsidRDefault="00AC4FCD" w:rsidP="007057CE">
          <w:pPr>
            <w:jc w:val="center"/>
            <w:rPr>
              <w:ins w:id="108" w:author="Arash Tighbor" w:date="2016-01-31T09:17:00Z"/>
              <w:rFonts w:cs="B Titr"/>
              <w:rtl/>
            </w:rPr>
          </w:pPr>
        </w:p>
        <w:p w:rsidR="00AC4FCD" w:rsidRDefault="00AC4FCD" w:rsidP="007057CE">
          <w:pPr>
            <w:jc w:val="center"/>
            <w:rPr>
              <w:ins w:id="109" w:author="Arash Tighbor" w:date="2016-01-31T09:17:00Z"/>
              <w:rFonts w:cs="B Titr"/>
              <w:rtl/>
            </w:rPr>
          </w:pPr>
        </w:p>
        <w:p w:rsidR="00AC4FCD" w:rsidRDefault="00AC4FCD" w:rsidP="007057CE">
          <w:pPr>
            <w:jc w:val="center"/>
            <w:rPr>
              <w:ins w:id="110" w:author="Arash Tighbor" w:date="2016-01-31T09:17:00Z"/>
              <w:rFonts w:cs="B Titr"/>
              <w:rtl/>
            </w:rPr>
          </w:pPr>
        </w:p>
        <w:p w:rsidR="00C77489" w:rsidRPr="007057CE" w:rsidRDefault="00C77489" w:rsidP="007057CE">
          <w:pPr>
            <w:jc w:val="center"/>
            <w:rPr>
              <w:rFonts w:cs="B Titr"/>
              <w:rPrChange w:id="111" w:author="Arash Tighbor" w:date="2016-01-30T11:53:00Z">
                <w:rPr/>
              </w:rPrChange>
            </w:rPr>
          </w:pPr>
          <w:r w:rsidRPr="007057CE">
            <w:rPr>
              <w:rFonts w:cs="B Titr" w:hint="eastAsia"/>
              <w:rtl/>
            </w:rPr>
            <w:t>فهرست</w:t>
          </w:r>
        </w:p>
        <w:p w:rsidR="001806F3" w:rsidRPr="001806F3" w:rsidRDefault="00C77489">
          <w:pPr>
            <w:pStyle w:val="TOC1"/>
            <w:rPr>
              <w:ins w:id="112" w:author="Arash Tighbor" w:date="2016-02-02T11:28:00Z"/>
              <w:rFonts w:eastAsiaTheme="minorEastAsia" w:cstheme="minorBidi"/>
              <w:b w:val="0"/>
              <w:bCs w:val="0"/>
              <w:sz w:val="28"/>
              <w:szCs w:val="28"/>
              <w:rtl/>
              <w:rPrChange w:id="113" w:author="Arash Tighbor" w:date="2016-02-02T11:30:00Z">
                <w:rPr>
                  <w:ins w:id="114" w:author="Arash Tighbor" w:date="2016-02-02T11:28:00Z"/>
                  <w:rFonts w:eastAsiaTheme="minorEastAsia" w:cstheme="minorBidi"/>
                  <w:b w:val="0"/>
                  <w:bCs w:val="0"/>
                  <w:sz w:val="22"/>
                  <w:szCs w:val="22"/>
                  <w:rtl/>
                </w:rPr>
              </w:rPrChange>
            </w:rPr>
          </w:pPr>
          <w:r w:rsidRPr="001806F3">
            <w:rPr>
              <w:sz w:val="20"/>
              <w:szCs w:val="24"/>
              <w:rPrChange w:id="115" w:author="Arash Tighbor" w:date="2016-02-02T11:30:00Z">
                <w:rPr>
                  <w:rFonts w:asciiTheme="majorBidi" w:hAnsiTheme="majorBidi"/>
                  <w:b w:val="0"/>
                  <w:bCs w:val="0"/>
                  <w:i/>
                  <w:sz w:val="24"/>
                </w:rPr>
              </w:rPrChange>
            </w:rPr>
            <w:fldChar w:fldCharType="begin"/>
          </w:r>
          <w:r w:rsidRPr="001806F3">
            <w:rPr>
              <w:sz w:val="20"/>
              <w:szCs w:val="24"/>
              <w:rPrChange w:id="116" w:author="Arash Tighbor" w:date="2016-02-02T11:30:00Z">
                <w:rPr>
                  <w:b w:val="0"/>
                  <w:bCs w:val="0"/>
                  <w:sz w:val="18"/>
                  <w:szCs w:val="22"/>
                </w:rPr>
              </w:rPrChange>
            </w:rPr>
            <w:instrText xml:space="preserve"> TOC \o "1-3" \h \z \u </w:instrText>
          </w:r>
          <w:r w:rsidRPr="001806F3">
            <w:rPr>
              <w:sz w:val="20"/>
              <w:szCs w:val="24"/>
              <w:rPrChange w:id="117" w:author="Arash Tighbor" w:date="2016-02-02T11:30:00Z">
                <w:rPr>
                  <w:rFonts w:asciiTheme="majorBidi" w:hAnsiTheme="majorBidi"/>
                  <w:b w:val="0"/>
                  <w:bCs w:val="0"/>
                  <w:i/>
                  <w:sz w:val="24"/>
                </w:rPr>
              </w:rPrChange>
            </w:rPr>
            <w:fldChar w:fldCharType="separate"/>
          </w:r>
          <w:ins w:id="118" w:author="Arash Tighbor" w:date="2016-02-02T11:28:00Z"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19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begin"/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20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  <w:r w:rsidR="001806F3" w:rsidRPr="001806F3">
              <w:rPr>
                <w:b w:val="0"/>
                <w:bCs w:val="0"/>
                <w:sz w:val="20"/>
                <w:szCs w:val="24"/>
                <w:rPrChange w:id="121" w:author="Arash Tighbor" w:date="2016-02-02T11:30:00Z">
                  <w:rPr/>
                </w:rPrChange>
              </w:rPr>
              <w:instrText>HYPERLINK \l "_Toc442175808</w:instrText>
            </w:r>
            <w:r w:rsidR="001806F3" w:rsidRPr="001806F3">
              <w:rPr>
                <w:b w:val="0"/>
                <w:bCs w:val="0"/>
                <w:sz w:val="20"/>
                <w:szCs w:val="24"/>
                <w:rtl/>
                <w:rPrChange w:id="122" w:author="Arash Tighbor" w:date="2016-02-02T11:30:00Z">
                  <w:rPr>
                    <w:rtl/>
                  </w:rPr>
                </w:rPrChange>
              </w:rPr>
              <w:instrText>"</w:instrText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23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</w:ins>
          <w:ins w:id="124" w:author="Arash Tighbor" w:date="2016-02-02T14:26:00Z">
            <w:r w:rsidR="004C247A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25" w:author="Arash Tighbor" w:date="2016-02-02T11:30:00Z">
                  <w:rPr>
                    <w:rStyle w:val="Hyperlink"/>
                    <w:b w:val="0"/>
                    <w:bCs w:val="0"/>
                    <w:rtl/>
                  </w:rPr>
                </w:rPrChange>
              </w:rPr>
            </w:r>
          </w:ins>
          <w:ins w:id="126" w:author="Arash Tighbor" w:date="2016-02-02T11:28:00Z"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27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separate"/>
            </w:r>
            <w:r w:rsidR="001806F3"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28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راه‌اندازی</w:t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29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="001806F3"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30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سیستم</w:t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31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="001806F3"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32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صوتی</w:t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33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="001806F3"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34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در</w:t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35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="001806F3"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36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خودپرداز</w:t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37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="001806F3" w:rsidRPr="001806F3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sz w:val="20"/>
                <w:szCs w:val="24"/>
                <w:rPrChange w:id="138" w:author="Arash Tighbor" w:date="2016-02-02T11:31:00Z">
                  <w:rPr>
                    <w:rStyle w:val="Hyperlink"/>
                  </w:rPr>
                </w:rPrChange>
              </w:rPr>
              <w:t>NCR</w:t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PrChange w:id="139" w:author="Arash Tighbor" w:date="2016-02-02T11:30:00Z">
                  <w:rPr>
                    <w:rStyle w:val="Hyperlink"/>
                  </w:rPr>
                </w:rPrChange>
              </w:rPr>
              <w:t xml:space="preserve"> </w:t>
            </w:r>
            <w:r w:rsidR="001806F3" w:rsidRPr="001806F3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sz w:val="20"/>
                <w:szCs w:val="24"/>
                <w:rPrChange w:id="140" w:author="Arash Tighbor" w:date="2016-02-02T11:30:00Z">
                  <w:rPr>
                    <w:rStyle w:val="Hyperlink"/>
                  </w:rPr>
                </w:rPrChange>
              </w:rPr>
              <w:t>5875</w:t>
            </w:r>
            <w:r w:rsidR="001806F3" w:rsidRPr="001806F3">
              <w:rPr>
                <w:b w:val="0"/>
                <w:bCs w:val="0"/>
                <w:webHidden/>
                <w:sz w:val="20"/>
                <w:szCs w:val="24"/>
                <w:rtl/>
                <w:rPrChange w:id="141" w:author="Arash Tighbor" w:date="2016-02-02T11:30:00Z">
                  <w:rPr>
                    <w:webHidden/>
                    <w:rtl/>
                  </w:rPr>
                </w:rPrChange>
              </w:rPr>
              <w:tab/>
            </w:r>
            <w:r w:rsidR="001806F3" w:rsidRPr="001806F3">
              <w:rPr>
                <w:b w:val="0"/>
                <w:bCs w:val="0"/>
                <w:webHidden/>
                <w:sz w:val="20"/>
                <w:szCs w:val="24"/>
                <w:rtl/>
                <w:rPrChange w:id="142" w:author="Arash Tighbor" w:date="2016-02-02T11:30:00Z">
                  <w:rPr>
                    <w:webHidden/>
                    <w:rtl/>
                  </w:rPr>
                </w:rPrChange>
              </w:rPr>
              <w:fldChar w:fldCharType="begin"/>
            </w:r>
            <w:r w:rsidR="001806F3" w:rsidRPr="001806F3">
              <w:rPr>
                <w:b w:val="0"/>
                <w:bCs w:val="0"/>
                <w:webHidden/>
                <w:sz w:val="20"/>
                <w:szCs w:val="24"/>
                <w:rtl/>
                <w:rPrChange w:id="143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  <w:r w:rsidR="001806F3" w:rsidRPr="001806F3">
              <w:rPr>
                <w:b w:val="0"/>
                <w:bCs w:val="0"/>
                <w:webHidden/>
                <w:sz w:val="20"/>
                <w:szCs w:val="24"/>
                <w:rPrChange w:id="144" w:author="Arash Tighbor" w:date="2016-02-02T11:30:00Z">
                  <w:rPr>
                    <w:webHidden/>
                  </w:rPr>
                </w:rPrChange>
              </w:rPr>
              <w:instrText>PAGEREF</w:instrText>
            </w:r>
            <w:r w:rsidR="001806F3" w:rsidRPr="001806F3">
              <w:rPr>
                <w:b w:val="0"/>
                <w:bCs w:val="0"/>
                <w:webHidden/>
                <w:sz w:val="20"/>
                <w:szCs w:val="24"/>
                <w:rtl/>
                <w:rPrChange w:id="145" w:author="Arash Tighbor" w:date="2016-02-02T11:30:00Z">
                  <w:rPr>
                    <w:webHidden/>
                    <w:rtl/>
                  </w:rPr>
                </w:rPrChange>
              </w:rPr>
              <w:instrText xml:space="preserve"> _</w:instrText>
            </w:r>
            <w:r w:rsidR="001806F3" w:rsidRPr="001806F3">
              <w:rPr>
                <w:b w:val="0"/>
                <w:bCs w:val="0"/>
                <w:webHidden/>
                <w:sz w:val="20"/>
                <w:szCs w:val="24"/>
                <w:rPrChange w:id="146" w:author="Arash Tighbor" w:date="2016-02-02T11:30:00Z">
                  <w:rPr>
                    <w:webHidden/>
                  </w:rPr>
                </w:rPrChange>
              </w:rPr>
              <w:instrText>Toc442175808 \h</w:instrText>
            </w:r>
            <w:r w:rsidR="001806F3" w:rsidRPr="001806F3">
              <w:rPr>
                <w:b w:val="0"/>
                <w:bCs w:val="0"/>
                <w:webHidden/>
                <w:sz w:val="20"/>
                <w:szCs w:val="24"/>
                <w:rtl/>
                <w:rPrChange w:id="147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</w:ins>
          <w:r w:rsidR="001806F3" w:rsidRPr="001806F3">
            <w:rPr>
              <w:b w:val="0"/>
              <w:bCs w:val="0"/>
              <w:webHidden/>
              <w:sz w:val="20"/>
              <w:szCs w:val="24"/>
              <w:rtl/>
              <w:rPrChange w:id="148" w:author="Arash Tighbor" w:date="2016-02-02T11:30:00Z">
                <w:rPr>
                  <w:b w:val="0"/>
                  <w:bCs w:val="0"/>
                  <w:noProof/>
                  <w:webHidden/>
                  <w:rtl/>
                </w:rPr>
              </w:rPrChange>
            </w:rPr>
          </w:r>
          <w:r w:rsidR="001806F3" w:rsidRPr="001806F3">
            <w:rPr>
              <w:b w:val="0"/>
              <w:bCs w:val="0"/>
              <w:webHidden/>
              <w:sz w:val="20"/>
              <w:szCs w:val="24"/>
              <w:rtl/>
              <w:rPrChange w:id="149" w:author="Arash Tighbor" w:date="2016-02-02T11:30:00Z">
                <w:rPr>
                  <w:webHidden/>
                  <w:rtl/>
                </w:rPr>
              </w:rPrChange>
            </w:rPr>
            <w:fldChar w:fldCharType="separate"/>
          </w:r>
          <w:ins w:id="150" w:author="Arash Tighbor" w:date="2016-02-02T14:50:00Z">
            <w:r w:rsidR="00E050FF">
              <w:rPr>
                <w:b w:val="0"/>
                <w:bCs w:val="0"/>
                <w:webHidden/>
                <w:sz w:val="20"/>
                <w:szCs w:val="24"/>
                <w:rtl/>
              </w:rPr>
              <w:t>1</w:t>
            </w:r>
          </w:ins>
          <w:ins w:id="151" w:author="Arash Tighbor" w:date="2016-02-02T11:28:00Z">
            <w:r w:rsidR="001806F3" w:rsidRPr="001806F3">
              <w:rPr>
                <w:b w:val="0"/>
                <w:bCs w:val="0"/>
                <w:webHidden/>
                <w:sz w:val="20"/>
                <w:szCs w:val="24"/>
                <w:rtl/>
                <w:rPrChange w:id="152" w:author="Arash Tighbor" w:date="2016-02-02T11:30:00Z">
                  <w:rPr>
                    <w:webHidden/>
                    <w:rtl/>
                  </w:rPr>
                </w:rPrChange>
              </w:rPr>
              <w:fldChar w:fldCharType="end"/>
            </w:r>
            <w:r w:rsidR="001806F3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53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end"/>
            </w:r>
          </w:ins>
        </w:p>
        <w:p w:rsidR="001806F3" w:rsidRPr="001806F3" w:rsidRDefault="001806F3">
          <w:pPr>
            <w:pStyle w:val="TOC1"/>
            <w:rPr>
              <w:ins w:id="154" w:author="Arash Tighbor" w:date="2016-02-02T11:28:00Z"/>
              <w:rFonts w:eastAsiaTheme="minorEastAsia" w:cstheme="minorBidi"/>
              <w:b w:val="0"/>
              <w:bCs w:val="0"/>
              <w:sz w:val="28"/>
              <w:szCs w:val="28"/>
              <w:rtl/>
              <w:rPrChange w:id="155" w:author="Arash Tighbor" w:date="2016-02-02T11:30:00Z">
                <w:rPr>
                  <w:ins w:id="156" w:author="Arash Tighbor" w:date="2016-02-02T11:28:00Z"/>
                  <w:rFonts w:eastAsiaTheme="minorEastAsia" w:cstheme="minorBidi"/>
                  <w:b w:val="0"/>
                  <w:bCs w:val="0"/>
                  <w:sz w:val="22"/>
                  <w:szCs w:val="22"/>
                  <w:rtl/>
                </w:rPr>
              </w:rPrChange>
            </w:rPr>
          </w:pPr>
          <w:ins w:id="157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58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begin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59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sz w:val="20"/>
                <w:szCs w:val="24"/>
                <w:rPrChange w:id="160" w:author="Arash Tighbor" w:date="2016-02-02T11:30:00Z">
                  <w:rPr/>
                </w:rPrChange>
              </w:rPr>
              <w:instrText>HYPERLINK \l "_Toc442175815</w:instrText>
            </w:r>
            <w:r w:rsidRPr="001806F3">
              <w:rPr>
                <w:b w:val="0"/>
                <w:bCs w:val="0"/>
                <w:sz w:val="20"/>
                <w:szCs w:val="24"/>
                <w:rtl/>
                <w:rPrChange w:id="161" w:author="Arash Tighbor" w:date="2016-02-02T11:30:00Z">
                  <w:rPr>
                    <w:rtl/>
                  </w:rPr>
                </w:rPrChange>
              </w:rPr>
              <w:instrText>"</w:instrTex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62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</w:ins>
          <w:ins w:id="163" w:author="Arash Tighbor" w:date="2016-02-02T14:26:00Z">
            <w:r w:rsidR="004C247A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64" w:author="Arash Tighbor" w:date="2016-02-02T11:30:00Z">
                  <w:rPr>
                    <w:rStyle w:val="Hyperlink"/>
                    <w:b w:val="0"/>
                    <w:bCs w:val="0"/>
                    <w:rtl/>
                  </w:rPr>
                </w:rPrChange>
              </w:rPr>
            </w:r>
          </w:ins>
          <w:ins w:id="165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66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separate"/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67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راه‌اندازی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68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69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سیستم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70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71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صوتی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72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73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در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74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175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خودپرداز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76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sz w:val="20"/>
                <w:szCs w:val="24"/>
                <w:rPrChange w:id="177" w:author="Arash Tighbor" w:date="2016-02-02T11:31:00Z">
                  <w:rPr>
                    <w:rStyle w:val="Hyperlink"/>
                  </w:rPr>
                </w:rPrChange>
              </w:rPr>
              <w:t>NCR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PrChange w:id="178" w:author="Arash Tighbor" w:date="2016-02-02T11:30:00Z">
                  <w:rPr>
                    <w:rStyle w:val="Hyperlink"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sz w:val="20"/>
                <w:szCs w:val="24"/>
                <w:rPrChange w:id="179" w:author="Arash Tighbor" w:date="2016-02-02T11:31:00Z">
                  <w:rPr>
                    <w:rStyle w:val="Hyperlink"/>
                  </w:rPr>
                </w:rPrChange>
              </w:rPr>
              <w:t>5886</w: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180" w:author="Arash Tighbor" w:date="2016-02-02T11:30:00Z">
                  <w:rPr>
                    <w:webHidden/>
                    <w:rtl/>
                  </w:rPr>
                </w:rPrChange>
              </w:rPr>
              <w:tab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181" w:author="Arash Tighbor" w:date="2016-02-02T11:30:00Z">
                  <w:rPr>
                    <w:webHidden/>
                    <w:rtl/>
                  </w:rPr>
                </w:rPrChange>
              </w:rPr>
              <w:fldChar w:fldCharType="begin"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182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183" w:author="Arash Tighbor" w:date="2016-02-02T11:30:00Z">
                  <w:rPr>
                    <w:webHidden/>
                  </w:rPr>
                </w:rPrChange>
              </w:rPr>
              <w:instrText>PAGEREF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184" w:author="Arash Tighbor" w:date="2016-02-02T11:30:00Z">
                  <w:rPr>
                    <w:webHidden/>
                    <w:rtl/>
                  </w:rPr>
                </w:rPrChange>
              </w:rPr>
              <w:instrText xml:space="preserve"> _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185" w:author="Arash Tighbor" w:date="2016-02-02T11:30:00Z">
                  <w:rPr>
                    <w:webHidden/>
                  </w:rPr>
                </w:rPrChange>
              </w:rPr>
              <w:instrText>Toc442175815 \h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186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</w:ins>
          <w:r w:rsidRPr="001806F3">
            <w:rPr>
              <w:b w:val="0"/>
              <w:bCs w:val="0"/>
              <w:webHidden/>
              <w:sz w:val="20"/>
              <w:szCs w:val="24"/>
              <w:rtl/>
              <w:rPrChange w:id="187" w:author="Arash Tighbor" w:date="2016-02-02T11:30:00Z">
                <w:rPr>
                  <w:b w:val="0"/>
                  <w:bCs w:val="0"/>
                  <w:noProof/>
                  <w:webHidden/>
                  <w:rtl/>
                </w:rPr>
              </w:rPrChange>
            </w:rPr>
          </w:r>
          <w:r w:rsidRPr="001806F3">
            <w:rPr>
              <w:b w:val="0"/>
              <w:bCs w:val="0"/>
              <w:webHidden/>
              <w:sz w:val="20"/>
              <w:szCs w:val="24"/>
              <w:rtl/>
              <w:rPrChange w:id="188" w:author="Arash Tighbor" w:date="2016-02-02T11:30:00Z">
                <w:rPr>
                  <w:webHidden/>
                  <w:rtl/>
                </w:rPr>
              </w:rPrChange>
            </w:rPr>
            <w:fldChar w:fldCharType="separate"/>
          </w:r>
          <w:ins w:id="189" w:author="Arash Tighbor" w:date="2016-02-02T14:50:00Z">
            <w:r w:rsidR="00E050FF">
              <w:rPr>
                <w:b w:val="0"/>
                <w:bCs w:val="0"/>
                <w:webHidden/>
                <w:sz w:val="20"/>
                <w:szCs w:val="24"/>
                <w:rtl/>
              </w:rPr>
              <w:t>3</w:t>
            </w:r>
          </w:ins>
          <w:ins w:id="190" w:author="Arash Tighbor" w:date="2016-02-02T11:28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191" w:author="Arash Tighbor" w:date="2016-02-02T11:30:00Z">
                  <w:rPr>
                    <w:webHidden/>
                    <w:rtl/>
                  </w:rPr>
                </w:rPrChange>
              </w:rPr>
              <w:fldChar w:fldCharType="end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92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end"/>
            </w:r>
          </w:ins>
        </w:p>
        <w:p w:rsidR="001806F3" w:rsidRPr="001806F3" w:rsidRDefault="001806F3">
          <w:pPr>
            <w:pStyle w:val="TOC1"/>
            <w:rPr>
              <w:ins w:id="193" w:author="Arash Tighbor" w:date="2016-02-02T11:28:00Z"/>
              <w:rFonts w:eastAsiaTheme="minorEastAsia" w:cstheme="minorBidi"/>
              <w:b w:val="0"/>
              <w:bCs w:val="0"/>
              <w:sz w:val="28"/>
              <w:szCs w:val="28"/>
              <w:rtl/>
              <w:rPrChange w:id="194" w:author="Arash Tighbor" w:date="2016-02-02T11:30:00Z">
                <w:rPr>
                  <w:ins w:id="195" w:author="Arash Tighbor" w:date="2016-02-02T11:28:00Z"/>
                  <w:rFonts w:eastAsiaTheme="minorEastAsia" w:cstheme="minorBidi"/>
                  <w:b w:val="0"/>
                  <w:bCs w:val="0"/>
                  <w:sz w:val="22"/>
                  <w:szCs w:val="22"/>
                  <w:rtl/>
                </w:rPr>
              </w:rPrChange>
            </w:rPr>
          </w:pPr>
          <w:ins w:id="196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97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begin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198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sz w:val="20"/>
                <w:szCs w:val="24"/>
                <w:rPrChange w:id="199" w:author="Arash Tighbor" w:date="2016-02-02T11:30:00Z">
                  <w:rPr/>
                </w:rPrChange>
              </w:rPr>
              <w:instrText>HYPERLINK \l "_Toc442175823</w:instrText>
            </w:r>
            <w:r w:rsidRPr="001806F3">
              <w:rPr>
                <w:b w:val="0"/>
                <w:bCs w:val="0"/>
                <w:sz w:val="20"/>
                <w:szCs w:val="24"/>
                <w:rtl/>
                <w:rPrChange w:id="200" w:author="Arash Tighbor" w:date="2016-02-02T11:30:00Z">
                  <w:rPr>
                    <w:rtl/>
                  </w:rPr>
                </w:rPrChange>
              </w:rPr>
              <w:instrText>"</w:instrTex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01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</w:ins>
          <w:ins w:id="202" w:author="Arash Tighbor" w:date="2016-02-02T14:26:00Z">
            <w:r w:rsidR="004C247A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03" w:author="Arash Tighbor" w:date="2016-02-02T11:30:00Z">
                  <w:rPr>
                    <w:rStyle w:val="Hyperlink"/>
                    <w:b w:val="0"/>
                    <w:bCs w:val="0"/>
                    <w:rtl/>
                  </w:rPr>
                </w:rPrChange>
              </w:rPr>
            </w:r>
          </w:ins>
          <w:ins w:id="204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05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separate"/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06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راه‌اندازی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07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08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سیستم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09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10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صوتی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11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12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در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13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14" w:author="Arash Tighbor" w:date="2016-02-02T11:31:00Z">
                  <w:rPr>
                    <w:rStyle w:val="Hyperlink"/>
                    <w:rFonts w:hint="cs"/>
                    <w:rtl/>
                  </w:rPr>
                </w:rPrChange>
              </w:rPr>
              <w:t>خود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15" w:author="Arash Tighbor" w:date="2016-02-02T11:31:00Z">
                  <w:rPr>
                    <w:rStyle w:val="Hyperlink"/>
                    <w:rFonts w:hint="cs"/>
                    <w:rtl/>
                  </w:rPr>
                </w:rPrChange>
              </w:rPr>
              <w:t>پ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16" w:author="Arash Tighbor" w:date="2016-02-02T11:31:00Z">
                  <w:rPr>
                    <w:rStyle w:val="Hyperlink"/>
                    <w:rFonts w:hint="cs"/>
                    <w:rtl/>
                  </w:rPr>
                </w:rPrChange>
              </w:rPr>
              <w:t>رداز</w:t>
            </w:r>
          </w:ins>
          <w:ins w:id="217" w:author="Arash Tighbor" w:date="2016-02-02T11:31:00Z">
            <w:r>
              <w:rPr>
                <w:rStyle w:val="Hyperlink"/>
                <w:rFonts w:asciiTheme="majorBidi" w:hAnsiTheme="majorBidi" w:cstheme="majorBidi" w:hint="cs"/>
                <w:b w:val="0"/>
                <w:bCs w:val="0"/>
                <w:i/>
                <w:iCs/>
                <w:sz w:val="20"/>
                <w:szCs w:val="24"/>
                <w:rtl/>
              </w:rPr>
              <w:t xml:space="preserve"> </w:t>
            </w:r>
          </w:ins>
          <w:ins w:id="218" w:author="Arash Tighbor" w:date="2016-02-02T11:28:00Z">
            <w:r w:rsidRPr="001806F3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sz w:val="20"/>
                <w:szCs w:val="24"/>
                <w:rPrChange w:id="219" w:author="Arash Tighbor" w:date="2016-02-02T11:31:00Z">
                  <w:rPr>
                    <w:rStyle w:val="Hyperlink"/>
                  </w:rPr>
                </w:rPrChange>
              </w:rPr>
              <w:t>ProCash 2150/2050</w: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20" w:author="Arash Tighbor" w:date="2016-02-02T11:30:00Z">
                  <w:rPr>
                    <w:webHidden/>
                    <w:rtl/>
                  </w:rPr>
                </w:rPrChange>
              </w:rPr>
              <w:tab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21" w:author="Arash Tighbor" w:date="2016-02-02T11:30:00Z">
                  <w:rPr>
                    <w:webHidden/>
                    <w:rtl/>
                  </w:rPr>
                </w:rPrChange>
              </w:rPr>
              <w:fldChar w:fldCharType="begin"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22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223" w:author="Arash Tighbor" w:date="2016-02-02T11:30:00Z">
                  <w:rPr>
                    <w:webHidden/>
                  </w:rPr>
                </w:rPrChange>
              </w:rPr>
              <w:instrText>PAGEREF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24" w:author="Arash Tighbor" w:date="2016-02-02T11:30:00Z">
                  <w:rPr>
                    <w:webHidden/>
                    <w:rtl/>
                  </w:rPr>
                </w:rPrChange>
              </w:rPr>
              <w:instrText xml:space="preserve"> _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225" w:author="Arash Tighbor" w:date="2016-02-02T11:30:00Z">
                  <w:rPr>
                    <w:webHidden/>
                  </w:rPr>
                </w:rPrChange>
              </w:rPr>
              <w:instrText>Toc442175823 \h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26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</w:ins>
          <w:r w:rsidRPr="001806F3">
            <w:rPr>
              <w:b w:val="0"/>
              <w:bCs w:val="0"/>
              <w:webHidden/>
              <w:sz w:val="20"/>
              <w:szCs w:val="24"/>
              <w:rtl/>
              <w:rPrChange w:id="227" w:author="Arash Tighbor" w:date="2016-02-02T11:30:00Z">
                <w:rPr>
                  <w:b w:val="0"/>
                  <w:bCs w:val="0"/>
                  <w:noProof/>
                  <w:webHidden/>
                  <w:rtl/>
                </w:rPr>
              </w:rPrChange>
            </w:rPr>
          </w:r>
          <w:r w:rsidRPr="001806F3">
            <w:rPr>
              <w:b w:val="0"/>
              <w:bCs w:val="0"/>
              <w:webHidden/>
              <w:sz w:val="20"/>
              <w:szCs w:val="24"/>
              <w:rtl/>
              <w:rPrChange w:id="228" w:author="Arash Tighbor" w:date="2016-02-02T11:30:00Z">
                <w:rPr>
                  <w:webHidden/>
                  <w:rtl/>
                </w:rPr>
              </w:rPrChange>
            </w:rPr>
            <w:fldChar w:fldCharType="separate"/>
          </w:r>
          <w:ins w:id="229" w:author="Arash Tighbor" w:date="2016-02-02T14:50:00Z">
            <w:r w:rsidR="00E050FF">
              <w:rPr>
                <w:b w:val="0"/>
                <w:bCs w:val="0"/>
                <w:webHidden/>
                <w:sz w:val="20"/>
                <w:szCs w:val="24"/>
                <w:rtl/>
              </w:rPr>
              <w:t>5</w:t>
            </w:r>
          </w:ins>
          <w:ins w:id="230" w:author="Arash Tighbor" w:date="2016-02-02T11:28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31" w:author="Arash Tighbor" w:date="2016-02-02T11:30:00Z">
                  <w:rPr>
                    <w:webHidden/>
                    <w:rtl/>
                  </w:rPr>
                </w:rPrChange>
              </w:rPr>
              <w:fldChar w:fldCharType="end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32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end"/>
            </w:r>
          </w:ins>
        </w:p>
        <w:p w:rsidR="001806F3" w:rsidRPr="001806F3" w:rsidRDefault="001806F3">
          <w:pPr>
            <w:pStyle w:val="TOC1"/>
            <w:rPr>
              <w:ins w:id="233" w:author="Arash Tighbor" w:date="2016-02-02T11:28:00Z"/>
              <w:rFonts w:eastAsiaTheme="minorEastAsia" w:cstheme="minorBidi"/>
              <w:b w:val="0"/>
              <w:bCs w:val="0"/>
              <w:sz w:val="28"/>
              <w:szCs w:val="28"/>
              <w:rtl/>
              <w:rPrChange w:id="234" w:author="Arash Tighbor" w:date="2016-02-02T11:30:00Z">
                <w:rPr>
                  <w:ins w:id="235" w:author="Arash Tighbor" w:date="2016-02-02T11:28:00Z"/>
                  <w:rFonts w:eastAsiaTheme="minorEastAsia" w:cstheme="minorBidi"/>
                  <w:b w:val="0"/>
                  <w:bCs w:val="0"/>
                  <w:sz w:val="22"/>
                  <w:szCs w:val="22"/>
                  <w:rtl/>
                </w:rPr>
              </w:rPrChange>
            </w:rPr>
          </w:pPr>
          <w:ins w:id="236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37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begin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38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sz w:val="20"/>
                <w:szCs w:val="24"/>
                <w:rPrChange w:id="239" w:author="Arash Tighbor" w:date="2016-02-02T11:30:00Z">
                  <w:rPr/>
                </w:rPrChange>
              </w:rPr>
              <w:instrText>HYPERLINK \l "_Toc442175831</w:instrText>
            </w:r>
            <w:r w:rsidRPr="001806F3">
              <w:rPr>
                <w:b w:val="0"/>
                <w:bCs w:val="0"/>
                <w:sz w:val="20"/>
                <w:szCs w:val="24"/>
                <w:rtl/>
                <w:rPrChange w:id="240" w:author="Arash Tighbor" w:date="2016-02-02T11:30:00Z">
                  <w:rPr>
                    <w:rtl/>
                  </w:rPr>
                </w:rPrChange>
              </w:rPr>
              <w:instrText>"</w:instrTex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41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</w:ins>
          <w:ins w:id="242" w:author="Arash Tighbor" w:date="2016-02-02T14:26:00Z">
            <w:r w:rsidR="004C247A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43" w:author="Arash Tighbor" w:date="2016-02-02T11:30:00Z">
                  <w:rPr>
                    <w:rStyle w:val="Hyperlink"/>
                    <w:b w:val="0"/>
                    <w:bCs w:val="0"/>
                    <w:rtl/>
                  </w:rPr>
                </w:rPrChange>
              </w:rPr>
            </w:r>
          </w:ins>
          <w:ins w:id="244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45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separate"/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46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راه‌اندازی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47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48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سیستم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49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50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صوت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51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52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53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در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54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55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خودپرداز</w:t>
            </w:r>
          </w:ins>
          <w:ins w:id="256" w:author="Arash Tighbor" w:date="2016-02-02T11:29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57" w:author="Arash Tighbor" w:date="2016-02-02T11:30:00Z">
                  <w:rPr>
                    <w:webHidden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webHidden/>
                <w:sz w:val="20"/>
                <w:szCs w:val="24"/>
                <w:rPrChange w:id="258" w:author="Arash Tighbor" w:date="2016-02-02T11:31:00Z">
                  <w:rPr>
                    <w:webHidden/>
                  </w:rPr>
                </w:rPrChange>
              </w:rPr>
              <w:t>1500</w:t>
            </w:r>
          </w:ins>
          <w:ins w:id="259" w:author="Arash Tighbor" w:date="2016-02-02T11:28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60" w:author="Arash Tighbor" w:date="2016-02-02T11:30:00Z">
                  <w:rPr>
                    <w:webHidden/>
                    <w:rtl/>
                  </w:rPr>
                </w:rPrChange>
              </w:rPr>
              <w:tab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61" w:author="Arash Tighbor" w:date="2016-02-02T11:30:00Z">
                  <w:rPr>
                    <w:webHidden/>
                    <w:rtl/>
                  </w:rPr>
                </w:rPrChange>
              </w:rPr>
              <w:fldChar w:fldCharType="begin"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62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263" w:author="Arash Tighbor" w:date="2016-02-02T11:30:00Z">
                  <w:rPr>
                    <w:webHidden/>
                  </w:rPr>
                </w:rPrChange>
              </w:rPr>
              <w:instrText>PAGEREF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64" w:author="Arash Tighbor" w:date="2016-02-02T11:30:00Z">
                  <w:rPr>
                    <w:webHidden/>
                    <w:rtl/>
                  </w:rPr>
                </w:rPrChange>
              </w:rPr>
              <w:instrText xml:space="preserve"> _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265" w:author="Arash Tighbor" w:date="2016-02-02T11:30:00Z">
                  <w:rPr>
                    <w:webHidden/>
                  </w:rPr>
                </w:rPrChange>
              </w:rPr>
              <w:instrText>Toc442175831 \h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66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</w:ins>
          <w:r w:rsidRPr="001806F3">
            <w:rPr>
              <w:b w:val="0"/>
              <w:bCs w:val="0"/>
              <w:webHidden/>
              <w:sz w:val="20"/>
              <w:szCs w:val="24"/>
              <w:rtl/>
              <w:rPrChange w:id="267" w:author="Arash Tighbor" w:date="2016-02-02T11:30:00Z">
                <w:rPr>
                  <w:b w:val="0"/>
                  <w:bCs w:val="0"/>
                  <w:noProof/>
                  <w:webHidden/>
                  <w:rtl/>
                </w:rPr>
              </w:rPrChange>
            </w:rPr>
          </w:r>
          <w:r w:rsidRPr="001806F3">
            <w:rPr>
              <w:b w:val="0"/>
              <w:bCs w:val="0"/>
              <w:webHidden/>
              <w:sz w:val="20"/>
              <w:szCs w:val="24"/>
              <w:rtl/>
              <w:rPrChange w:id="268" w:author="Arash Tighbor" w:date="2016-02-02T11:30:00Z">
                <w:rPr>
                  <w:webHidden/>
                  <w:rtl/>
                </w:rPr>
              </w:rPrChange>
            </w:rPr>
            <w:fldChar w:fldCharType="separate"/>
          </w:r>
          <w:ins w:id="269" w:author="Arash Tighbor" w:date="2016-02-02T14:50:00Z">
            <w:r w:rsidR="00E050FF">
              <w:rPr>
                <w:b w:val="0"/>
                <w:bCs w:val="0"/>
                <w:webHidden/>
                <w:sz w:val="20"/>
                <w:szCs w:val="24"/>
                <w:rtl/>
              </w:rPr>
              <w:t>6</w:t>
            </w:r>
          </w:ins>
          <w:ins w:id="270" w:author="Arash Tighbor" w:date="2016-02-02T11:28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71" w:author="Arash Tighbor" w:date="2016-02-02T11:30:00Z">
                  <w:rPr>
                    <w:webHidden/>
                    <w:rtl/>
                  </w:rPr>
                </w:rPrChange>
              </w:rPr>
              <w:fldChar w:fldCharType="end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72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end"/>
            </w:r>
          </w:ins>
        </w:p>
        <w:p w:rsidR="001806F3" w:rsidRPr="001806F3" w:rsidRDefault="001806F3">
          <w:pPr>
            <w:pStyle w:val="TOC1"/>
            <w:rPr>
              <w:ins w:id="273" w:author="Arash Tighbor" w:date="2016-02-02T11:28:00Z"/>
              <w:rFonts w:eastAsiaTheme="minorEastAsia" w:cstheme="minorBidi"/>
              <w:b w:val="0"/>
              <w:bCs w:val="0"/>
              <w:sz w:val="32"/>
              <w:szCs w:val="32"/>
              <w:rtl/>
              <w:rPrChange w:id="274" w:author="Arash Tighbor" w:date="2016-02-02T11:30:00Z">
                <w:rPr>
                  <w:ins w:id="275" w:author="Arash Tighbor" w:date="2016-02-02T11:28:00Z"/>
                  <w:rFonts w:eastAsiaTheme="minorEastAsia" w:cstheme="minorBidi"/>
                  <w:b w:val="0"/>
                  <w:bCs w:val="0"/>
                  <w:sz w:val="22"/>
                  <w:szCs w:val="22"/>
                  <w:rtl/>
                </w:rPr>
              </w:rPrChange>
            </w:rPr>
          </w:pPr>
          <w:ins w:id="276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77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begin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78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sz w:val="20"/>
                <w:szCs w:val="24"/>
                <w:rPrChange w:id="279" w:author="Arash Tighbor" w:date="2016-02-02T11:30:00Z">
                  <w:rPr/>
                </w:rPrChange>
              </w:rPr>
              <w:instrText>HYPERLINK \l "_Toc442175839</w:instrText>
            </w:r>
            <w:r w:rsidRPr="001806F3">
              <w:rPr>
                <w:b w:val="0"/>
                <w:bCs w:val="0"/>
                <w:sz w:val="20"/>
                <w:szCs w:val="24"/>
                <w:rtl/>
                <w:rPrChange w:id="280" w:author="Arash Tighbor" w:date="2016-02-02T11:30:00Z">
                  <w:rPr>
                    <w:rtl/>
                  </w:rPr>
                </w:rPrChange>
              </w:rPr>
              <w:instrText>"</w:instrTex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81" w:author="Arash Tighbor" w:date="2016-02-02T11:30:00Z">
                  <w:rPr>
                    <w:rStyle w:val="Hyperlink"/>
                    <w:rtl/>
                  </w:rPr>
                </w:rPrChange>
              </w:rPr>
              <w:instrText xml:space="preserve"> </w:instrText>
            </w:r>
          </w:ins>
          <w:ins w:id="282" w:author="Arash Tighbor" w:date="2016-02-02T14:26:00Z">
            <w:r w:rsidR="004C247A"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83" w:author="Arash Tighbor" w:date="2016-02-02T11:30:00Z">
                  <w:rPr>
                    <w:rStyle w:val="Hyperlink"/>
                    <w:b w:val="0"/>
                    <w:bCs w:val="0"/>
                    <w:rtl/>
                  </w:rPr>
                </w:rPrChange>
              </w:rPr>
            </w:r>
          </w:ins>
          <w:ins w:id="284" w:author="Arash Tighbor" w:date="2016-02-02T11:28:00Z"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85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separate"/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86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راه‌اندازی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87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88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سیستم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89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90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ص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91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و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92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تی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93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94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در</w:t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295" w:author="Arash Tighbor" w:date="2016-02-02T11:30:00Z">
                  <w:rPr>
                    <w:rStyle w:val="Hyperlink"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hint="cs"/>
                <w:b w:val="0"/>
                <w:bCs w:val="0"/>
                <w:sz w:val="20"/>
                <w:szCs w:val="24"/>
                <w:rtl/>
                <w:rPrChange w:id="296" w:author="Arash Tighbor" w:date="2016-02-02T11:30:00Z">
                  <w:rPr>
                    <w:rStyle w:val="Hyperlink"/>
                    <w:rFonts w:hint="cs"/>
                    <w:rtl/>
                  </w:rPr>
                </w:rPrChange>
              </w:rPr>
              <w:t>خودپرداز</w:t>
            </w:r>
          </w:ins>
          <w:ins w:id="297" w:author="Arash Tighbor" w:date="2016-02-02T11:29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298" w:author="Arash Tighbor" w:date="2016-02-02T11:30:00Z">
                  <w:rPr>
                    <w:webHidden/>
                    <w:rtl/>
                  </w:rPr>
                </w:rPrChange>
              </w:rPr>
              <w:t xml:space="preserve"> </w:t>
            </w:r>
            <w:r w:rsidRPr="001806F3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webHidden/>
                <w:sz w:val="20"/>
                <w:szCs w:val="24"/>
                <w:rPrChange w:id="299" w:author="Arash Tighbor" w:date="2016-02-02T11:31:00Z">
                  <w:rPr>
                    <w:webHidden/>
                  </w:rPr>
                </w:rPrChange>
              </w:rPr>
              <w:t>285</w:t>
            </w:r>
          </w:ins>
          <w:ins w:id="300" w:author="Arash Tighbor" w:date="2016-02-02T11:28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301" w:author="Arash Tighbor" w:date="2016-02-02T11:30:00Z">
                  <w:rPr>
                    <w:webHidden/>
                    <w:rtl/>
                  </w:rPr>
                </w:rPrChange>
              </w:rPr>
              <w:tab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302" w:author="Arash Tighbor" w:date="2016-02-02T11:30:00Z">
                  <w:rPr>
                    <w:webHidden/>
                    <w:rtl/>
                  </w:rPr>
                </w:rPrChange>
              </w:rPr>
              <w:fldChar w:fldCharType="begin"/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303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304" w:author="Arash Tighbor" w:date="2016-02-02T11:30:00Z">
                  <w:rPr>
                    <w:webHidden/>
                  </w:rPr>
                </w:rPrChange>
              </w:rPr>
              <w:instrText>PAGEREF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305" w:author="Arash Tighbor" w:date="2016-02-02T11:30:00Z">
                  <w:rPr>
                    <w:webHidden/>
                    <w:rtl/>
                  </w:rPr>
                </w:rPrChange>
              </w:rPr>
              <w:instrText xml:space="preserve"> _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PrChange w:id="306" w:author="Arash Tighbor" w:date="2016-02-02T11:30:00Z">
                  <w:rPr>
                    <w:webHidden/>
                  </w:rPr>
                </w:rPrChange>
              </w:rPr>
              <w:instrText>Toc442175839 \h</w:instrText>
            </w:r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307" w:author="Arash Tighbor" w:date="2016-02-02T11:30:00Z">
                  <w:rPr>
                    <w:webHidden/>
                    <w:rtl/>
                  </w:rPr>
                </w:rPrChange>
              </w:rPr>
              <w:instrText xml:space="preserve"> </w:instrText>
            </w:r>
          </w:ins>
          <w:r w:rsidRPr="001806F3">
            <w:rPr>
              <w:b w:val="0"/>
              <w:bCs w:val="0"/>
              <w:webHidden/>
              <w:sz w:val="20"/>
              <w:szCs w:val="24"/>
              <w:rtl/>
              <w:rPrChange w:id="308" w:author="Arash Tighbor" w:date="2016-02-02T11:30:00Z">
                <w:rPr>
                  <w:b w:val="0"/>
                  <w:bCs w:val="0"/>
                  <w:noProof/>
                  <w:webHidden/>
                  <w:rtl/>
                </w:rPr>
              </w:rPrChange>
            </w:rPr>
          </w:r>
          <w:r w:rsidRPr="001806F3">
            <w:rPr>
              <w:b w:val="0"/>
              <w:bCs w:val="0"/>
              <w:webHidden/>
              <w:sz w:val="20"/>
              <w:szCs w:val="24"/>
              <w:rtl/>
              <w:rPrChange w:id="309" w:author="Arash Tighbor" w:date="2016-02-02T11:30:00Z">
                <w:rPr>
                  <w:webHidden/>
                  <w:rtl/>
                </w:rPr>
              </w:rPrChange>
            </w:rPr>
            <w:fldChar w:fldCharType="separate"/>
          </w:r>
          <w:ins w:id="310" w:author="Arash Tighbor" w:date="2016-02-02T14:50:00Z">
            <w:r w:rsidR="00E050FF">
              <w:rPr>
                <w:b w:val="0"/>
                <w:bCs w:val="0"/>
                <w:webHidden/>
                <w:sz w:val="20"/>
                <w:szCs w:val="24"/>
                <w:rtl/>
              </w:rPr>
              <w:t>7</w:t>
            </w:r>
          </w:ins>
          <w:ins w:id="311" w:author="Arash Tighbor" w:date="2016-02-02T11:28:00Z">
            <w:r w:rsidRPr="001806F3">
              <w:rPr>
                <w:b w:val="0"/>
                <w:bCs w:val="0"/>
                <w:webHidden/>
                <w:sz w:val="20"/>
                <w:szCs w:val="24"/>
                <w:rtl/>
                <w:rPrChange w:id="312" w:author="Arash Tighbor" w:date="2016-02-02T11:30:00Z">
                  <w:rPr>
                    <w:webHidden/>
                    <w:rtl/>
                  </w:rPr>
                </w:rPrChange>
              </w:rPr>
              <w:fldChar w:fldCharType="end"/>
            </w:r>
            <w:r w:rsidRPr="001806F3">
              <w:rPr>
                <w:rStyle w:val="Hyperlink"/>
                <w:b w:val="0"/>
                <w:bCs w:val="0"/>
                <w:sz w:val="20"/>
                <w:szCs w:val="24"/>
                <w:rtl/>
                <w:rPrChange w:id="313" w:author="Arash Tighbor" w:date="2016-02-02T11:30:00Z">
                  <w:rPr>
                    <w:rStyle w:val="Hyperlink"/>
                    <w:rtl/>
                  </w:rPr>
                </w:rPrChange>
              </w:rPr>
              <w:fldChar w:fldCharType="end"/>
            </w:r>
          </w:ins>
        </w:p>
        <w:p w:rsidR="00BE08CA" w:rsidRPr="001806F3" w:rsidDel="006E7A6D" w:rsidRDefault="00BE08CA" w:rsidP="00180397">
          <w:pPr>
            <w:pStyle w:val="TOC1"/>
            <w:rPr>
              <w:del w:id="314" w:author="Arash Tighbor" w:date="2016-01-30T10:43:00Z"/>
              <w:rFonts w:eastAsiaTheme="minorEastAsia"/>
              <w:b w:val="0"/>
              <w:bCs w:val="0"/>
              <w:sz w:val="24"/>
              <w:szCs w:val="24"/>
              <w:rtl/>
              <w:rPrChange w:id="315" w:author="Arash Tighbor" w:date="2016-02-02T11:30:00Z">
                <w:rPr>
                  <w:del w:id="316" w:author="Arash Tighbor" w:date="2016-01-30T10:43:00Z"/>
                  <w:rFonts w:eastAsiaTheme="minorEastAsia" w:cstheme="minorBidi"/>
                  <w:b w:val="0"/>
                  <w:bCs w:val="0"/>
                  <w:sz w:val="22"/>
                  <w:szCs w:val="22"/>
                  <w:rtl/>
                </w:rPr>
              </w:rPrChange>
            </w:rPr>
          </w:pPr>
          <w:del w:id="317" w:author="Arash Tighbor" w:date="2016-01-30T10:43:00Z"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18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ساخت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19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20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،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21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22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نصب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23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24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و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25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26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راه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27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28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اندازی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29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30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اسپیکر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31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32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در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33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hint="cs"/>
                <w:b w:val="0"/>
                <w:bCs w:val="0"/>
                <w:i/>
                <w:sz w:val="32"/>
                <w:szCs w:val="32"/>
                <w:rtl/>
                <w:rPrChange w:id="334" w:author="Arash Tighbor" w:date="2016-02-02T11:30:00Z">
                  <w:rPr>
                    <w:rStyle w:val="Hyperlink"/>
                    <w:rFonts w:hint="cs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>خودپرداز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tl/>
                <w:rPrChange w:id="335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b w:val="0"/>
                <w:bCs w:val="0"/>
                <w:i/>
                <w:sz w:val="32"/>
                <w:szCs w:val="32"/>
                <w:rPrChange w:id="336" w:author="Arash Tighbor" w:date="2016-02-02T11:30:00Z">
                  <w:rPr>
                    <w:rStyle w:val="Hyperlink"/>
                    <w:b w:val="0"/>
                    <w:bCs w:val="0"/>
                    <w:i/>
                    <w:noProof/>
                    <w:sz w:val="16"/>
                    <w:szCs w:val="20"/>
                  </w:rPr>
                </w:rPrChange>
              </w:rPr>
              <w:delText>NCR 5875</w:delText>
            </w:r>
            <w:r w:rsidRPr="001806F3" w:rsidDel="006E7A6D">
              <w:rPr>
                <w:b w:val="0"/>
                <w:bCs w:val="0"/>
                <w:i/>
                <w:webHidden/>
                <w:sz w:val="32"/>
                <w:szCs w:val="32"/>
                <w:rtl/>
                <w:rPrChange w:id="337" w:author="Arash Tighbor" w:date="2016-02-02T11:30:00Z">
                  <w:rPr>
                    <w:b w:val="0"/>
                    <w:bCs w:val="0"/>
                    <w:i/>
                    <w:noProof/>
                    <w:webHidden/>
                    <w:sz w:val="16"/>
                    <w:szCs w:val="20"/>
                    <w:rtl/>
                  </w:rPr>
                </w:rPrChange>
              </w:rPr>
              <w:tab/>
              <w:delText>1</w:delText>
            </w:r>
          </w:del>
        </w:p>
        <w:p w:rsidR="00BE08CA" w:rsidRPr="001806F3" w:rsidDel="006E7A6D" w:rsidRDefault="00BE08CA">
          <w:pPr>
            <w:pStyle w:val="TOC2"/>
            <w:tabs>
              <w:tab w:val="right" w:leader="dot" w:pos="9578"/>
            </w:tabs>
            <w:spacing w:line="180" w:lineRule="atLeast"/>
            <w:rPr>
              <w:del w:id="338" w:author="Arash Tighbor" w:date="2016-01-30T10:43:00Z"/>
              <w:rFonts w:eastAsiaTheme="minorEastAsia" w:cs="B Nazanin"/>
              <w:i w:val="0"/>
              <w:iCs w:val="0"/>
              <w:noProof/>
              <w:sz w:val="24"/>
              <w:rtl/>
              <w:rPrChange w:id="339" w:author="Arash Tighbor" w:date="2016-02-02T11:30:00Z">
                <w:rPr>
                  <w:del w:id="340" w:author="Arash Tighbor" w:date="2016-01-30T10:43:00Z"/>
                  <w:rFonts w:eastAsiaTheme="minorEastAsia" w:cstheme="minorBidi"/>
                  <w:i w:val="0"/>
                  <w:iCs w:val="0"/>
                  <w:noProof/>
                  <w:sz w:val="22"/>
                  <w:szCs w:val="22"/>
                  <w:rtl/>
                </w:rPr>
              </w:rPrChange>
            </w:rPr>
            <w:pPrChange w:id="341" w:author="Arash Tighbor" w:date="2016-01-30T10:46:00Z">
              <w:pPr>
                <w:pStyle w:val="TOC2"/>
                <w:tabs>
                  <w:tab w:val="right" w:leader="dot" w:pos="9578"/>
                </w:tabs>
              </w:pPr>
            </w:pPrChange>
          </w:pPr>
          <w:del w:id="342" w:author="Arash Tighbor" w:date="2016-01-30T10:43:00Z"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43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اطلاعات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344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45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عمومی</w:delText>
            </w:r>
            <w:r w:rsidRPr="001806F3" w:rsidDel="006E7A6D">
              <w:rPr>
                <w:rFonts w:cs="B Nazanin"/>
                <w:iCs w:val="0"/>
                <w:noProof/>
                <w:webHidden/>
                <w:sz w:val="32"/>
                <w:szCs w:val="32"/>
                <w:rtl/>
                <w:rPrChange w:id="346" w:author="Arash Tighbor" w:date="2016-02-02T11:30:00Z">
                  <w:rPr>
                    <w:iCs w:val="0"/>
                    <w:noProof/>
                    <w:webHidden/>
                    <w:rtl/>
                  </w:rPr>
                </w:rPrChange>
              </w:rPr>
              <w:tab/>
              <w:delText>1</w:delText>
            </w:r>
          </w:del>
        </w:p>
        <w:p w:rsidR="00BE08CA" w:rsidRPr="001806F3" w:rsidDel="006E7A6D" w:rsidRDefault="00BE08CA">
          <w:pPr>
            <w:pStyle w:val="TOC2"/>
            <w:tabs>
              <w:tab w:val="right" w:leader="dot" w:pos="9578"/>
            </w:tabs>
            <w:spacing w:line="180" w:lineRule="atLeast"/>
            <w:rPr>
              <w:del w:id="347" w:author="Arash Tighbor" w:date="2016-01-30T10:43:00Z"/>
              <w:rFonts w:eastAsiaTheme="minorEastAsia" w:cs="B Nazanin"/>
              <w:i w:val="0"/>
              <w:iCs w:val="0"/>
              <w:noProof/>
              <w:sz w:val="24"/>
              <w:rtl/>
              <w:rPrChange w:id="348" w:author="Arash Tighbor" w:date="2016-02-02T11:30:00Z">
                <w:rPr>
                  <w:del w:id="349" w:author="Arash Tighbor" w:date="2016-01-30T10:43:00Z"/>
                  <w:rFonts w:eastAsiaTheme="minorEastAsia" w:cstheme="minorBidi"/>
                  <w:i w:val="0"/>
                  <w:iCs w:val="0"/>
                  <w:noProof/>
                  <w:sz w:val="22"/>
                  <w:szCs w:val="22"/>
                  <w:rtl/>
                </w:rPr>
              </w:rPrChange>
            </w:rPr>
            <w:pPrChange w:id="350" w:author="Arash Tighbor" w:date="2016-01-30T10:46:00Z">
              <w:pPr>
                <w:pStyle w:val="TOC2"/>
                <w:tabs>
                  <w:tab w:val="right" w:leader="dot" w:pos="9578"/>
                </w:tabs>
              </w:pPr>
            </w:pPrChange>
          </w:pPr>
          <w:del w:id="351" w:author="Arash Tighbor" w:date="2016-01-30T10:43:00Z"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52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اطلاعات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353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54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تخصصی</w:delText>
            </w:r>
            <w:r w:rsidRPr="001806F3" w:rsidDel="006E7A6D">
              <w:rPr>
                <w:rFonts w:cs="B Nazanin"/>
                <w:iCs w:val="0"/>
                <w:noProof/>
                <w:webHidden/>
                <w:sz w:val="32"/>
                <w:szCs w:val="32"/>
                <w:rtl/>
                <w:rPrChange w:id="355" w:author="Arash Tighbor" w:date="2016-02-02T11:30:00Z">
                  <w:rPr>
                    <w:iCs w:val="0"/>
                    <w:noProof/>
                    <w:webHidden/>
                    <w:rtl/>
                  </w:rPr>
                </w:rPrChange>
              </w:rPr>
              <w:tab/>
              <w:delText>1</w:delText>
            </w:r>
          </w:del>
        </w:p>
        <w:p w:rsidR="00BE08CA" w:rsidRPr="001806F3" w:rsidDel="006E7A6D" w:rsidRDefault="00BE08CA">
          <w:pPr>
            <w:pStyle w:val="TOC3"/>
            <w:tabs>
              <w:tab w:val="right" w:leader="dot" w:pos="9578"/>
            </w:tabs>
            <w:spacing w:line="180" w:lineRule="atLeast"/>
            <w:rPr>
              <w:del w:id="356" w:author="Arash Tighbor" w:date="2016-01-30T10:43:00Z"/>
              <w:rFonts w:eastAsiaTheme="minorEastAsia" w:cs="B Nazanin"/>
              <w:noProof/>
              <w:sz w:val="24"/>
              <w:rtl/>
              <w:rPrChange w:id="357" w:author="Arash Tighbor" w:date="2016-02-02T11:30:00Z">
                <w:rPr>
                  <w:del w:id="358" w:author="Arash Tighbor" w:date="2016-01-30T10:43:00Z"/>
                  <w:rFonts w:eastAsiaTheme="minorEastAsia" w:cstheme="minorBidi"/>
                  <w:noProof/>
                  <w:sz w:val="22"/>
                  <w:szCs w:val="22"/>
                  <w:rtl/>
                </w:rPr>
              </w:rPrChange>
            </w:rPr>
            <w:pPrChange w:id="359" w:author="Arash Tighbor" w:date="2016-01-30T10:46:00Z">
              <w:pPr>
                <w:pStyle w:val="TOC3"/>
                <w:tabs>
                  <w:tab w:val="right" w:leader="dot" w:pos="9578"/>
                </w:tabs>
              </w:pPr>
            </w:pPrChange>
          </w:pPr>
          <w:del w:id="360" w:author="Arash Tighbor" w:date="2016-01-30T10:43:00Z">
            <w:r w:rsidRPr="001806F3" w:rsidDel="006E7A6D">
              <w:rPr>
                <w:rStyle w:val="Hyperlink"/>
                <w:rFonts w:cs="B Nazanin"/>
                <w:i/>
                <w:noProof/>
                <w:sz w:val="32"/>
                <w:szCs w:val="32"/>
                <w:rPrChange w:id="361" w:author="Arash Tighbor" w:date="2016-02-02T11:30:00Z">
                  <w:rPr>
                    <w:rStyle w:val="Hyperlink"/>
                    <w:i/>
                    <w:noProof/>
                  </w:rPr>
                </w:rPrChange>
              </w:rPr>
              <w:delText>PC</w:delText>
            </w:r>
            <w:r w:rsidRPr="001806F3" w:rsidDel="006E7A6D">
              <w:rPr>
                <w:rFonts w:cs="B Nazanin"/>
                <w:i/>
                <w:noProof/>
                <w:webHidden/>
                <w:sz w:val="32"/>
                <w:szCs w:val="32"/>
                <w:rtl/>
                <w:rPrChange w:id="362" w:author="Arash Tighbor" w:date="2016-02-02T11:30:00Z">
                  <w:rPr>
                    <w:i/>
                    <w:noProof/>
                    <w:webHidden/>
                    <w:rtl/>
                  </w:rPr>
                </w:rPrChange>
              </w:rPr>
              <w:tab/>
              <w:delText>1</w:delText>
            </w:r>
          </w:del>
        </w:p>
        <w:p w:rsidR="00BE08CA" w:rsidRPr="001806F3" w:rsidDel="006E7A6D" w:rsidRDefault="00BE08CA">
          <w:pPr>
            <w:pStyle w:val="TOC3"/>
            <w:tabs>
              <w:tab w:val="right" w:leader="dot" w:pos="9578"/>
            </w:tabs>
            <w:spacing w:line="180" w:lineRule="atLeast"/>
            <w:rPr>
              <w:del w:id="363" w:author="Arash Tighbor" w:date="2016-01-30T10:43:00Z"/>
              <w:rFonts w:eastAsiaTheme="minorEastAsia" w:cs="B Nazanin"/>
              <w:noProof/>
              <w:sz w:val="24"/>
              <w:rtl/>
              <w:rPrChange w:id="364" w:author="Arash Tighbor" w:date="2016-02-02T11:30:00Z">
                <w:rPr>
                  <w:del w:id="365" w:author="Arash Tighbor" w:date="2016-01-30T10:43:00Z"/>
                  <w:rFonts w:eastAsiaTheme="minorEastAsia" w:cstheme="minorBidi"/>
                  <w:noProof/>
                  <w:sz w:val="22"/>
                  <w:szCs w:val="22"/>
                  <w:rtl/>
                </w:rPr>
              </w:rPrChange>
            </w:rPr>
            <w:pPrChange w:id="366" w:author="Arash Tighbor" w:date="2016-01-30T10:46:00Z">
              <w:pPr>
                <w:pStyle w:val="TOC3"/>
                <w:tabs>
                  <w:tab w:val="right" w:leader="dot" w:pos="9578"/>
                </w:tabs>
              </w:pPr>
            </w:pPrChange>
          </w:pPr>
          <w:del w:id="367" w:author="Arash Tighbor" w:date="2016-01-30T10:43:00Z">
            <w:r w:rsidRPr="001806F3" w:rsidDel="006E7A6D">
              <w:rPr>
                <w:rStyle w:val="Hyperlink"/>
                <w:rFonts w:cs="B Nazanin"/>
                <w:i/>
                <w:noProof/>
                <w:sz w:val="32"/>
                <w:szCs w:val="32"/>
                <w:rPrChange w:id="368" w:author="Arash Tighbor" w:date="2016-02-02T11:30:00Z">
                  <w:rPr>
                    <w:rStyle w:val="Hyperlink"/>
                    <w:i/>
                    <w:noProof/>
                  </w:rPr>
                </w:rPrChange>
              </w:rPr>
              <w:delText>AMPLIFIRE</w:delText>
            </w:r>
            <w:r w:rsidRPr="001806F3" w:rsidDel="006E7A6D">
              <w:rPr>
                <w:rFonts w:cs="B Nazanin"/>
                <w:i/>
                <w:noProof/>
                <w:webHidden/>
                <w:sz w:val="32"/>
                <w:szCs w:val="32"/>
                <w:rtl/>
                <w:rPrChange w:id="369" w:author="Arash Tighbor" w:date="2016-02-02T11:30:00Z">
                  <w:rPr>
                    <w:i/>
                    <w:noProof/>
                    <w:webHidden/>
                    <w:rtl/>
                  </w:rPr>
                </w:rPrChange>
              </w:rPr>
              <w:tab/>
              <w:delText>2</w:delText>
            </w:r>
          </w:del>
        </w:p>
        <w:p w:rsidR="00BE08CA" w:rsidRPr="001806F3" w:rsidDel="006E7A6D" w:rsidRDefault="00BE08CA">
          <w:pPr>
            <w:pStyle w:val="TOC3"/>
            <w:tabs>
              <w:tab w:val="right" w:leader="dot" w:pos="9578"/>
            </w:tabs>
            <w:spacing w:line="180" w:lineRule="atLeast"/>
            <w:rPr>
              <w:del w:id="370" w:author="Arash Tighbor" w:date="2016-01-30T10:43:00Z"/>
              <w:rFonts w:eastAsiaTheme="minorEastAsia" w:cs="B Nazanin"/>
              <w:noProof/>
              <w:sz w:val="24"/>
              <w:rtl/>
              <w:rPrChange w:id="371" w:author="Arash Tighbor" w:date="2016-02-02T11:30:00Z">
                <w:rPr>
                  <w:del w:id="372" w:author="Arash Tighbor" w:date="2016-01-30T10:43:00Z"/>
                  <w:rFonts w:eastAsiaTheme="minorEastAsia" w:cstheme="minorBidi"/>
                  <w:noProof/>
                  <w:sz w:val="22"/>
                  <w:szCs w:val="22"/>
                  <w:rtl/>
                </w:rPr>
              </w:rPrChange>
            </w:rPr>
            <w:pPrChange w:id="373" w:author="Arash Tighbor" w:date="2016-01-30T10:46:00Z">
              <w:pPr>
                <w:pStyle w:val="TOC3"/>
                <w:tabs>
                  <w:tab w:val="right" w:leader="dot" w:pos="9578"/>
                </w:tabs>
              </w:pPr>
            </w:pPrChange>
          </w:pPr>
          <w:del w:id="374" w:author="Arash Tighbor" w:date="2016-01-30T10:43:00Z">
            <w:r w:rsidRPr="001806F3" w:rsidDel="006E7A6D">
              <w:rPr>
                <w:rStyle w:val="Hyperlink"/>
                <w:rFonts w:cs="B Nazanin"/>
                <w:i/>
                <w:noProof/>
                <w:sz w:val="32"/>
                <w:szCs w:val="32"/>
                <w:rPrChange w:id="375" w:author="Arash Tighbor" w:date="2016-02-02T11:30:00Z">
                  <w:rPr>
                    <w:rStyle w:val="Hyperlink"/>
                    <w:i/>
                    <w:noProof/>
                  </w:rPr>
                </w:rPrChange>
              </w:rPr>
              <w:lastRenderedPageBreak/>
              <w:delText>SPEAKER</w:delText>
            </w:r>
            <w:r w:rsidRPr="001806F3" w:rsidDel="006E7A6D">
              <w:rPr>
                <w:rFonts w:cs="B Nazanin"/>
                <w:i/>
                <w:noProof/>
                <w:webHidden/>
                <w:sz w:val="32"/>
                <w:szCs w:val="32"/>
                <w:rtl/>
                <w:rPrChange w:id="376" w:author="Arash Tighbor" w:date="2016-02-02T11:30:00Z">
                  <w:rPr>
                    <w:i/>
                    <w:noProof/>
                    <w:webHidden/>
                    <w:rtl/>
                  </w:rPr>
                </w:rPrChange>
              </w:rPr>
              <w:tab/>
              <w:delText>2</w:delText>
            </w:r>
          </w:del>
        </w:p>
        <w:p w:rsidR="00BE08CA" w:rsidRPr="001806F3" w:rsidDel="006E7A6D" w:rsidRDefault="00BE08CA">
          <w:pPr>
            <w:pStyle w:val="TOC2"/>
            <w:tabs>
              <w:tab w:val="right" w:leader="dot" w:pos="9578"/>
            </w:tabs>
            <w:spacing w:line="180" w:lineRule="atLeast"/>
            <w:rPr>
              <w:del w:id="377" w:author="Arash Tighbor" w:date="2016-01-30T10:43:00Z"/>
              <w:rFonts w:eastAsiaTheme="minorEastAsia" w:cs="B Nazanin"/>
              <w:i w:val="0"/>
              <w:iCs w:val="0"/>
              <w:noProof/>
              <w:sz w:val="24"/>
              <w:rtl/>
              <w:rPrChange w:id="378" w:author="Arash Tighbor" w:date="2016-02-02T11:30:00Z">
                <w:rPr>
                  <w:del w:id="379" w:author="Arash Tighbor" w:date="2016-01-30T10:43:00Z"/>
                  <w:rFonts w:eastAsiaTheme="minorEastAsia" w:cstheme="minorBidi"/>
                  <w:i w:val="0"/>
                  <w:iCs w:val="0"/>
                  <w:noProof/>
                  <w:sz w:val="22"/>
                  <w:szCs w:val="22"/>
                  <w:rtl/>
                </w:rPr>
              </w:rPrChange>
            </w:rPr>
            <w:pPrChange w:id="380" w:author="Arash Tighbor" w:date="2016-01-30T10:46:00Z">
              <w:pPr>
                <w:pStyle w:val="TOC2"/>
                <w:tabs>
                  <w:tab w:val="right" w:leader="dot" w:pos="9578"/>
                </w:tabs>
              </w:pPr>
            </w:pPrChange>
          </w:pPr>
          <w:del w:id="381" w:author="Arash Tighbor" w:date="2016-01-30T10:43:00Z"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82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جریان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383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84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انجام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385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86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فرآیند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387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88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ساخت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389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90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و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391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92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نصب</w:delText>
            </w:r>
            <w:r w:rsidRPr="001806F3" w:rsidDel="006E7A6D">
              <w:rPr>
                <w:rFonts w:cs="B Nazanin"/>
                <w:iCs w:val="0"/>
                <w:noProof/>
                <w:webHidden/>
                <w:sz w:val="32"/>
                <w:szCs w:val="32"/>
                <w:rtl/>
                <w:rPrChange w:id="393" w:author="Arash Tighbor" w:date="2016-02-02T11:30:00Z">
                  <w:rPr>
                    <w:iCs w:val="0"/>
                    <w:noProof/>
                    <w:webHidden/>
                    <w:rtl/>
                  </w:rPr>
                </w:rPrChange>
              </w:rPr>
              <w:tab/>
              <w:delText>2</w:delText>
            </w:r>
          </w:del>
        </w:p>
        <w:p w:rsidR="00BE08CA" w:rsidRPr="001806F3" w:rsidDel="006E7A6D" w:rsidRDefault="00BE08CA">
          <w:pPr>
            <w:pStyle w:val="TOC2"/>
            <w:tabs>
              <w:tab w:val="right" w:leader="dot" w:pos="9578"/>
            </w:tabs>
            <w:spacing w:line="180" w:lineRule="atLeast"/>
            <w:rPr>
              <w:del w:id="394" w:author="Arash Tighbor" w:date="2016-01-30T10:43:00Z"/>
              <w:rFonts w:eastAsiaTheme="minorEastAsia" w:cs="B Nazanin"/>
              <w:i w:val="0"/>
              <w:iCs w:val="0"/>
              <w:noProof/>
              <w:sz w:val="24"/>
              <w:rtl/>
              <w:rPrChange w:id="395" w:author="Arash Tighbor" w:date="2016-02-02T11:30:00Z">
                <w:rPr>
                  <w:del w:id="396" w:author="Arash Tighbor" w:date="2016-01-30T10:43:00Z"/>
                  <w:rFonts w:eastAsiaTheme="minorEastAsia" w:cstheme="minorBidi"/>
                  <w:i w:val="0"/>
                  <w:iCs w:val="0"/>
                  <w:noProof/>
                  <w:sz w:val="22"/>
                  <w:szCs w:val="22"/>
                  <w:rtl/>
                </w:rPr>
              </w:rPrChange>
            </w:rPr>
            <w:pPrChange w:id="397" w:author="Arash Tighbor" w:date="2016-01-30T10:46:00Z">
              <w:pPr>
                <w:pStyle w:val="TOC2"/>
                <w:tabs>
                  <w:tab w:val="right" w:leader="dot" w:pos="9578"/>
                </w:tabs>
              </w:pPr>
            </w:pPrChange>
          </w:pPr>
          <w:del w:id="398" w:author="Arash Tighbor" w:date="2016-01-30T10:43:00Z"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399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لیست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400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401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کلی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402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</w:delText>
            </w:r>
            <w:r w:rsidRPr="001806F3" w:rsidDel="006E7A6D">
              <w:rPr>
                <w:rStyle w:val="Hyperlink"/>
                <w:rFonts w:cs="B Nazanin" w:hint="cs"/>
                <w:iCs w:val="0"/>
                <w:noProof/>
                <w:sz w:val="32"/>
                <w:szCs w:val="32"/>
                <w:rtl/>
                <w:rPrChange w:id="403" w:author="Arash Tighbor" w:date="2016-02-02T11:30:00Z">
                  <w:rPr>
                    <w:rStyle w:val="Hyperlink"/>
                    <w:rFonts w:hint="cs"/>
                    <w:iCs w:val="0"/>
                    <w:noProof/>
                    <w:rtl/>
                  </w:rPr>
                </w:rPrChange>
              </w:rPr>
              <w:delText>قطعات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tl/>
                <w:rPrChange w:id="404" w:author="Arash Tighbor" w:date="2016-02-02T11:30:00Z">
                  <w:rPr>
                    <w:rStyle w:val="Hyperlink"/>
                    <w:iCs w:val="0"/>
                    <w:noProof/>
                    <w:rtl/>
                  </w:rPr>
                </w:rPrChange>
              </w:rPr>
              <w:delText xml:space="preserve"> (</w:delText>
            </w:r>
            <w:r w:rsidRPr="001806F3" w:rsidDel="006E7A6D">
              <w:rPr>
                <w:rStyle w:val="Hyperlink"/>
                <w:rFonts w:cs="B Nazanin"/>
                <w:iCs w:val="0"/>
                <w:noProof/>
                <w:sz w:val="32"/>
                <w:szCs w:val="32"/>
                <w:rPrChange w:id="405" w:author="Arash Tighbor" w:date="2016-02-02T11:30:00Z">
                  <w:rPr>
                    <w:rStyle w:val="Hyperlink"/>
                    <w:iCs w:val="0"/>
                    <w:noProof/>
                  </w:rPr>
                </w:rPrChange>
              </w:rPr>
              <w:delText>BOM (BILL OF MATERIAL</w:delText>
            </w:r>
            <w:r w:rsidRPr="001806F3" w:rsidDel="006E7A6D">
              <w:rPr>
                <w:rFonts w:cs="B Nazanin"/>
                <w:iCs w:val="0"/>
                <w:noProof/>
                <w:webHidden/>
                <w:sz w:val="32"/>
                <w:szCs w:val="32"/>
                <w:rtl/>
                <w:rPrChange w:id="406" w:author="Arash Tighbor" w:date="2016-02-02T11:30:00Z">
                  <w:rPr>
                    <w:iCs w:val="0"/>
                    <w:noProof/>
                    <w:webHidden/>
                    <w:rtl/>
                  </w:rPr>
                </w:rPrChange>
              </w:rPr>
              <w:tab/>
              <w:delText>2</w:delText>
            </w:r>
          </w:del>
        </w:p>
        <w:p w:rsidR="00C77489" w:rsidRPr="001806F3" w:rsidRDefault="00C77489">
          <w:pPr>
            <w:spacing w:after="0" w:line="180" w:lineRule="atLeast"/>
            <w:rPr>
              <w:sz w:val="32"/>
              <w:szCs w:val="32"/>
              <w:rPrChange w:id="407" w:author="Arash Tighbor" w:date="2016-02-02T11:30:00Z">
                <w:rPr>
                  <w:sz w:val="24"/>
                  <w:szCs w:val="24"/>
                </w:rPr>
              </w:rPrChange>
            </w:rPr>
            <w:pPrChange w:id="408" w:author="Arash Tighbor" w:date="2016-01-30T10:46:00Z">
              <w:pPr>
                <w:spacing w:after="0"/>
              </w:pPr>
            </w:pPrChange>
          </w:pPr>
          <w:r w:rsidRPr="001806F3">
            <w:rPr>
              <w:noProof/>
              <w:sz w:val="28"/>
              <w:rPrChange w:id="409" w:author="Arash Tighbor" w:date="2016-02-02T11:30:00Z">
                <w:rPr>
                  <w:noProof/>
                  <w:sz w:val="24"/>
                  <w:szCs w:val="24"/>
                </w:rPr>
              </w:rPrChange>
            </w:rPr>
            <w:fldChar w:fldCharType="end"/>
          </w:r>
        </w:p>
      </w:sdtContent>
    </w:sdt>
    <w:p w:rsidR="00C77489" w:rsidDel="006E7A6D" w:rsidRDefault="00C77489" w:rsidP="006A5708">
      <w:pPr>
        <w:jc w:val="center"/>
        <w:rPr>
          <w:del w:id="410" w:author="Arash Tighbor" w:date="2016-01-30T10:48:00Z"/>
          <w:rtl/>
        </w:rPr>
      </w:pPr>
    </w:p>
    <w:p w:rsidR="00C77489" w:rsidDel="006E7A6D" w:rsidRDefault="00C77489" w:rsidP="006A5708">
      <w:pPr>
        <w:jc w:val="center"/>
        <w:rPr>
          <w:del w:id="411" w:author="Arash Tighbor" w:date="2016-01-30T10:48:00Z"/>
          <w:rtl/>
        </w:rPr>
      </w:pPr>
    </w:p>
    <w:p w:rsidR="00C77489" w:rsidRDefault="00C77489" w:rsidP="006A5708">
      <w:pPr>
        <w:jc w:val="center"/>
        <w:rPr>
          <w:rtl/>
        </w:rPr>
      </w:pPr>
    </w:p>
    <w:p w:rsidR="00C77489" w:rsidRDefault="00C77489" w:rsidP="006A5708">
      <w:pPr>
        <w:jc w:val="center"/>
        <w:rPr>
          <w:rtl/>
        </w:rPr>
        <w:sectPr w:rsidR="00C77489" w:rsidSect="00041DA3">
          <w:headerReference w:type="even" r:id="rId14"/>
          <w:footerReference w:type="even" r:id="rId15"/>
          <w:headerReference w:type="first" r:id="rId16"/>
          <w:footerReference w:type="first" r:id="rId17"/>
          <w:pgSz w:w="11906" w:h="16838"/>
          <w:pgMar w:top="907" w:right="1440" w:bottom="720" w:left="878" w:header="720" w:footer="720" w:gutter="0"/>
          <w:pgNumType w:start="1"/>
          <w:cols w:space="720"/>
          <w:titlePg/>
          <w:bidi/>
          <w:rtlGutter/>
          <w:docGrid w:linePitch="360"/>
        </w:sectPr>
      </w:pPr>
    </w:p>
    <w:p w:rsidR="005B7506" w:rsidDel="00C9267F" w:rsidRDefault="005B7506" w:rsidP="006A5708">
      <w:pPr>
        <w:jc w:val="center"/>
        <w:rPr>
          <w:del w:id="423" w:author="Arash Tighbor" w:date="2016-01-30T07:58:00Z"/>
          <w:rtl/>
        </w:rPr>
      </w:pPr>
    </w:p>
    <w:p w:rsidR="004A3AF0" w:rsidRDefault="004A3AF0" w:rsidP="004A3AF0">
      <w:pPr>
        <w:rPr>
          <w:rtl/>
        </w:rPr>
      </w:pPr>
    </w:p>
    <w:p w:rsidR="006B4668" w:rsidRDefault="006B4668" w:rsidP="00600A0B">
      <w:pPr>
        <w:jc w:val="center"/>
        <w:rPr>
          <w:rtl/>
        </w:rPr>
      </w:pPr>
      <w:r>
        <w:rPr>
          <w:noProof/>
        </w:rPr>
        <w:drawing>
          <wp:inline distT="0" distB="0" distL="0" distR="0" wp14:anchorId="177ABA03" wp14:editId="5A3EC5AD">
            <wp:extent cx="464928" cy="527178"/>
            <wp:effectExtent l="0" t="0" r="0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nGodName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9" cy="5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A2E" w:rsidDel="00C9267F" w:rsidRDefault="00305A2E" w:rsidP="00600A0B">
      <w:pPr>
        <w:jc w:val="center"/>
        <w:rPr>
          <w:del w:id="424" w:author="Arash Tighbor" w:date="2016-01-30T07:58:00Z"/>
          <w:rtl/>
        </w:rPr>
      </w:pPr>
    </w:p>
    <w:p w:rsidR="006B4668" w:rsidRDefault="006B4668" w:rsidP="004A3AF0">
      <w:pPr>
        <w:rPr>
          <w:rtl/>
        </w:rPr>
      </w:pPr>
    </w:p>
    <w:p w:rsidR="00305A2E" w:rsidRPr="00DB5487" w:rsidRDefault="008861C4" w:rsidP="00963945">
      <w:pPr>
        <w:pStyle w:val="Heading1"/>
        <w:rPr>
          <w:sz w:val="44"/>
          <w:szCs w:val="44"/>
          <w:rtl/>
          <w:rPrChange w:id="425" w:author="Arash Tighbor" w:date="2016-02-02T11:22:00Z">
            <w:rPr>
              <w:rtl/>
            </w:rPr>
          </w:rPrChange>
        </w:rPr>
      </w:pPr>
      <w:bookmarkStart w:id="426" w:name="_Toc442175808"/>
      <w:ins w:id="427" w:author="Arash Tighbor" w:date="2016-02-02T11:13:00Z">
        <w:r w:rsidRPr="00DB5487">
          <w:rPr>
            <w:rFonts w:hint="eastAsia"/>
            <w:sz w:val="44"/>
            <w:szCs w:val="44"/>
            <w:rtl/>
            <w:rPrChange w:id="428" w:author="Arash Tighbor" w:date="2016-02-02T11:22:00Z">
              <w:rPr>
                <w:rFonts w:hint="eastAsia"/>
                <w:sz w:val="44"/>
                <w:szCs w:val="48"/>
                <w:rtl/>
              </w:rPr>
            </w:rPrChange>
          </w:rPr>
          <w:t>راه‌انداز</w:t>
        </w:r>
        <w:r w:rsidRPr="00DB5487">
          <w:rPr>
            <w:rFonts w:hint="cs"/>
            <w:sz w:val="44"/>
            <w:szCs w:val="44"/>
            <w:rtl/>
            <w:rPrChange w:id="429" w:author="Arash Tighbor" w:date="2016-02-02T11:22:00Z">
              <w:rPr>
                <w:rFonts w:hint="cs"/>
                <w:sz w:val="44"/>
                <w:szCs w:val="48"/>
                <w:rtl/>
              </w:rPr>
            </w:rPrChange>
          </w:rPr>
          <w:t>ی</w:t>
        </w:r>
        <w:r w:rsidRPr="00DB5487">
          <w:rPr>
            <w:sz w:val="44"/>
            <w:szCs w:val="44"/>
            <w:rtl/>
            <w:rPrChange w:id="430" w:author="Arash Tighbor" w:date="2016-02-02T11:22:00Z">
              <w:rPr>
                <w:sz w:val="44"/>
                <w:szCs w:val="48"/>
                <w:rtl/>
              </w:rPr>
            </w:rPrChange>
          </w:rPr>
          <w:t xml:space="preserve"> </w:t>
        </w:r>
        <w:r w:rsidRPr="00DB5487">
          <w:rPr>
            <w:rFonts w:hint="eastAsia"/>
            <w:sz w:val="44"/>
            <w:szCs w:val="44"/>
            <w:rtl/>
            <w:rPrChange w:id="431" w:author="Arash Tighbor" w:date="2016-02-02T11:22:00Z">
              <w:rPr>
                <w:rFonts w:hint="eastAsia"/>
                <w:sz w:val="44"/>
                <w:szCs w:val="48"/>
                <w:rtl/>
              </w:rPr>
            </w:rPrChange>
          </w:rPr>
          <w:t>س</w:t>
        </w:r>
        <w:r w:rsidRPr="00DB5487">
          <w:rPr>
            <w:rFonts w:hint="cs"/>
            <w:sz w:val="44"/>
            <w:szCs w:val="44"/>
            <w:rtl/>
            <w:rPrChange w:id="432" w:author="Arash Tighbor" w:date="2016-02-02T11:22:00Z">
              <w:rPr>
                <w:rFonts w:hint="cs"/>
                <w:sz w:val="44"/>
                <w:szCs w:val="48"/>
                <w:rtl/>
              </w:rPr>
            </w:rPrChange>
          </w:rPr>
          <w:t>ی</w:t>
        </w:r>
        <w:r w:rsidRPr="00DB5487">
          <w:rPr>
            <w:rFonts w:hint="eastAsia"/>
            <w:sz w:val="44"/>
            <w:szCs w:val="44"/>
            <w:rtl/>
            <w:rPrChange w:id="433" w:author="Arash Tighbor" w:date="2016-02-02T11:22:00Z">
              <w:rPr>
                <w:rFonts w:hint="eastAsia"/>
                <w:sz w:val="44"/>
                <w:szCs w:val="48"/>
                <w:rtl/>
              </w:rPr>
            </w:rPrChange>
          </w:rPr>
          <w:t>ستم</w:t>
        </w:r>
        <w:r w:rsidRPr="00DB5487">
          <w:rPr>
            <w:sz w:val="44"/>
            <w:szCs w:val="44"/>
            <w:rtl/>
            <w:rPrChange w:id="434" w:author="Arash Tighbor" w:date="2016-02-02T11:22:00Z">
              <w:rPr>
                <w:sz w:val="44"/>
                <w:szCs w:val="48"/>
                <w:rtl/>
              </w:rPr>
            </w:rPrChange>
          </w:rPr>
          <w:t xml:space="preserve"> </w:t>
        </w:r>
        <w:r w:rsidRPr="00DB5487">
          <w:rPr>
            <w:rFonts w:hint="eastAsia"/>
            <w:sz w:val="44"/>
            <w:szCs w:val="44"/>
            <w:rtl/>
            <w:rPrChange w:id="435" w:author="Arash Tighbor" w:date="2016-02-02T11:22:00Z">
              <w:rPr>
                <w:rFonts w:hint="eastAsia"/>
                <w:sz w:val="44"/>
                <w:szCs w:val="48"/>
                <w:rtl/>
              </w:rPr>
            </w:rPrChange>
          </w:rPr>
          <w:t>صوت</w:t>
        </w:r>
        <w:r w:rsidRPr="00DB5487">
          <w:rPr>
            <w:rFonts w:hint="cs"/>
            <w:sz w:val="44"/>
            <w:szCs w:val="44"/>
            <w:rtl/>
            <w:rPrChange w:id="436" w:author="Arash Tighbor" w:date="2016-02-02T11:22:00Z">
              <w:rPr>
                <w:rFonts w:hint="cs"/>
                <w:sz w:val="44"/>
                <w:szCs w:val="48"/>
                <w:rtl/>
              </w:rPr>
            </w:rPrChange>
          </w:rPr>
          <w:t>ی</w:t>
        </w:r>
        <w:r w:rsidRPr="00DB5487">
          <w:rPr>
            <w:sz w:val="44"/>
            <w:szCs w:val="44"/>
            <w:rtl/>
            <w:rPrChange w:id="437" w:author="Arash Tighbor" w:date="2016-02-02T11:22:00Z">
              <w:rPr>
                <w:sz w:val="44"/>
                <w:szCs w:val="48"/>
                <w:rtl/>
              </w:rPr>
            </w:rPrChange>
          </w:rPr>
          <w:t xml:space="preserve"> </w:t>
        </w:r>
      </w:ins>
      <w:del w:id="438" w:author="Arash Tighbor" w:date="2016-02-02T11:13:00Z">
        <w:r w:rsidR="00305A2E" w:rsidRPr="00DB5487" w:rsidDel="008861C4">
          <w:rPr>
            <w:rFonts w:hint="eastAsia"/>
            <w:sz w:val="44"/>
            <w:szCs w:val="44"/>
            <w:rtl/>
            <w:rPrChange w:id="439" w:author="Arash Tighbor" w:date="2016-02-02T11:22:00Z">
              <w:rPr>
                <w:rFonts w:hint="eastAsia"/>
                <w:rtl/>
              </w:rPr>
            </w:rPrChange>
          </w:rPr>
          <w:delText>ساخت</w:delText>
        </w:r>
      </w:del>
      <w:del w:id="440" w:author="Arash Tighbor" w:date="2016-01-30T07:52:00Z">
        <w:r w:rsidR="00305A2E" w:rsidRPr="00DB5487" w:rsidDel="00BE08CA">
          <w:rPr>
            <w:sz w:val="44"/>
            <w:szCs w:val="44"/>
            <w:rtl/>
            <w:rPrChange w:id="441" w:author="Arash Tighbor" w:date="2016-02-02T11:22:00Z">
              <w:rPr>
                <w:rtl/>
              </w:rPr>
            </w:rPrChange>
          </w:rPr>
          <w:delText xml:space="preserve"> </w:delText>
        </w:r>
      </w:del>
      <w:del w:id="442" w:author="Arash Tighbor" w:date="2016-02-02T11:13:00Z">
        <w:r w:rsidR="00305A2E" w:rsidRPr="00DB5487" w:rsidDel="008861C4">
          <w:rPr>
            <w:rFonts w:hint="eastAsia"/>
            <w:sz w:val="44"/>
            <w:szCs w:val="44"/>
            <w:rtl/>
            <w:rPrChange w:id="443" w:author="Arash Tighbor" w:date="2016-02-02T11:22:00Z">
              <w:rPr>
                <w:rFonts w:hint="eastAsia"/>
                <w:rtl/>
              </w:rPr>
            </w:rPrChange>
          </w:rPr>
          <w:delText>،</w:delText>
        </w:r>
        <w:r w:rsidR="00305A2E" w:rsidRPr="00DB5487" w:rsidDel="008861C4">
          <w:rPr>
            <w:sz w:val="44"/>
            <w:szCs w:val="44"/>
            <w:rtl/>
            <w:rPrChange w:id="444" w:author="Arash Tighbor" w:date="2016-02-02T11:22:00Z">
              <w:rPr>
                <w:rtl/>
              </w:rPr>
            </w:rPrChange>
          </w:rPr>
          <w:delText xml:space="preserve"> </w:delText>
        </w:r>
        <w:r w:rsidR="00305A2E" w:rsidRPr="00DB5487" w:rsidDel="008861C4">
          <w:rPr>
            <w:rFonts w:hint="eastAsia"/>
            <w:sz w:val="44"/>
            <w:szCs w:val="44"/>
            <w:rtl/>
            <w:rPrChange w:id="445" w:author="Arash Tighbor" w:date="2016-02-02T11:22:00Z">
              <w:rPr>
                <w:rFonts w:hint="eastAsia"/>
                <w:rtl/>
              </w:rPr>
            </w:rPrChange>
          </w:rPr>
          <w:delText>نصب</w:delText>
        </w:r>
        <w:r w:rsidR="00305A2E" w:rsidRPr="00DB5487" w:rsidDel="008861C4">
          <w:rPr>
            <w:sz w:val="44"/>
            <w:szCs w:val="44"/>
            <w:rtl/>
            <w:rPrChange w:id="446" w:author="Arash Tighbor" w:date="2016-02-02T11:22:00Z">
              <w:rPr>
                <w:rtl/>
              </w:rPr>
            </w:rPrChange>
          </w:rPr>
          <w:delText xml:space="preserve"> </w:delText>
        </w:r>
        <w:r w:rsidR="00305A2E" w:rsidRPr="00DB5487" w:rsidDel="008861C4">
          <w:rPr>
            <w:rFonts w:hint="eastAsia"/>
            <w:sz w:val="44"/>
            <w:szCs w:val="44"/>
            <w:rtl/>
            <w:rPrChange w:id="447" w:author="Arash Tighbor" w:date="2016-02-02T11:22:00Z">
              <w:rPr>
                <w:rFonts w:hint="eastAsia"/>
                <w:rtl/>
              </w:rPr>
            </w:rPrChange>
          </w:rPr>
          <w:delText>و</w:delText>
        </w:r>
        <w:r w:rsidR="00305A2E" w:rsidRPr="00DB5487" w:rsidDel="008861C4">
          <w:rPr>
            <w:sz w:val="44"/>
            <w:szCs w:val="44"/>
            <w:rtl/>
            <w:rPrChange w:id="448" w:author="Arash Tighbor" w:date="2016-02-02T11:22:00Z">
              <w:rPr>
                <w:rtl/>
              </w:rPr>
            </w:rPrChange>
          </w:rPr>
          <w:delText xml:space="preserve"> </w:delText>
        </w:r>
      </w:del>
      <w:del w:id="449" w:author="Arash Tighbor" w:date="2016-01-30T11:46:00Z">
        <w:r w:rsidR="00305A2E" w:rsidRPr="00DB5487" w:rsidDel="008C48D1">
          <w:rPr>
            <w:rFonts w:hint="eastAsia"/>
            <w:sz w:val="44"/>
            <w:szCs w:val="44"/>
            <w:rtl/>
            <w:rPrChange w:id="450" w:author="Arash Tighbor" w:date="2016-02-02T11:22:00Z">
              <w:rPr>
                <w:rFonts w:hint="eastAsia"/>
                <w:rtl/>
              </w:rPr>
            </w:rPrChange>
          </w:rPr>
          <w:delText>راه</w:delText>
        </w:r>
        <w:r w:rsidR="00305A2E" w:rsidRPr="00DB5487" w:rsidDel="008C48D1">
          <w:rPr>
            <w:sz w:val="44"/>
            <w:szCs w:val="44"/>
            <w:rtl/>
            <w:rPrChange w:id="451" w:author="Arash Tighbor" w:date="2016-02-02T11:22:00Z">
              <w:rPr>
                <w:rtl/>
              </w:rPr>
            </w:rPrChange>
          </w:rPr>
          <w:delText xml:space="preserve"> </w:delText>
        </w:r>
        <w:r w:rsidR="00305A2E" w:rsidRPr="00DB5487" w:rsidDel="008C48D1">
          <w:rPr>
            <w:rFonts w:hint="eastAsia"/>
            <w:sz w:val="44"/>
            <w:szCs w:val="44"/>
            <w:rtl/>
            <w:rPrChange w:id="452" w:author="Arash Tighbor" w:date="2016-02-02T11:22:00Z">
              <w:rPr>
                <w:rFonts w:hint="eastAsia"/>
                <w:rtl/>
              </w:rPr>
            </w:rPrChange>
          </w:rPr>
          <w:delText>انداز</w:delText>
        </w:r>
        <w:r w:rsidR="00305A2E" w:rsidRPr="00DB5487" w:rsidDel="008C48D1">
          <w:rPr>
            <w:rFonts w:hint="cs"/>
            <w:sz w:val="44"/>
            <w:szCs w:val="44"/>
            <w:rtl/>
            <w:rPrChange w:id="453" w:author="Arash Tighbor" w:date="2016-02-02T11:22:00Z">
              <w:rPr>
                <w:rFonts w:hint="cs"/>
                <w:rtl/>
              </w:rPr>
            </w:rPrChange>
          </w:rPr>
          <w:delText>ی</w:delText>
        </w:r>
      </w:del>
      <w:del w:id="454" w:author="Arash Tighbor" w:date="2016-02-02T11:13:00Z">
        <w:r w:rsidR="00305A2E" w:rsidRPr="00DB5487" w:rsidDel="008861C4">
          <w:rPr>
            <w:sz w:val="44"/>
            <w:szCs w:val="44"/>
            <w:rtl/>
            <w:rPrChange w:id="455" w:author="Arash Tighbor" w:date="2016-02-02T11:22:00Z">
              <w:rPr>
                <w:rtl/>
              </w:rPr>
            </w:rPrChange>
          </w:rPr>
          <w:delText xml:space="preserve"> </w:delText>
        </w:r>
        <w:r w:rsidR="00305A2E" w:rsidRPr="00DB5487" w:rsidDel="008861C4">
          <w:rPr>
            <w:rFonts w:hint="eastAsia"/>
            <w:sz w:val="44"/>
            <w:szCs w:val="44"/>
            <w:rtl/>
            <w:rPrChange w:id="456" w:author="Arash Tighbor" w:date="2016-02-02T11:22:00Z">
              <w:rPr>
                <w:rFonts w:hint="eastAsia"/>
                <w:rtl/>
              </w:rPr>
            </w:rPrChange>
          </w:rPr>
          <w:delText>اسپ</w:delText>
        </w:r>
        <w:r w:rsidR="00305A2E" w:rsidRPr="00DB5487" w:rsidDel="008861C4">
          <w:rPr>
            <w:rFonts w:hint="cs"/>
            <w:sz w:val="44"/>
            <w:szCs w:val="44"/>
            <w:rtl/>
            <w:rPrChange w:id="457" w:author="Arash Tighbor" w:date="2016-02-02T11:22:00Z">
              <w:rPr>
                <w:rFonts w:hint="cs"/>
                <w:rtl/>
              </w:rPr>
            </w:rPrChange>
          </w:rPr>
          <w:delText>ی</w:delText>
        </w:r>
        <w:r w:rsidR="00305A2E" w:rsidRPr="00DB5487" w:rsidDel="008861C4">
          <w:rPr>
            <w:rFonts w:hint="eastAsia"/>
            <w:sz w:val="44"/>
            <w:szCs w:val="44"/>
            <w:rtl/>
            <w:rPrChange w:id="458" w:author="Arash Tighbor" w:date="2016-02-02T11:22:00Z">
              <w:rPr>
                <w:rFonts w:hint="eastAsia"/>
                <w:rtl/>
              </w:rPr>
            </w:rPrChange>
          </w:rPr>
          <w:delText>کر</w:delText>
        </w:r>
      </w:del>
      <w:del w:id="459" w:author="Arash Tighbor" w:date="2016-02-02T11:22:00Z">
        <w:r w:rsidR="00A814AD" w:rsidRPr="00DB5487" w:rsidDel="00DB5487">
          <w:rPr>
            <w:sz w:val="44"/>
            <w:szCs w:val="44"/>
            <w:rtl/>
            <w:rPrChange w:id="460" w:author="Arash Tighbor" w:date="2016-02-02T11:22:00Z">
              <w:rPr>
                <w:rtl/>
              </w:rPr>
            </w:rPrChange>
          </w:rPr>
          <w:br/>
        </w:r>
      </w:del>
      <w:r w:rsidR="00305A2E" w:rsidRPr="00DB5487">
        <w:rPr>
          <w:rFonts w:hint="eastAsia"/>
          <w:sz w:val="44"/>
          <w:szCs w:val="44"/>
          <w:rtl/>
          <w:rPrChange w:id="461" w:author="Arash Tighbor" w:date="2016-02-02T11:22:00Z">
            <w:rPr>
              <w:rFonts w:hint="eastAsia"/>
              <w:rtl/>
            </w:rPr>
          </w:rPrChange>
        </w:rPr>
        <w:t>در</w:t>
      </w:r>
      <w:r w:rsidR="00305A2E" w:rsidRPr="00DB5487">
        <w:rPr>
          <w:sz w:val="44"/>
          <w:szCs w:val="44"/>
          <w:rtl/>
          <w:rPrChange w:id="462" w:author="Arash Tighbor" w:date="2016-02-02T11:22:00Z">
            <w:rPr>
              <w:rtl/>
            </w:rPr>
          </w:rPrChange>
        </w:rPr>
        <w:t xml:space="preserve"> </w:t>
      </w:r>
      <w:r w:rsidR="00305A2E" w:rsidRPr="00DB5487">
        <w:rPr>
          <w:rFonts w:hint="eastAsia"/>
          <w:sz w:val="44"/>
          <w:szCs w:val="44"/>
          <w:rtl/>
          <w:rPrChange w:id="463" w:author="Arash Tighbor" w:date="2016-02-02T11:22:00Z">
            <w:rPr>
              <w:rFonts w:hint="eastAsia"/>
              <w:rtl/>
            </w:rPr>
          </w:rPrChange>
        </w:rPr>
        <w:t>خودپرداز</w:t>
      </w:r>
      <w:r w:rsidR="00305A2E" w:rsidRPr="00DB5487">
        <w:rPr>
          <w:sz w:val="44"/>
          <w:szCs w:val="44"/>
          <w:rtl/>
          <w:rPrChange w:id="464" w:author="Arash Tighbor" w:date="2016-02-02T11:22:00Z">
            <w:rPr>
              <w:rtl/>
            </w:rPr>
          </w:rPrChange>
        </w:rPr>
        <w:t xml:space="preserve"> </w:t>
      </w:r>
      <w:r w:rsidR="00305A2E" w:rsidRPr="00DB5487">
        <w:rPr>
          <w:rStyle w:val="Heading2Char"/>
          <w:sz w:val="44"/>
          <w:szCs w:val="44"/>
          <w:rPrChange w:id="465" w:author="Arash Tighbor" w:date="2016-02-02T11:22:00Z">
            <w:rPr/>
          </w:rPrChange>
        </w:rPr>
        <w:t>NCR 5875</w:t>
      </w:r>
      <w:bookmarkEnd w:id="426"/>
    </w:p>
    <w:p w:rsidR="00C9267F" w:rsidRDefault="00C9267F" w:rsidP="000B1447">
      <w:pPr>
        <w:rPr>
          <w:rtl/>
        </w:rPr>
      </w:pPr>
    </w:p>
    <w:p w:rsidR="00305A2E" w:rsidRPr="008C48D1" w:rsidRDefault="00305A2E" w:rsidP="008C48D1">
      <w:pPr>
        <w:pStyle w:val="Heading2"/>
        <w:rPr>
          <w:rtl/>
        </w:rPr>
      </w:pPr>
      <w:bookmarkStart w:id="466" w:name="_Toc441913944"/>
      <w:bookmarkStart w:id="467" w:name="_Toc442175809"/>
      <w:r w:rsidRPr="008C48D1">
        <w:rPr>
          <w:rtl/>
        </w:rPr>
        <w:t>اطلاعات عموم</w:t>
      </w:r>
      <w:r w:rsidRPr="008C48D1">
        <w:rPr>
          <w:rFonts w:hint="cs"/>
          <w:rtl/>
        </w:rPr>
        <w:t>ی</w:t>
      </w:r>
      <w:bookmarkEnd w:id="466"/>
      <w:bookmarkEnd w:id="467"/>
    </w:p>
    <w:p w:rsidR="00BE08CA" w:rsidRDefault="00687DD8">
      <w:pPr>
        <w:spacing w:after="0"/>
        <w:rPr>
          <w:ins w:id="468" w:author="Arash Tighbor" w:date="2016-01-30T07:53:00Z"/>
          <w:rtl/>
        </w:rPr>
        <w:pPrChange w:id="469" w:author="Arash Tighbor" w:date="2016-02-02T11:32:00Z">
          <w:pPr/>
        </w:pPrChange>
      </w:pPr>
      <w:r w:rsidRPr="00687DD8">
        <w:rPr>
          <w:rtl/>
        </w:rPr>
        <w:t>ا</w:t>
      </w:r>
      <w:r w:rsidRPr="00687DD8">
        <w:rPr>
          <w:rFonts w:hint="cs"/>
          <w:rtl/>
        </w:rPr>
        <w:t>ین</w:t>
      </w:r>
      <w:r w:rsidRPr="00687DD8">
        <w:rPr>
          <w:rtl/>
        </w:rPr>
        <w:t xml:space="preserve"> ماژول با</w:t>
      </w:r>
      <w:r w:rsidRPr="00687DD8">
        <w:rPr>
          <w:rFonts w:hint="cs"/>
          <w:rtl/>
        </w:rPr>
        <w:t>ید</w:t>
      </w:r>
      <w:r w:rsidRPr="00687DD8">
        <w:rPr>
          <w:rtl/>
        </w:rPr>
        <w:t xml:space="preserve"> دارا</w:t>
      </w:r>
      <w:r w:rsidRPr="00687DD8">
        <w:rPr>
          <w:rFonts w:hint="cs"/>
          <w:rtl/>
        </w:rPr>
        <w:t>ی</w:t>
      </w:r>
      <w:r w:rsidRPr="00687DD8">
        <w:rPr>
          <w:rtl/>
        </w:rPr>
        <w:t xml:space="preserve"> درگاه ورود اطلاعات از </w:t>
      </w:r>
      <w:ins w:id="470" w:author="Arash Tighbor" w:date="2016-01-30T11:46:00Z">
        <w:r w:rsidR="008C48D1">
          <w:rPr>
            <w:rtl/>
          </w:rPr>
          <w:t>نرم‌افزار</w:t>
        </w:r>
      </w:ins>
      <w:del w:id="471" w:author="Arash Tighbor" w:date="2016-01-30T11:46:00Z">
        <w:r w:rsidRPr="00687DD8" w:rsidDel="008C48D1">
          <w:rPr>
            <w:rtl/>
          </w:rPr>
          <w:delText>نرم افزار</w:delText>
        </w:r>
      </w:del>
      <w:r w:rsidRPr="00687DD8">
        <w:rPr>
          <w:rtl/>
        </w:rPr>
        <w:t xml:space="preserve"> کنترل </w:t>
      </w:r>
      <w:ins w:id="472" w:author="Arash Tighbor" w:date="2016-01-30T11:46:00Z">
        <w:r w:rsidR="008C48D1">
          <w:rPr>
            <w:rtl/>
          </w:rPr>
          <w:t>خودپرداز</w:t>
        </w:r>
      </w:ins>
      <w:del w:id="473" w:author="Arash Tighbor" w:date="2016-01-30T11:46:00Z">
        <w:r w:rsidRPr="00687DD8" w:rsidDel="008C48D1">
          <w:rPr>
            <w:rtl/>
          </w:rPr>
          <w:delText>خود پرداز</w:delText>
        </w:r>
      </w:del>
      <w:del w:id="474" w:author="Arash Tighbor" w:date="2016-01-30T07:53:00Z">
        <w:r w:rsidRPr="00687DD8" w:rsidDel="00BE08CA">
          <w:rPr>
            <w:rtl/>
          </w:rPr>
          <w:delText xml:space="preserve"> </w:delText>
        </w:r>
      </w:del>
      <w:r w:rsidRPr="00687DD8">
        <w:rPr>
          <w:rtl/>
        </w:rPr>
        <w:t xml:space="preserve">، درگاه </w:t>
      </w:r>
      <w:ins w:id="475" w:author="Arash Tighbor" w:date="2016-01-30T11:46:00Z">
        <w:r w:rsidR="008C48D1">
          <w:rPr>
            <w:rtl/>
          </w:rPr>
          <w:t>تأم</w:t>
        </w:r>
        <w:r w:rsidR="008C48D1">
          <w:rPr>
            <w:rFonts w:hint="cs"/>
            <w:rtl/>
          </w:rPr>
          <w:t>ین</w:t>
        </w:r>
      </w:ins>
      <w:del w:id="476" w:author="Arash Tighbor" w:date="2016-01-30T11:46:00Z">
        <w:r w:rsidRPr="00687DD8" w:rsidDel="008C48D1">
          <w:rPr>
            <w:rtl/>
          </w:rPr>
          <w:delText>تام</w:delText>
        </w:r>
        <w:r w:rsidRPr="00687DD8" w:rsidDel="008C48D1">
          <w:rPr>
            <w:rFonts w:hint="cs"/>
            <w:rtl/>
          </w:rPr>
          <w:delText>ین</w:delText>
        </w:r>
      </w:del>
      <w:r w:rsidRPr="00687DD8">
        <w:rPr>
          <w:rtl/>
        </w:rPr>
        <w:t xml:space="preserve"> توان الکتر</w:t>
      </w:r>
      <w:r w:rsidRPr="00687DD8">
        <w:rPr>
          <w:rFonts w:hint="cs"/>
          <w:rtl/>
        </w:rPr>
        <w:t>یکی</w:t>
      </w:r>
      <w:r w:rsidRPr="00687DD8">
        <w:rPr>
          <w:rtl/>
        </w:rPr>
        <w:t xml:space="preserve"> </w:t>
      </w:r>
      <w:ins w:id="477" w:author="Arash Tighbor" w:date="2016-01-30T11:46:00Z">
        <w:r w:rsidR="008C48D1">
          <w:rPr>
            <w:rtl/>
          </w:rPr>
          <w:t>موردن</w:t>
        </w:r>
        <w:r w:rsidR="008C48D1">
          <w:rPr>
            <w:rFonts w:hint="cs"/>
            <w:rtl/>
          </w:rPr>
          <w:t>یاز</w:t>
        </w:r>
      </w:ins>
      <w:del w:id="478" w:author="Arash Tighbor" w:date="2016-01-30T11:46:00Z">
        <w:r w:rsidRPr="00687DD8" w:rsidDel="008C48D1">
          <w:rPr>
            <w:rtl/>
          </w:rPr>
          <w:delText>مورد ن</w:delText>
        </w:r>
        <w:r w:rsidRPr="00687DD8" w:rsidDel="008C48D1">
          <w:rPr>
            <w:rFonts w:hint="cs"/>
            <w:rtl/>
          </w:rPr>
          <w:delText>یاز</w:delText>
        </w:r>
      </w:del>
      <w:del w:id="479" w:author="Arash Tighbor" w:date="2016-01-30T07:53:00Z">
        <w:r w:rsidRPr="00687DD8" w:rsidDel="00BE08CA">
          <w:rPr>
            <w:rtl/>
          </w:rPr>
          <w:delText xml:space="preserve"> </w:delText>
        </w:r>
      </w:del>
      <w:r w:rsidRPr="00687DD8">
        <w:rPr>
          <w:rtl/>
        </w:rPr>
        <w:t>، س</w:t>
      </w:r>
      <w:r w:rsidRPr="00687DD8">
        <w:rPr>
          <w:rFonts w:hint="cs"/>
          <w:rtl/>
        </w:rPr>
        <w:t>یستم</w:t>
      </w:r>
      <w:r w:rsidRPr="00687DD8">
        <w:rPr>
          <w:rtl/>
        </w:rPr>
        <w:t xml:space="preserve"> مبدل صوت</w:t>
      </w:r>
      <w:r w:rsidRPr="00687DD8">
        <w:rPr>
          <w:rFonts w:hint="cs"/>
          <w:rtl/>
        </w:rPr>
        <w:t>ی</w:t>
      </w:r>
      <w:del w:id="480" w:author="Arash Tighbor" w:date="2016-01-30T07:53:00Z">
        <w:r w:rsidRPr="00687DD8" w:rsidDel="00BE08CA">
          <w:rPr>
            <w:rtl/>
          </w:rPr>
          <w:delText xml:space="preserve"> </w:delText>
        </w:r>
      </w:del>
      <w:r w:rsidRPr="00687DD8">
        <w:rPr>
          <w:rtl/>
        </w:rPr>
        <w:t xml:space="preserve">، </w:t>
      </w:r>
      <w:ins w:id="481" w:author="Arash Tighbor" w:date="2016-01-30T11:46:00Z">
        <w:r w:rsidR="008C48D1">
          <w:rPr>
            <w:rtl/>
          </w:rPr>
          <w:t>راه‌انداز</w:t>
        </w:r>
      </w:ins>
      <w:del w:id="482" w:author="Arash Tighbor" w:date="2016-01-30T11:46:00Z">
        <w:r w:rsidRPr="00687DD8" w:rsidDel="008C48D1">
          <w:rPr>
            <w:rtl/>
          </w:rPr>
          <w:delText>راه انداز</w:delText>
        </w:r>
      </w:del>
      <w:r w:rsidRPr="00687DD8">
        <w:rPr>
          <w:rtl/>
        </w:rPr>
        <w:t xml:space="preserve"> و کنترل </w:t>
      </w:r>
      <w:ins w:id="483" w:author="Arash Tighbor" w:date="2016-01-30T11:46:00Z">
        <w:r w:rsidR="008C48D1">
          <w:rPr>
            <w:rtl/>
          </w:rPr>
          <w:t>سخت‌افزار</w:t>
        </w:r>
        <w:r w:rsidR="008C48D1">
          <w:rPr>
            <w:rFonts w:hint="cs"/>
            <w:rtl/>
          </w:rPr>
          <w:t>ی</w:t>
        </w:r>
      </w:ins>
      <w:del w:id="484" w:author="Arash Tighbor" w:date="2016-01-30T11:46:00Z">
        <w:r w:rsidRPr="00687DD8" w:rsidDel="008C48D1">
          <w:rPr>
            <w:rtl/>
          </w:rPr>
          <w:delText>سخت افزار</w:delText>
        </w:r>
        <w:r w:rsidRPr="00687DD8" w:rsidDel="008C48D1">
          <w:rPr>
            <w:rFonts w:hint="cs"/>
            <w:rtl/>
          </w:rPr>
          <w:delText>ی</w:delText>
        </w:r>
      </w:del>
      <w:r w:rsidRPr="00687DD8">
        <w:rPr>
          <w:rtl/>
        </w:rPr>
        <w:t xml:space="preserve"> آن (</w:t>
      </w:r>
      <w:del w:id="485" w:author="Arash Tighbor" w:date="2016-01-30T07:53:00Z">
        <w:r w:rsidRPr="00687DD8" w:rsidDel="00BE08CA">
          <w:rPr>
            <w:rtl/>
          </w:rPr>
          <w:delText xml:space="preserve"> </w:delText>
        </w:r>
      </w:del>
      <w:r w:rsidRPr="00687DD8">
        <w:rPr>
          <w:rtl/>
        </w:rPr>
        <w:t>اسپ</w:t>
      </w:r>
      <w:r w:rsidRPr="00687DD8">
        <w:rPr>
          <w:rFonts w:hint="cs"/>
          <w:rtl/>
        </w:rPr>
        <w:t>یکر</w:t>
      </w:r>
      <w:r w:rsidRPr="00687DD8">
        <w:rPr>
          <w:rtl/>
        </w:rPr>
        <w:t xml:space="preserve"> و </w:t>
      </w:r>
      <w:ins w:id="486" w:author="Arash Tighbor" w:date="2016-01-30T11:46:00Z">
        <w:r w:rsidR="008C48D1">
          <w:rPr>
            <w:rtl/>
          </w:rPr>
          <w:t>آمپل</w:t>
        </w:r>
        <w:r w:rsidR="008C48D1">
          <w:rPr>
            <w:rFonts w:hint="cs"/>
            <w:rtl/>
          </w:rPr>
          <w:t>ی‌فایر</w:t>
        </w:r>
      </w:ins>
      <w:del w:id="487" w:author="Arash Tighbor" w:date="2016-01-30T11:46:00Z">
        <w:r w:rsidRPr="00687DD8" w:rsidDel="008C48D1">
          <w:rPr>
            <w:rtl/>
          </w:rPr>
          <w:delText>آمپل</w:delText>
        </w:r>
        <w:r w:rsidRPr="00687DD8" w:rsidDel="008C48D1">
          <w:rPr>
            <w:rFonts w:hint="cs"/>
            <w:rtl/>
          </w:rPr>
          <w:delText>ی</w:delText>
        </w:r>
        <w:r w:rsidRPr="00687DD8" w:rsidDel="008C48D1">
          <w:rPr>
            <w:rtl/>
          </w:rPr>
          <w:delText xml:space="preserve"> فا</w:delText>
        </w:r>
        <w:r w:rsidRPr="00687DD8" w:rsidDel="008C48D1">
          <w:rPr>
            <w:rFonts w:hint="cs"/>
            <w:rtl/>
          </w:rPr>
          <w:delText>یر</w:delText>
        </w:r>
      </w:del>
      <w:del w:id="488" w:author="Arash Tighbor" w:date="2016-01-30T07:53:00Z">
        <w:r w:rsidRPr="00687DD8" w:rsidDel="00BE08CA">
          <w:rPr>
            <w:rtl/>
          </w:rPr>
          <w:delText xml:space="preserve"> </w:delText>
        </w:r>
      </w:del>
      <w:r w:rsidRPr="00687DD8">
        <w:rPr>
          <w:rtl/>
        </w:rPr>
        <w:t>) باشد</w:t>
      </w:r>
      <w:del w:id="489" w:author="Arash Tighbor" w:date="2016-01-30T07:53:00Z">
        <w:r w:rsidRPr="00687DD8" w:rsidDel="00BE08CA">
          <w:rPr>
            <w:rtl/>
          </w:rPr>
          <w:delText xml:space="preserve"> </w:delText>
        </w:r>
      </w:del>
      <w:r w:rsidRPr="00687DD8">
        <w:rPr>
          <w:rtl/>
        </w:rPr>
        <w:t xml:space="preserve">. </w:t>
      </w:r>
    </w:p>
    <w:p w:rsidR="00687DD8" w:rsidRDefault="00687DD8">
      <w:pPr>
        <w:spacing w:after="0"/>
        <w:rPr>
          <w:rtl/>
        </w:rPr>
        <w:pPrChange w:id="490" w:author="Arash Tighbor" w:date="2016-02-02T11:32:00Z">
          <w:pPr/>
        </w:pPrChange>
      </w:pPr>
      <w:r w:rsidRPr="00687DD8">
        <w:rPr>
          <w:rtl/>
        </w:rPr>
        <w:t>در ذ</w:t>
      </w:r>
      <w:r w:rsidRPr="00687DD8">
        <w:rPr>
          <w:rFonts w:hint="cs"/>
          <w:rtl/>
        </w:rPr>
        <w:t>یل</w:t>
      </w:r>
      <w:r w:rsidRPr="00687DD8">
        <w:rPr>
          <w:rtl/>
        </w:rPr>
        <w:t xml:space="preserve"> اجزا</w:t>
      </w:r>
      <w:r w:rsidRPr="00687DD8">
        <w:rPr>
          <w:rFonts w:hint="cs"/>
          <w:rtl/>
        </w:rPr>
        <w:t>ی</w:t>
      </w:r>
      <w:r w:rsidRPr="00687DD8">
        <w:rPr>
          <w:rtl/>
        </w:rPr>
        <w:t xml:space="preserve"> ا</w:t>
      </w:r>
      <w:r w:rsidRPr="00687DD8">
        <w:rPr>
          <w:rFonts w:hint="cs"/>
          <w:rtl/>
        </w:rPr>
        <w:t>ین</w:t>
      </w:r>
      <w:r w:rsidRPr="00687DD8">
        <w:rPr>
          <w:rtl/>
        </w:rPr>
        <w:t xml:space="preserve"> ماژول </w:t>
      </w:r>
      <w:ins w:id="491" w:author="Arash Tighbor" w:date="2016-01-30T11:46:00Z">
        <w:r w:rsidR="008C48D1">
          <w:rPr>
            <w:rtl/>
          </w:rPr>
          <w:t>به‌صورت</w:t>
        </w:r>
      </w:ins>
      <w:del w:id="492" w:author="Arash Tighbor" w:date="2016-01-30T11:46:00Z">
        <w:r w:rsidRPr="00687DD8" w:rsidDel="008C48D1">
          <w:rPr>
            <w:rtl/>
          </w:rPr>
          <w:delText>به صورت</w:delText>
        </w:r>
      </w:del>
      <w:r w:rsidRPr="00687DD8">
        <w:rPr>
          <w:rtl/>
        </w:rPr>
        <w:t xml:space="preserve"> شمات</w:t>
      </w:r>
      <w:r w:rsidRPr="00687DD8">
        <w:rPr>
          <w:rFonts w:hint="cs"/>
          <w:rtl/>
        </w:rPr>
        <w:t>یک</w:t>
      </w:r>
      <w:r w:rsidRPr="00687DD8">
        <w:rPr>
          <w:rtl/>
        </w:rPr>
        <w:t xml:space="preserve"> </w:t>
      </w:r>
      <w:ins w:id="493" w:author="Arash Tighbor" w:date="2016-01-30T09:25:00Z">
        <w:r w:rsidR="00D9744D">
          <w:rPr>
            <w:rFonts w:hint="cs"/>
            <w:rtl/>
          </w:rPr>
          <w:t xml:space="preserve">نشان </w:t>
        </w:r>
      </w:ins>
      <w:ins w:id="494" w:author="Arash Tighbor" w:date="2016-01-30T11:46:00Z">
        <w:r w:rsidR="008C48D1">
          <w:rPr>
            <w:rtl/>
          </w:rPr>
          <w:t>داده‌شده</w:t>
        </w:r>
      </w:ins>
      <w:ins w:id="495" w:author="Arash Tighbor" w:date="2016-01-30T09:25:00Z">
        <w:del w:id="496" w:author="Arash Tighbor" w:date="2016-01-30T11:46:00Z">
          <w:r w:rsidR="00D9744D" w:rsidDel="008C48D1">
            <w:rPr>
              <w:rFonts w:hint="cs"/>
              <w:rtl/>
            </w:rPr>
            <w:delText>داده</w:delText>
          </w:r>
          <w:r w:rsidR="00D9744D" w:rsidRPr="00B24A41" w:rsidDel="008C48D1">
            <w:rPr>
              <w:rtl/>
            </w:rPr>
            <w:delText xml:space="preserve"> </w:delText>
          </w:r>
        </w:del>
      </w:ins>
      <w:del w:id="497" w:author="Arash Tighbor" w:date="2016-01-30T11:46:00Z">
        <w:r w:rsidRPr="00687DD8" w:rsidDel="008C48D1">
          <w:rPr>
            <w:rtl/>
          </w:rPr>
          <w:delText>ترس</w:delText>
        </w:r>
        <w:r w:rsidRPr="00687DD8" w:rsidDel="008C48D1">
          <w:rPr>
            <w:rFonts w:hint="cs"/>
            <w:rtl/>
          </w:rPr>
          <w:delText>یم</w:delText>
        </w:r>
        <w:r w:rsidRPr="00687DD8" w:rsidDel="008C48D1">
          <w:rPr>
            <w:rtl/>
          </w:rPr>
          <w:delText xml:space="preserve"> شده</w:delText>
        </w:r>
      </w:del>
      <w:del w:id="498" w:author="Arash Tighbor" w:date="2016-01-30T11:53:00Z">
        <w:r w:rsidRPr="00687DD8" w:rsidDel="005B6ACE">
          <w:rPr>
            <w:rtl/>
          </w:rPr>
          <w:delText xml:space="preserve"> است</w:delText>
        </w:r>
      </w:del>
      <w:ins w:id="499" w:author="Arash Tighbor" w:date="2016-01-30T11:53:00Z">
        <w:r w:rsidR="005B6ACE">
          <w:rPr>
            <w:rFonts w:hint="cs"/>
            <w:rtl/>
          </w:rPr>
          <w:t>‌اند</w:t>
        </w:r>
      </w:ins>
      <w:r w:rsidRPr="00687DD8">
        <w:rPr>
          <w:rtl/>
        </w:rPr>
        <w:t>:</w:t>
      </w:r>
    </w:p>
    <w:p w:rsidR="00687DD8" w:rsidRPr="00687DD8" w:rsidRDefault="00687DD8">
      <w:pPr>
        <w:spacing w:after="0"/>
        <w:jc w:val="center"/>
        <w:rPr>
          <w:rtl/>
        </w:rPr>
        <w:pPrChange w:id="500" w:author="Arash Tighbor" w:date="2016-02-02T11:33:00Z">
          <w:pPr>
            <w:jc w:val="center"/>
          </w:pPr>
        </w:pPrChange>
      </w:pPr>
      <w:r>
        <w:rPr>
          <w:noProof/>
          <w:rtl/>
        </w:rPr>
        <w:drawing>
          <wp:inline distT="0" distB="0" distL="0" distR="0" wp14:anchorId="7A30DA7B" wp14:editId="3F3AAD40">
            <wp:extent cx="4678616" cy="1252609"/>
            <wp:effectExtent l="0" t="0" r="825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EC6308.tmp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5" t="14048"/>
                    <a:stretch/>
                  </pic:blipFill>
                  <pic:spPr bwMode="auto">
                    <a:xfrm>
                      <a:off x="0" y="0"/>
                      <a:ext cx="4680000" cy="1252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7DD8" w:rsidRDefault="00687DD8" w:rsidP="008C48D1">
      <w:pPr>
        <w:pStyle w:val="Heading2"/>
        <w:rPr>
          <w:rFonts w:ascii="B Nazanin" w:hAnsi="B Nazanin" w:cs="B Nazanin"/>
          <w:sz w:val="28"/>
          <w:szCs w:val="28"/>
          <w:rtl/>
        </w:rPr>
      </w:pPr>
      <w:bookmarkStart w:id="501" w:name="_Toc440797161"/>
      <w:bookmarkStart w:id="502" w:name="_Toc441913945"/>
      <w:bookmarkStart w:id="503" w:name="_Toc442175810"/>
      <w:r>
        <w:rPr>
          <w:rFonts w:hint="cs"/>
          <w:rtl/>
        </w:rPr>
        <w:t>اطلاعات تخصصی</w:t>
      </w:r>
      <w:bookmarkEnd w:id="501"/>
      <w:bookmarkEnd w:id="502"/>
      <w:bookmarkEnd w:id="503"/>
    </w:p>
    <w:p w:rsidR="00687DD8" w:rsidRPr="008C48D1" w:rsidRDefault="00687DD8" w:rsidP="008C48D1">
      <w:pPr>
        <w:pStyle w:val="Heading3"/>
      </w:pPr>
      <w:bookmarkStart w:id="504" w:name="_Toc441913946"/>
      <w:bookmarkStart w:id="505" w:name="_Toc442175811"/>
      <w:r w:rsidRPr="008C48D1">
        <w:t>PC</w:t>
      </w:r>
      <w:bookmarkEnd w:id="504"/>
      <w:bookmarkEnd w:id="505"/>
      <w:r w:rsidRPr="009B4610">
        <w:rPr>
          <w:rtl/>
          <w:rPrChange w:id="506" w:author="Arash Tighbor" w:date="2016-01-30T11:14:00Z">
            <w:rPr>
              <w:rFonts w:cs="B Nazanin"/>
              <w:rtl/>
            </w:rPr>
          </w:rPrChange>
        </w:rPr>
        <w:t xml:space="preserve"> </w:t>
      </w:r>
    </w:p>
    <w:p w:rsidR="00687DD8" w:rsidRDefault="00687DD8" w:rsidP="008C48D1">
      <w:pPr>
        <w:ind w:left="531"/>
        <w:rPr>
          <w:rtl/>
        </w:rPr>
      </w:pPr>
      <w:r>
        <w:rPr>
          <w:rtl/>
        </w:rPr>
        <w:t xml:space="preserve">در نمونه </w:t>
      </w:r>
      <w:ins w:id="507" w:author="Arash Tighbor" w:date="2016-01-30T11:46:00Z">
        <w:r w:rsidR="008C48D1">
          <w:rPr>
            <w:rtl/>
          </w:rPr>
          <w:t>طراح</w:t>
        </w:r>
        <w:r w:rsidR="008C48D1">
          <w:rPr>
            <w:rFonts w:hint="cs"/>
            <w:rtl/>
          </w:rPr>
          <w:t>ی‌شده</w:t>
        </w:r>
      </w:ins>
      <w:del w:id="508" w:author="Arash Tighbor" w:date="2016-01-30T11:46:00Z">
        <w:r w:rsidDel="008C48D1">
          <w:rPr>
            <w:rtl/>
          </w:rPr>
          <w:delText>طراح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شده</w:delText>
        </w:r>
      </w:del>
      <w:r>
        <w:rPr>
          <w:rtl/>
        </w:rPr>
        <w:t xml:space="preserve"> جهت ا</w:t>
      </w:r>
      <w:r>
        <w:rPr>
          <w:rFonts w:hint="cs"/>
          <w:rtl/>
        </w:rPr>
        <w:t>ین</w:t>
      </w:r>
      <w:r>
        <w:rPr>
          <w:rtl/>
        </w:rPr>
        <w:t xml:space="preserve"> پروژه اطلاعات ورود</w:t>
      </w:r>
      <w:r>
        <w:rPr>
          <w:rFonts w:hint="cs"/>
          <w:rtl/>
        </w:rPr>
        <w:t>ی</w:t>
      </w:r>
      <w:r>
        <w:rPr>
          <w:rtl/>
        </w:rPr>
        <w:t xml:space="preserve"> به طبقه </w:t>
      </w:r>
      <w:ins w:id="509" w:author="Arash Tighbor" w:date="2016-01-30T11:46:00Z">
        <w:r w:rsidR="008C48D1">
          <w:rPr>
            <w:rtl/>
          </w:rPr>
          <w:t>تقو</w:t>
        </w:r>
        <w:r w:rsidR="008C48D1">
          <w:rPr>
            <w:rFonts w:hint="cs"/>
            <w:rtl/>
          </w:rPr>
          <w:t>یت‌کننده</w:t>
        </w:r>
      </w:ins>
      <w:del w:id="510" w:author="Arash Tighbor" w:date="2016-01-30T11:46:00Z">
        <w:r w:rsidDel="008C48D1">
          <w:rPr>
            <w:rtl/>
          </w:rPr>
          <w:delText>تقو</w:delText>
        </w:r>
        <w:r w:rsidDel="008C48D1">
          <w:rPr>
            <w:rFonts w:hint="cs"/>
            <w:rtl/>
          </w:rPr>
          <w:delText>یت</w:delText>
        </w:r>
        <w:r w:rsidDel="008C48D1">
          <w:rPr>
            <w:rtl/>
          </w:rPr>
          <w:delText xml:space="preserve"> کننده</w:delText>
        </w:r>
      </w:del>
      <w:r>
        <w:rPr>
          <w:rtl/>
        </w:rPr>
        <w:t xml:space="preserve"> (</w:t>
      </w:r>
      <w:r>
        <w:t>AMP</w:t>
      </w:r>
      <w:r>
        <w:rPr>
          <w:rtl/>
        </w:rPr>
        <w:t>) از طر</w:t>
      </w:r>
      <w:r>
        <w:rPr>
          <w:rFonts w:hint="cs"/>
          <w:rtl/>
        </w:rPr>
        <w:t>یق</w:t>
      </w:r>
      <w:r>
        <w:rPr>
          <w:rtl/>
        </w:rPr>
        <w:t xml:space="preserve"> خروج</w:t>
      </w:r>
      <w:r>
        <w:rPr>
          <w:rFonts w:hint="cs"/>
          <w:rtl/>
        </w:rPr>
        <w:t>ی</w:t>
      </w:r>
      <w:r>
        <w:rPr>
          <w:rtl/>
        </w:rPr>
        <w:t xml:space="preserve"> کارت صدا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ATM</w:t>
      </w:r>
      <w:r>
        <w:rPr>
          <w:rtl/>
        </w:rPr>
        <w:t xml:space="preserve">  ته</w:t>
      </w:r>
      <w:r>
        <w:rPr>
          <w:rFonts w:hint="cs"/>
          <w:rtl/>
        </w:rPr>
        <w:t>یه</w:t>
      </w:r>
      <w:r>
        <w:rPr>
          <w:rtl/>
        </w:rPr>
        <w:t xml:space="preserve"> </w:t>
      </w:r>
      <w:ins w:id="511" w:author="Arash Tighbor" w:date="2016-01-30T11:46:00Z">
        <w:r w:rsidR="008C48D1">
          <w:rPr>
            <w:rtl/>
          </w:rPr>
          <w:t>م</w:t>
        </w:r>
        <w:r w:rsidR="008C48D1">
          <w:rPr>
            <w:rFonts w:hint="cs"/>
            <w:rtl/>
          </w:rPr>
          <w:t>ی‌گردد</w:t>
        </w:r>
      </w:ins>
      <w:del w:id="512" w:author="Arash Tighbor" w:date="2016-01-30T11:46:00Z">
        <w:r w:rsidDel="008C48D1">
          <w:rPr>
            <w:rtl/>
          </w:rPr>
          <w:delText>م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گردد</w:delText>
        </w:r>
      </w:del>
      <w:del w:id="513" w:author="Arash Tighbor" w:date="2016-01-30T07:54:00Z">
        <w:r w:rsidDel="00BE08CA">
          <w:rPr>
            <w:rtl/>
          </w:rPr>
          <w:delText xml:space="preserve"> </w:delText>
        </w:r>
      </w:del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انتقال ا</w:t>
      </w:r>
      <w:r>
        <w:rPr>
          <w:rFonts w:hint="cs"/>
          <w:rtl/>
        </w:rPr>
        <w:t>ین</w:t>
      </w:r>
      <w:r>
        <w:rPr>
          <w:rtl/>
        </w:rPr>
        <w:t xml:space="preserve"> داده</w:t>
      </w:r>
      <w:ins w:id="514" w:author="Arash Tighbor" w:date="2016-01-30T07:55:00Z">
        <w:r w:rsidR="00C9267F">
          <w:rPr>
            <w:rFonts w:hint="cs"/>
            <w:rtl/>
          </w:rPr>
          <w:t>،</w:t>
        </w:r>
      </w:ins>
      <w:r>
        <w:rPr>
          <w:rtl/>
        </w:rPr>
        <w:t xml:space="preserve"> از کابل 3 رشته مخصوص انتقال صوت استر</w:t>
      </w:r>
      <w:r>
        <w:rPr>
          <w:rFonts w:hint="cs"/>
          <w:rtl/>
        </w:rPr>
        <w:t>یو</w:t>
      </w:r>
      <w:r>
        <w:rPr>
          <w:rtl/>
        </w:rPr>
        <w:t xml:space="preserve"> (با حداقل توان موجود) </w:t>
      </w:r>
      <w:ins w:id="515" w:author="Arash Tighbor" w:date="2016-01-30T11:46:00Z">
        <w:r w:rsidR="008C48D1">
          <w:rPr>
            <w:rtl/>
          </w:rPr>
          <w:t>درحال</w:t>
        </w:r>
        <w:r w:rsidR="008C48D1">
          <w:rPr>
            <w:rFonts w:hint="cs"/>
            <w:rtl/>
          </w:rPr>
          <w:t>ی‌که</w:t>
        </w:r>
      </w:ins>
      <w:del w:id="516" w:author="Arash Tighbor" w:date="2016-01-30T11:46:00Z">
        <w:r w:rsidDel="008C48D1">
          <w:rPr>
            <w:rtl/>
          </w:rPr>
          <w:delText>در حال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که</w:delText>
        </w:r>
      </w:del>
      <w:r>
        <w:rPr>
          <w:rtl/>
        </w:rPr>
        <w:t xml:space="preserve"> </w:t>
      </w:r>
      <w:ins w:id="517" w:author="Arash Tighbor" w:date="2016-01-30T07:55:00Z">
        <w:r w:rsidR="00C9267F">
          <w:rPr>
            <w:rFonts w:hint="cs"/>
            <w:rtl/>
          </w:rPr>
          <w:t xml:space="preserve">به </w:t>
        </w:r>
      </w:ins>
      <w:r>
        <w:rPr>
          <w:rtl/>
        </w:rPr>
        <w:t>دو سر آن جک استر</w:t>
      </w:r>
      <w:r>
        <w:rPr>
          <w:rFonts w:hint="cs"/>
          <w:rtl/>
        </w:rPr>
        <w:t>یو</w:t>
      </w:r>
      <w:r>
        <w:rPr>
          <w:rtl/>
        </w:rPr>
        <w:t xml:space="preserve"> نر</w:t>
      </w:r>
      <w:r>
        <w:rPr>
          <w:rFonts w:hint="cs"/>
          <w:rtl/>
        </w:rPr>
        <w:t>ی</w:t>
      </w:r>
      <w:r>
        <w:rPr>
          <w:rtl/>
        </w:rPr>
        <w:t xml:space="preserve"> صدا {</w:t>
      </w:r>
      <w:r>
        <w:t>1/8" tip –ring-sleeve (TRS) 3.5mm</w:t>
      </w:r>
      <w:r>
        <w:rPr>
          <w:rtl/>
        </w:rPr>
        <w:t>}</w:t>
      </w:r>
      <w:r>
        <w:rPr>
          <w:rFonts w:hint="cs"/>
          <w:rtl/>
        </w:rPr>
        <w:t xml:space="preserve"> </w:t>
      </w:r>
      <w:r>
        <w:rPr>
          <w:rtl/>
        </w:rPr>
        <w:t>وصل شده استفاده</w:t>
      </w:r>
      <w:del w:id="518" w:author="Arash Tighbor" w:date="2016-01-30T11:14:00Z">
        <w:r w:rsidDel="009B4610">
          <w:rPr>
            <w:rtl/>
          </w:rPr>
          <w:delText xml:space="preserve"> </w:delText>
        </w:r>
        <w:r w:rsidDel="009B4610">
          <w:rPr>
            <w:rtl/>
          </w:rPr>
          <w:br/>
        </w:r>
      </w:del>
      <w:ins w:id="519" w:author="Arash Tighbor" w:date="2016-01-30T11:14:00Z">
        <w:r w:rsidR="009B4610">
          <w:rPr>
            <w:rFonts w:hint="cs"/>
            <w:rtl/>
          </w:rPr>
          <w:t xml:space="preserve"> </w:t>
        </w:r>
      </w:ins>
      <w:r>
        <w:rPr>
          <w:rtl/>
        </w:rPr>
        <w:t>م</w:t>
      </w:r>
      <w:r>
        <w:rPr>
          <w:rFonts w:hint="cs"/>
          <w:rtl/>
        </w:rPr>
        <w:t>ی‌</w:t>
      </w:r>
      <w:r>
        <w:rPr>
          <w:rtl/>
        </w:rPr>
        <w:t>گردد</w:t>
      </w:r>
      <w:del w:id="520" w:author="Arash Tighbor" w:date="2016-01-30T07:54:00Z">
        <w:r w:rsidDel="00BE08CA">
          <w:rPr>
            <w:rtl/>
          </w:rPr>
          <w:delText xml:space="preserve"> </w:delText>
        </w:r>
      </w:del>
      <w:r>
        <w:rPr>
          <w:rtl/>
        </w:rPr>
        <w:t>.</w:t>
      </w:r>
    </w:p>
    <w:p w:rsidR="00687DD8" w:rsidRDefault="00687DD8" w:rsidP="008C48D1">
      <w:pPr>
        <w:pStyle w:val="Heading3"/>
      </w:pPr>
      <w:bookmarkStart w:id="521" w:name="_Toc441913947"/>
      <w:bookmarkStart w:id="522" w:name="_Toc442175812"/>
      <w:r>
        <w:lastRenderedPageBreak/>
        <w:t>AMPLIFIRE</w:t>
      </w:r>
      <w:bookmarkEnd w:id="521"/>
      <w:bookmarkEnd w:id="522"/>
      <w:r>
        <w:rPr>
          <w:rFonts w:cs="B Nazanin"/>
          <w:rtl/>
        </w:rPr>
        <w:t xml:space="preserve"> </w:t>
      </w:r>
    </w:p>
    <w:p w:rsidR="00687DD8" w:rsidRDefault="00687DD8">
      <w:pPr>
        <w:ind w:left="531"/>
        <w:rPr>
          <w:rtl/>
        </w:rPr>
        <w:pPrChange w:id="523" w:author="Arash Tighbor" w:date="2016-01-30T11:14:00Z">
          <w:pPr/>
        </w:pPrChange>
      </w:pPr>
      <w:r>
        <w:rPr>
          <w:rFonts w:hint="cs"/>
          <w:rtl/>
        </w:rPr>
        <w:t>طبقه</w:t>
      </w:r>
      <w:r>
        <w:rPr>
          <w:rtl/>
        </w:rPr>
        <w:t xml:space="preserve"> </w:t>
      </w:r>
      <w:ins w:id="524" w:author="Arash Tighbor" w:date="2016-01-30T11:46:00Z">
        <w:r w:rsidR="008C48D1">
          <w:rPr>
            <w:rtl/>
          </w:rPr>
          <w:t>تقو</w:t>
        </w:r>
        <w:r w:rsidR="008C48D1">
          <w:rPr>
            <w:rFonts w:hint="cs"/>
            <w:rtl/>
          </w:rPr>
          <w:t>یت‌کننده</w:t>
        </w:r>
      </w:ins>
      <w:del w:id="525" w:author="Arash Tighbor" w:date="2016-01-30T11:46:00Z">
        <w:r w:rsidDel="008C48D1">
          <w:rPr>
            <w:rtl/>
          </w:rPr>
          <w:delText>تقو</w:delText>
        </w:r>
        <w:r w:rsidDel="008C48D1">
          <w:rPr>
            <w:rFonts w:hint="cs"/>
            <w:rtl/>
          </w:rPr>
          <w:delText>یت</w:delText>
        </w:r>
        <w:r w:rsidDel="008C48D1">
          <w:rPr>
            <w:rtl/>
          </w:rPr>
          <w:delText xml:space="preserve"> کننده</w:delText>
        </w:r>
      </w:del>
      <w:r>
        <w:rPr>
          <w:rtl/>
        </w:rPr>
        <w:t xml:space="preserve"> </w:t>
      </w:r>
      <w:ins w:id="526" w:author="Arash Tighbor" w:date="2016-01-30T11:46:00Z">
        <w:r w:rsidR="008C48D1">
          <w:rPr>
            <w:rtl/>
          </w:rPr>
          <w:t>ته</w:t>
        </w:r>
        <w:r w:rsidR="008C48D1">
          <w:rPr>
            <w:rFonts w:hint="cs"/>
            <w:rtl/>
          </w:rPr>
          <w:t>یه‌شده</w:t>
        </w:r>
      </w:ins>
      <w:del w:id="527" w:author="Arash Tighbor" w:date="2016-01-30T11:46:00Z">
        <w:r w:rsidDel="008C48D1">
          <w:rPr>
            <w:rtl/>
          </w:rPr>
          <w:delText>ته</w:delText>
        </w:r>
        <w:r w:rsidDel="008C48D1">
          <w:rPr>
            <w:rFonts w:hint="cs"/>
            <w:rtl/>
          </w:rPr>
          <w:delText>یه</w:delText>
        </w:r>
        <w:r w:rsidDel="008C48D1">
          <w:rPr>
            <w:rtl/>
          </w:rPr>
          <w:delText xml:space="preserve"> شده</w:delText>
        </w:r>
      </w:del>
      <w:r>
        <w:rPr>
          <w:rtl/>
        </w:rPr>
        <w:t xml:space="preserve"> علاوه بر ورود</w:t>
      </w:r>
      <w:r>
        <w:rPr>
          <w:rFonts w:hint="cs"/>
          <w:rtl/>
        </w:rPr>
        <w:t>ی</w:t>
      </w:r>
      <w:r>
        <w:rPr>
          <w:rtl/>
        </w:rPr>
        <w:t xml:space="preserve"> اطلاعات از </w:t>
      </w:r>
      <w:r>
        <w:t>PC</w:t>
      </w:r>
      <w:r>
        <w:rPr>
          <w:rtl/>
        </w:rPr>
        <w:t xml:space="preserve"> با</w:t>
      </w:r>
      <w:r>
        <w:rPr>
          <w:rFonts w:hint="cs"/>
          <w:rtl/>
        </w:rPr>
        <w:t>ید</w:t>
      </w:r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اتصال به شبکه توان خودپرداز با ولتاژ </w:t>
      </w:r>
      <w:del w:id="528" w:author="Arash Tighbor" w:date="2016-01-30T11:14:00Z">
        <w:r w:rsidDel="009B4610">
          <w:br/>
        </w:r>
      </w:del>
      <w:r>
        <w:t>5VDC</w:t>
      </w:r>
      <w:r>
        <w:rPr>
          <w:rtl/>
        </w:rPr>
        <w:t xml:space="preserve"> </w:t>
      </w:r>
      <w:ins w:id="529" w:author="Arash Tighbor" w:date="2016-01-30T07:55:00Z">
        <w:r w:rsidR="00C9267F">
          <w:rPr>
            <w:rFonts w:hint="cs"/>
            <w:rtl/>
          </w:rPr>
          <w:t xml:space="preserve">نیز </w:t>
        </w:r>
      </w:ins>
      <w:r>
        <w:rPr>
          <w:rtl/>
        </w:rPr>
        <w:t>باشد</w:t>
      </w:r>
      <w:del w:id="530" w:author="Arash Tighbor" w:date="2016-01-30T07:55:00Z">
        <w:r w:rsidDel="00C9267F">
          <w:rPr>
            <w:rtl/>
          </w:rPr>
          <w:delText xml:space="preserve"> </w:delText>
        </w:r>
      </w:del>
      <w:r>
        <w:rPr>
          <w:rtl/>
        </w:rPr>
        <w:t>. ا</w:t>
      </w:r>
      <w:r>
        <w:rPr>
          <w:rFonts w:hint="cs"/>
          <w:rtl/>
        </w:rPr>
        <w:t>ین</w:t>
      </w:r>
      <w:r>
        <w:rPr>
          <w:rtl/>
        </w:rPr>
        <w:t xml:space="preserve"> طبقه دارا</w:t>
      </w:r>
      <w:r>
        <w:rPr>
          <w:rFonts w:hint="cs"/>
          <w:rtl/>
        </w:rPr>
        <w:t>ی</w:t>
      </w:r>
      <w:r>
        <w:rPr>
          <w:rtl/>
        </w:rPr>
        <w:t xml:space="preserve"> توان خروج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3W</w:t>
      </w:r>
      <w:r>
        <w:rPr>
          <w:rtl/>
        </w:rPr>
        <w:t xml:space="preserve"> </w:t>
      </w:r>
      <w:ins w:id="531" w:author="Arash Tighbor" w:date="2016-01-30T11:46:00Z">
        <w:r w:rsidR="008C48D1">
          <w:rPr>
            <w:rtl/>
          </w:rPr>
          <w:t>به‌صورت</w:t>
        </w:r>
      </w:ins>
      <w:del w:id="532" w:author="Arash Tighbor" w:date="2016-01-30T11:46:00Z">
        <w:r w:rsidDel="008C48D1">
          <w:rPr>
            <w:rtl/>
          </w:rPr>
          <w:delText>به صورت</w:delText>
        </w:r>
      </w:del>
      <w:r>
        <w:rPr>
          <w:rtl/>
        </w:rPr>
        <w:t xml:space="preserve"> استر</w:t>
      </w:r>
      <w:r>
        <w:rPr>
          <w:rFonts w:hint="cs"/>
          <w:rtl/>
        </w:rPr>
        <w:t>یو</w:t>
      </w:r>
      <w:r>
        <w:rPr>
          <w:rtl/>
        </w:rPr>
        <w:t xml:space="preserve"> و مناسب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ins w:id="533" w:author="Arash Tighbor" w:date="2016-01-30T11:46:00Z">
        <w:r w:rsidR="008C48D1">
          <w:rPr>
            <w:rtl/>
          </w:rPr>
          <w:t>بلندگوها</w:t>
        </w:r>
        <w:r w:rsidR="008C48D1">
          <w:rPr>
            <w:rFonts w:hint="cs"/>
            <w:rtl/>
          </w:rPr>
          <w:t>ی</w:t>
        </w:r>
      </w:ins>
      <w:del w:id="534" w:author="Arash Tighbor" w:date="2016-01-30T11:46:00Z">
        <w:r w:rsidDel="008C48D1">
          <w:rPr>
            <w:rtl/>
          </w:rPr>
          <w:delText>بلندگو ها</w:delText>
        </w:r>
        <w:r w:rsidDel="008C48D1">
          <w:rPr>
            <w:rFonts w:hint="cs"/>
            <w:rtl/>
          </w:rPr>
          <w:delText>ی</w:delText>
        </w:r>
      </w:del>
      <w:r>
        <w:rPr>
          <w:rtl/>
        </w:rPr>
        <w:t xml:space="preserve"> با </w:t>
      </w:r>
      <w:ins w:id="535" w:author="Arash Tighbor" w:date="2016-01-30T11:47:00Z">
        <w:r w:rsidR="008C48D1">
          <w:rPr>
            <w:rtl/>
          </w:rPr>
          <w:t>مقاومت</w:t>
        </w:r>
      </w:ins>
      <w:del w:id="536" w:author="Arash Tighbor" w:date="2016-01-30T11:47:00Z">
        <w:r w:rsidDel="008C48D1">
          <w:rPr>
            <w:rtl/>
          </w:rPr>
          <w:delText>مقاوت</w:delText>
        </w:r>
      </w:del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4Ω</w:t>
      </w:r>
      <w:r>
        <w:rPr>
          <w:rtl/>
        </w:rPr>
        <w:t xml:space="preserve"> </w:t>
      </w:r>
      <w:del w:id="537" w:author="Arash Tighbor" w:date="2016-01-30T07:55:00Z">
        <w:r w:rsidDel="00C9267F">
          <w:rPr>
            <w:rtl/>
          </w:rPr>
          <w:delText>م</w:delText>
        </w:r>
        <w:r w:rsidDel="00C9267F">
          <w:rPr>
            <w:rFonts w:hint="cs"/>
            <w:rtl/>
          </w:rPr>
          <w:delText>ی</w:delText>
        </w:r>
        <w:r w:rsidDel="00C9267F">
          <w:rPr>
            <w:rtl/>
          </w:rPr>
          <w:delText xml:space="preserve"> باشد .</w:delText>
        </w:r>
      </w:del>
      <w:ins w:id="538" w:author="Arash Tighbor" w:date="2016-01-30T07:55:00Z">
        <w:r w:rsidR="00C9267F">
          <w:rPr>
            <w:rFonts w:hint="cs"/>
            <w:rtl/>
          </w:rPr>
          <w:t>است.</w:t>
        </w:r>
      </w:ins>
    </w:p>
    <w:p w:rsidR="00687DD8" w:rsidRDefault="00687DD8" w:rsidP="008C48D1">
      <w:pPr>
        <w:pStyle w:val="Heading3"/>
      </w:pPr>
      <w:bookmarkStart w:id="539" w:name="_Toc441913948"/>
      <w:bookmarkStart w:id="540" w:name="_Toc442175813"/>
      <w:r>
        <w:t>SPEAKER</w:t>
      </w:r>
      <w:bookmarkEnd w:id="539"/>
      <w:bookmarkEnd w:id="540"/>
    </w:p>
    <w:p w:rsidR="00687DD8" w:rsidRDefault="00687DD8">
      <w:pPr>
        <w:ind w:left="531"/>
        <w:rPr>
          <w:rtl/>
        </w:rPr>
        <w:pPrChange w:id="541" w:author="Arash Tighbor" w:date="2016-01-30T11:14:00Z">
          <w:pPr/>
        </w:pPrChange>
      </w:pPr>
      <w:r>
        <w:rPr>
          <w:rFonts w:hint="cs"/>
          <w:rtl/>
        </w:rPr>
        <w:t>بلندگو</w:t>
      </w:r>
      <w:r>
        <w:rPr>
          <w:rtl/>
        </w:rPr>
        <w:t xml:space="preserve"> با مقاومت ورود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4Ω</w:t>
      </w:r>
      <w:r>
        <w:rPr>
          <w:rtl/>
        </w:rPr>
        <w:t xml:space="preserve"> و حداقل با توان </w:t>
      </w:r>
      <w:r>
        <w:t>3W</w:t>
      </w:r>
      <w:r>
        <w:rPr>
          <w:rtl/>
        </w:rPr>
        <w:t xml:space="preserve"> با اندازه </w:t>
      </w:r>
      <w:r>
        <w:t>90mm</w:t>
      </w:r>
      <w:r>
        <w:rPr>
          <w:rFonts w:hint="cs"/>
          <w:rtl/>
        </w:rPr>
        <w:t>×</w:t>
      </w:r>
      <w:r>
        <w:t>50mm</w:t>
      </w:r>
      <w:r>
        <w:rPr>
          <w:rtl/>
        </w:rPr>
        <w:t xml:space="preserve"> </w:t>
      </w:r>
      <w:ins w:id="542" w:author="Arash Tighbor" w:date="2016-01-30T11:47:00Z">
        <w:r w:rsidR="008C48D1">
          <w:rPr>
            <w:rtl/>
          </w:rPr>
          <w:t>ته</w:t>
        </w:r>
        <w:r w:rsidR="008C48D1">
          <w:rPr>
            <w:rFonts w:hint="cs"/>
            <w:rtl/>
          </w:rPr>
          <w:t>یه‌شده</w:t>
        </w:r>
      </w:ins>
      <w:del w:id="543" w:author="Arash Tighbor" w:date="2016-01-30T11:47:00Z">
        <w:r w:rsidDel="008C48D1">
          <w:rPr>
            <w:rtl/>
          </w:rPr>
          <w:delText>ته</w:delText>
        </w:r>
        <w:r w:rsidDel="008C48D1">
          <w:rPr>
            <w:rFonts w:hint="cs"/>
            <w:rtl/>
          </w:rPr>
          <w:delText>یه</w:delText>
        </w:r>
        <w:r w:rsidDel="008C48D1">
          <w:rPr>
            <w:rtl/>
          </w:rPr>
          <w:delText xml:space="preserve"> شده</w:delText>
        </w:r>
      </w:del>
      <w:r>
        <w:rPr>
          <w:rtl/>
        </w:rPr>
        <w:t xml:space="preserve"> است</w:t>
      </w:r>
      <w:del w:id="544" w:author="Arash Tighbor" w:date="2016-01-30T07:56:00Z">
        <w:r w:rsidDel="00C9267F">
          <w:rPr>
            <w:rtl/>
          </w:rPr>
          <w:delText xml:space="preserve"> </w:delText>
        </w:r>
      </w:del>
      <w:r>
        <w:rPr>
          <w:rtl/>
        </w:rPr>
        <w:t xml:space="preserve">. ارتباط </w:t>
      </w:r>
      <w:ins w:id="545" w:author="Arash Tighbor" w:date="2016-01-30T11:47:00Z">
        <w:r w:rsidR="008C48D1">
          <w:rPr>
            <w:rtl/>
          </w:rPr>
          <w:t>بلندگو</w:t>
        </w:r>
      </w:ins>
      <w:del w:id="546" w:author="Arash Tighbor" w:date="2016-01-30T11:47:00Z">
        <w:r w:rsidDel="008C48D1">
          <w:rPr>
            <w:rtl/>
          </w:rPr>
          <w:delText>بلند گو</w:delText>
        </w:r>
      </w:del>
      <w:r>
        <w:rPr>
          <w:rtl/>
        </w:rPr>
        <w:t xml:space="preserve"> و طبقه </w:t>
      </w:r>
      <w:ins w:id="547" w:author="Arash Tighbor" w:date="2016-01-30T11:47:00Z">
        <w:r w:rsidR="008C48D1">
          <w:rPr>
            <w:rtl/>
          </w:rPr>
          <w:t>تقو</w:t>
        </w:r>
        <w:r w:rsidR="008C48D1">
          <w:rPr>
            <w:rFonts w:hint="cs"/>
            <w:rtl/>
          </w:rPr>
          <w:t>یت‌کننده</w:t>
        </w:r>
      </w:ins>
      <w:del w:id="548" w:author="Arash Tighbor" w:date="2016-01-30T11:47:00Z">
        <w:r w:rsidDel="008C48D1">
          <w:rPr>
            <w:rtl/>
          </w:rPr>
          <w:delText>تقو</w:delText>
        </w:r>
        <w:r w:rsidDel="008C48D1">
          <w:rPr>
            <w:rFonts w:hint="cs"/>
            <w:rtl/>
          </w:rPr>
          <w:delText>یت</w:delText>
        </w:r>
        <w:r w:rsidDel="008C48D1">
          <w:rPr>
            <w:rtl/>
          </w:rPr>
          <w:delText xml:space="preserve"> کننده</w:delText>
        </w:r>
      </w:del>
      <w:r>
        <w:rPr>
          <w:rtl/>
        </w:rPr>
        <w:t xml:space="preserve">  از طر</w:t>
      </w:r>
      <w:r>
        <w:rPr>
          <w:rFonts w:hint="cs"/>
          <w:rtl/>
        </w:rPr>
        <w:t>یق</w:t>
      </w:r>
      <w:r>
        <w:rPr>
          <w:rtl/>
        </w:rPr>
        <w:t xml:space="preserve"> کابل 2 رشته (</w:t>
      </w:r>
      <w:del w:id="549" w:author="Arash Tighbor" w:date="2016-01-30T07:56:00Z">
        <w:r w:rsidDel="00C9267F">
          <w:rPr>
            <w:rtl/>
          </w:rPr>
          <w:delText xml:space="preserve"> </w:delText>
        </w:r>
      </w:del>
      <w:r>
        <w:rPr>
          <w:rtl/>
        </w:rPr>
        <w:t>با حداقل توان موجود</w:t>
      </w:r>
      <w:del w:id="550" w:author="Arash Tighbor" w:date="2016-01-30T07:56:00Z">
        <w:r w:rsidDel="00C9267F">
          <w:rPr>
            <w:rtl/>
          </w:rPr>
          <w:delText xml:space="preserve"> </w:delText>
        </w:r>
      </w:del>
      <w:r>
        <w:rPr>
          <w:rtl/>
        </w:rPr>
        <w:t>) ترج</w:t>
      </w:r>
      <w:r>
        <w:rPr>
          <w:rFonts w:hint="cs"/>
          <w:rtl/>
        </w:rPr>
        <w:t>یحا</w:t>
      </w:r>
      <w:ins w:id="551" w:author="Arash Tighbor" w:date="2016-01-30T07:56:00Z">
        <w:r w:rsidR="00C9267F">
          <w:rPr>
            <w:rFonts w:hint="cs"/>
            <w:rtl/>
          </w:rPr>
          <w:t>ً</w:t>
        </w:r>
      </w:ins>
      <w:r>
        <w:rPr>
          <w:rtl/>
        </w:rPr>
        <w:t xml:space="preserve"> س</w:t>
      </w:r>
      <w:r>
        <w:rPr>
          <w:rFonts w:hint="cs"/>
          <w:rtl/>
        </w:rPr>
        <w:t>یم</w:t>
      </w:r>
      <w:r>
        <w:rPr>
          <w:rtl/>
        </w:rPr>
        <w:t xml:space="preserve"> افشان </w:t>
      </w:r>
      <w:ins w:id="552" w:author="Arash Tighbor" w:date="2016-01-30T11:47:00Z">
        <w:r w:rsidR="008C48D1">
          <w:rPr>
            <w:rtl/>
          </w:rPr>
          <w:t>درحال</w:t>
        </w:r>
        <w:r w:rsidR="008C48D1">
          <w:rPr>
            <w:rFonts w:hint="cs"/>
            <w:rtl/>
          </w:rPr>
          <w:t>ی‌که</w:t>
        </w:r>
      </w:ins>
      <w:del w:id="553" w:author="Arash Tighbor" w:date="2016-01-30T11:47:00Z">
        <w:r w:rsidDel="008C48D1">
          <w:rPr>
            <w:rtl/>
          </w:rPr>
          <w:delText>در حال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که</w:delText>
        </w:r>
      </w:del>
      <w:r>
        <w:rPr>
          <w:rtl/>
        </w:rPr>
        <w:t xml:space="preserve"> به </w:t>
      </w:r>
      <w:ins w:id="554" w:author="Arash Tighbor" w:date="2016-01-30T11:47:00Z">
        <w:r w:rsidR="008C48D1">
          <w:rPr>
            <w:rFonts w:hint="cs"/>
            <w:rtl/>
          </w:rPr>
          <w:t>یک سر</w:t>
        </w:r>
      </w:ins>
      <w:del w:id="555" w:author="Arash Tighbor" w:date="2016-01-30T11:47:00Z">
        <w:r w:rsidDel="008C48D1">
          <w:rPr>
            <w:rFonts w:hint="cs"/>
            <w:rtl/>
          </w:rPr>
          <w:delText>یک</w:delText>
        </w:r>
        <w:r w:rsidDel="008C48D1">
          <w:rPr>
            <w:rtl/>
          </w:rPr>
          <w:delText xml:space="preserve"> سر</w:delText>
        </w:r>
      </w:del>
      <w:r>
        <w:rPr>
          <w:rtl/>
        </w:rPr>
        <w:t xml:space="preserve"> آن ف</w:t>
      </w:r>
      <w:r>
        <w:rPr>
          <w:rFonts w:hint="cs"/>
          <w:rtl/>
        </w:rPr>
        <w:t>یش</w:t>
      </w:r>
      <w:r>
        <w:rPr>
          <w:rtl/>
        </w:rPr>
        <w:t xml:space="preserve"> نر</w:t>
      </w:r>
      <w:r>
        <w:rPr>
          <w:rFonts w:hint="cs"/>
          <w:rtl/>
        </w:rPr>
        <w:t>ی</w:t>
      </w:r>
      <w:r>
        <w:rPr>
          <w:rtl/>
        </w:rPr>
        <w:t xml:space="preserve"> مونو  {</w:t>
      </w:r>
      <w:r w:rsidR="00A814AD">
        <w:t xml:space="preserve">1/8" </w:t>
      </w:r>
      <w:r>
        <w:t>tip –ring- (RS) 3.5mm</w:t>
      </w:r>
      <w:r>
        <w:rPr>
          <w:rtl/>
        </w:rPr>
        <w:t>} و سر د</w:t>
      </w:r>
      <w:r>
        <w:rPr>
          <w:rFonts w:hint="cs"/>
          <w:rtl/>
        </w:rPr>
        <w:t>یگر</w:t>
      </w:r>
      <w:r>
        <w:rPr>
          <w:rtl/>
        </w:rPr>
        <w:t xml:space="preserve"> 2 </w:t>
      </w:r>
      <w:r>
        <w:rPr>
          <w:rFonts w:hint="cs"/>
          <w:rtl/>
        </w:rPr>
        <w:t>عدد</w:t>
      </w:r>
      <w:r>
        <w:rPr>
          <w:rtl/>
        </w:rPr>
        <w:t xml:space="preserve"> ف</w:t>
      </w:r>
      <w:r>
        <w:rPr>
          <w:rFonts w:hint="cs"/>
          <w:rtl/>
        </w:rPr>
        <w:t>یش</w:t>
      </w:r>
      <w:r>
        <w:rPr>
          <w:rtl/>
        </w:rPr>
        <w:t xml:space="preserve"> تخت </w:t>
      </w:r>
      <w:r w:rsidR="00A814AD">
        <w:t>3</w:t>
      </w:r>
      <w:r>
        <w:t>mm</w:t>
      </w:r>
      <w:r>
        <w:rPr>
          <w:rtl/>
        </w:rPr>
        <w:t xml:space="preserve"> نصب گرد</w:t>
      </w:r>
      <w:r>
        <w:rPr>
          <w:rFonts w:hint="cs"/>
          <w:rtl/>
        </w:rPr>
        <w:t>یده</w:t>
      </w:r>
      <w:r>
        <w:rPr>
          <w:rtl/>
        </w:rPr>
        <w:t xml:space="preserve"> م</w:t>
      </w:r>
      <w:r>
        <w:rPr>
          <w:rFonts w:hint="cs"/>
          <w:rtl/>
        </w:rPr>
        <w:t>یسر</w:t>
      </w:r>
      <w:r>
        <w:rPr>
          <w:rtl/>
        </w:rPr>
        <w:t xml:space="preserve"> </w:t>
      </w:r>
      <w:ins w:id="556" w:author="Arash Tighbor" w:date="2016-01-30T11:47:00Z">
        <w:r w:rsidR="008C48D1">
          <w:rPr>
            <w:rtl/>
          </w:rPr>
          <w:t>م</w:t>
        </w:r>
        <w:r w:rsidR="008C48D1">
          <w:rPr>
            <w:rFonts w:hint="cs"/>
            <w:rtl/>
          </w:rPr>
          <w:t>ی‌گردد</w:t>
        </w:r>
      </w:ins>
      <w:del w:id="557" w:author="Arash Tighbor" w:date="2016-01-30T11:47:00Z">
        <w:r w:rsidDel="008C48D1">
          <w:rPr>
            <w:rtl/>
          </w:rPr>
          <w:delText>م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گردد</w:delText>
        </w:r>
      </w:del>
      <w:r w:rsidR="00A814AD">
        <w:rPr>
          <w:rFonts w:hint="cs"/>
          <w:rtl/>
        </w:rPr>
        <w:t>.</w:t>
      </w:r>
      <w:r>
        <w:rPr>
          <w:rtl/>
        </w:rPr>
        <w:t xml:space="preserve"> </w:t>
      </w:r>
    </w:p>
    <w:p w:rsidR="00C9267F" w:rsidDel="00DB5487" w:rsidRDefault="00C9267F" w:rsidP="00A814AD">
      <w:pPr>
        <w:rPr>
          <w:del w:id="558" w:author="Arash Tighbor" w:date="2016-02-02T11:23:00Z"/>
          <w:rtl/>
        </w:rPr>
      </w:pPr>
    </w:p>
    <w:p w:rsidR="00A814AD" w:rsidRDefault="00A814AD" w:rsidP="008C48D1">
      <w:pPr>
        <w:pStyle w:val="Heading2"/>
        <w:rPr>
          <w:rtl/>
        </w:rPr>
      </w:pPr>
      <w:bookmarkStart w:id="559" w:name="_Toc441913949"/>
      <w:bookmarkStart w:id="560" w:name="_Toc442175814"/>
      <w:r>
        <w:rPr>
          <w:rtl/>
        </w:rPr>
        <w:t>جر</w:t>
      </w:r>
      <w:r>
        <w:rPr>
          <w:rFonts w:hint="cs"/>
          <w:rtl/>
        </w:rPr>
        <w:t>یان</w:t>
      </w:r>
      <w:r>
        <w:rPr>
          <w:rtl/>
        </w:rPr>
        <w:t xml:space="preserve"> انجام فرآ</w:t>
      </w:r>
      <w:r>
        <w:rPr>
          <w:rFonts w:hint="cs"/>
          <w:rtl/>
        </w:rPr>
        <w:t>یند</w:t>
      </w:r>
      <w:r>
        <w:rPr>
          <w:rtl/>
        </w:rPr>
        <w:t xml:space="preserve"> ساخت و نصب</w:t>
      </w:r>
      <w:bookmarkEnd w:id="559"/>
      <w:bookmarkEnd w:id="560"/>
    </w:p>
    <w:p w:rsidR="00C9267F" w:rsidRDefault="00A814AD">
      <w:pPr>
        <w:rPr>
          <w:ins w:id="561" w:author="Arash Tighbor" w:date="2016-01-30T11:15:00Z"/>
          <w:rtl/>
        </w:rPr>
        <w:pPrChange w:id="562" w:author="Arash Tighbor" w:date="2016-01-30T07:58:00Z">
          <w:pPr>
            <w:bidi w:val="0"/>
            <w:spacing w:line="276" w:lineRule="auto"/>
            <w:jc w:val="left"/>
          </w:pPr>
        </w:pPrChange>
      </w:pPr>
      <w:r>
        <w:rPr>
          <w:rFonts w:hint="cs"/>
          <w:rtl/>
        </w:rPr>
        <w:t>این</w:t>
      </w:r>
      <w:r>
        <w:rPr>
          <w:rtl/>
        </w:rPr>
        <w:t xml:space="preserve"> مستند با ا</w:t>
      </w:r>
      <w:r>
        <w:rPr>
          <w:rFonts w:hint="cs"/>
          <w:rtl/>
        </w:rPr>
        <w:t>ین</w:t>
      </w:r>
      <w:r>
        <w:rPr>
          <w:rtl/>
        </w:rPr>
        <w:t xml:space="preserve"> روش که ماژول مذکور در محل سازمان تول</w:t>
      </w:r>
      <w:r>
        <w:rPr>
          <w:rFonts w:hint="cs"/>
          <w:rtl/>
        </w:rPr>
        <w:t>ید</w:t>
      </w:r>
      <w:r>
        <w:rPr>
          <w:rtl/>
        </w:rPr>
        <w:t xml:space="preserve"> گردد</w:t>
      </w:r>
      <w:del w:id="563" w:author="Arash Tighbor" w:date="2016-01-30T07:59:00Z">
        <w:r w:rsidDel="00C9267F">
          <w:rPr>
            <w:rtl/>
          </w:rPr>
          <w:delText xml:space="preserve"> </w:delText>
        </w:r>
      </w:del>
      <w:r>
        <w:rPr>
          <w:rtl/>
        </w:rPr>
        <w:t xml:space="preserve">، </w:t>
      </w:r>
      <w:ins w:id="564" w:author="Arash Tighbor" w:date="2016-01-30T11:47:00Z">
        <w:r w:rsidR="008C48D1">
          <w:rPr>
            <w:rtl/>
          </w:rPr>
          <w:t>ته</w:t>
        </w:r>
        <w:r w:rsidR="008C48D1">
          <w:rPr>
            <w:rFonts w:hint="cs"/>
            <w:rtl/>
          </w:rPr>
          <w:t>یه‌شده</w:t>
        </w:r>
      </w:ins>
      <w:del w:id="565" w:author="Arash Tighbor" w:date="2016-01-30T11:47:00Z">
        <w:r w:rsidDel="008C48D1">
          <w:rPr>
            <w:rtl/>
          </w:rPr>
          <w:delText>ته</w:delText>
        </w:r>
        <w:r w:rsidDel="008C48D1">
          <w:rPr>
            <w:rFonts w:hint="cs"/>
            <w:rtl/>
          </w:rPr>
          <w:delText>یه</w:delText>
        </w:r>
        <w:r w:rsidDel="008C48D1">
          <w:rPr>
            <w:rtl/>
          </w:rPr>
          <w:delText xml:space="preserve"> شده</w:delText>
        </w:r>
      </w:del>
      <w:r>
        <w:rPr>
          <w:rtl/>
        </w:rPr>
        <w:t xml:space="preserve"> است</w:t>
      </w:r>
      <w:del w:id="566" w:author="Arash Tighbor" w:date="2016-01-30T07:59:00Z">
        <w:r w:rsidDel="00C9267F">
          <w:rPr>
            <w:rtl/>
          </w:rPr>
          <w:delText xml:space="preserve"> </w:delText>
        </w:r>
      </w:del>
      <w:r>
        <w:rPr>
          <w:rtl/>
        </w:rPr>
        <w:t>. در محل شعبه براکت بلندگو به همراه باق</w:t>
      </w:r>
      <w:r>
        <w:rPr>
          <w:rFonts w:hint="cs"/>
          <w:rtl/>
        </w:rPr>
        <w:t>ی</w:t>
      </w:r>
      <w:r>
        <w:rPr>
          <w:rtl/>
        </w:rPr>
        <w:t xml:space="preserve"> اجزا</w:t>
      </w:r>
      <w:r>
        <w:rPr>
          <w:rFonts w:hint="cs"/>
          <w:rtl/>
        </w:rPr>
        <w:t>ی</w:t>
      </w:r>
      <w:r>
        <w:rPr>
          <w:rtl/>
        </w:rPr>
        <w:t xml:space="preserve"> ماژول به رو</w:t>
      </w:r>
      <w:r>
        <w:rPr>
          <w:rFonts w:hint="cs"/>
          <w:rtl/>
        </w:rPr>
        <w:t>ی</w:t>
      </w:r>
      <w:r>
        <w:rPr>
          <w:rtl/>
        </w:rPr>
        <w:t xml:space="preserve"> دستگاه خودپرداز نصب </w:t>
      </w:r>
      <w:ins w:id="567" w:author="Arash Tighbor" w:date="2016-01-30T11:47:00Z">
        <w:r w:rsidR="008C48D1">
          <w:rPr>
            <w:rtl/>
          </w:rPr>
          <w:t>م</w:t>
        </w:r>
        <w:r w:rsidR="008C48D1">
          <w:rPr>
            <w:rFonts w:hint="cs"/>
            <w:rtl/>
          </w:rPr>
          <w:t>ی‌گردد</w:t>
        </w:r>
      </w:ins>
      <w:del w:id="568" w:author="Arash Tighbor" w:date="2016-01-30T11:47:00Z">
        <w:r w:rsidDel="008C48D1">
          <w:rPr>
            <w:rtl/>
          </w:rPr>
          <w:delText>م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گردد</w:delText>
        </w:r>
      </w:del>
      <w:r>
        <w:rPr>
          <w:rtl/>
        </w:rPr>
        <w:t xml:space="preserve"> و ارتباطات الکتر</w:t>
      </w:r>
      <w:r>
        <w:rPr>
          <w:rFonts w:hint="cs"/>
          <w:rtl/>
        </w:rPr>
        <w:t>یکی</w:t>
      </w:r>
      <w:r>
        <w:rPr>
          <w:rtl/>
        </w:rPr>
        <w:t xml:space="preserve"> </w:t>
      </w:r>
      <w:ins w:id="569" w:author="Arash Tighbor" w:date="2016-01-30T11:47:00Z">
        <w:r w:rsidR="008C48D1">
          <w:rPr>
            <w:rtl/>
          </w:rPr>
          <w:t>موردن</w:t>
        </w:r>
        <w:r w:rsidR="008C48D1">
          <w:rPr>
            <w:rFonts w:hint="cs"/>
            <w:rtl/>
          </w:rPr>
          <w:t>یاز</w:t>
        </w:r>
      </w:ins>
      <w:del w:id="570" w:author="Arash Tighbor" w:date="2016-01-30T11:47:00Z">
        <w:r w:rsidDel="008C48D1">
          <w:rPr>
            <w:rtl/>
          </w:rPr>
          <w:delText>مورد ن</w:delText>
        </w:r>
        <w:r w:rsidDel="008C48D1">
          <w:rPr>
            <w:rFonts w:hint="cs"/>
            <w:rtl/>
          </w:rPr>
          <w:delText>یاز</w:delText>
        </w:r>
      </w:del>
      <w:r>
        <w:rPr>
          <w:rtl/>
        </w:rPr>
        <w:t xml:space="preserve"> وصل </w:t>
      </w:r>
      <w:ins w:id="571" w:author="Arash Tighbor" w:date="2016-01-30T11:47:00Z">
        <w:r w:rsidR="008C48D1">
          <w:rPr>
            <w:rtl/>
          </w:rPr>
          <w:t>م</w:t>
        </w:r>
        <w:r w:rsidR="008C48D1">
          <w:rPr>
            <w:rFonts w:hint="cs"/>
            <w:rtl/>
          </w:rPr>
          <w:t>ی‌شوند</w:t>
        </w:r>
      </w:ins>
      <w:del w:id="572" w:author="Arash Tighbor" w:date="2016-01-30T11:47:00Z">
        <w:r w:rsidDel="008C48D1">
          <w:rPr>
            <w:rtl/>
          </w:rPr>
          <w:delText>م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شوند</w:delText>
        </w:r>
      </w:del>
      <w:r>
        <w:rPr>
          <w:rtl/>
        </w:rPr>
        <w:t>. براکت موجود رو</w:t>
      </w:r>
      <w:r>
        <w:rPr>
          <w:rFonts w:hint="cs"/>
          <w:rtl/>
        </w:rPr>
        <w:t>ی</w:t>
      </w:r>
      <w:r>
        <w:rPr>
          <w:rtl/>
        </w:rPr>
        <w:t xml:space="preserve"> دستگاه </w:t>
      </w:r>
      <w:ins w:id="573" w:author="Arash Tighbor" w:date="2016-01-30T11:47:00Z">
        <w:r w:rsidR="008C48D1">
          <w:rPr>
            <w:rtl/>
          </w:rPr>
          <w:t>بازم</w:t>
        </w:r>
        <w:r w:rsidR="008C48D1">
          <w:rPr>
            <w:rFonts w:hint="cs"/>
            <w:rtl/>
          </w:rPr>
          <w:t>ی‌گردد</w:t>
        </w:r>
      </w:ins>
      <w:del w:id="574" w:author="Arash Tighbor" w:date="2016-01-30T11:47:00Z">
        <w:r w:rsidDel="008C48D1">
          <w:rPr>
            <w:rtl/>
          </w:rPr>
          <w:delText>باز م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گردد</w:delText>
        </w:r>
      </w:del>
      <w:r>
        <w:rPr>
          <w:rtl/>
        </w:rPr>
        <w:t xml:space="preserve"> و جهت تجه</w:t>
      </w:r>
      <w:r>
        <w:rPr>
          <w:rFonts w:hint="cs"/>
          <w:rtl/>
        </w:rPr>
        <w:t>یز</w:t>
      </w:r>
      <w:r>
        <w:rPr>
          <w:rtl/>
        </w:rPr>
        <w:t xml:space="preserve"> ب</w:t>
      </w:r>
      <w:r>
        <w:rPr>
          <w:rFonts w:hint="cs"/>
          <w:rtl/>
        </w:rPr>
        <w:t>ه</w:t>
      </w:r>
      <w:r>
        <w:rPr>
          <w:rtl/>
        </w:rPr>
        <w:t xml:space="preserve"> شرکت عودت </w:t>
      </w:r>
      <w:ins w:id="575" w:author="Arash Tighbor" w:date="2016-01-30T11:47:00Z">
        <w:r w:rsidR="008C48D1">
          <w:rPr>
            <w:rtl/>
          </w:rPr>
          <w:t>م</w:t>
        </w:r>
        <w:r w:rsidR="008C48D1">
          <w:rPr>
            <w:rFonts w:hint="cs"/>
            <w:rtl/>
          </w:rPr>
          <w:t>ی‌گردد</w:t>
        </w:r>
      </w:ins>
      <w:del w:id="576" w:author="Arash Tighbor" w:date="2016-01-30T11:47:00Z">
        <w:r w:rsidDel="008C48D1">
          <w:rPr>
            <w:rtl/>
          </w:rPr>
          <w:delText>م</w:delText>
        </w:r>
        <w:r w:rsidDel="008C48D1">
          <w:rPr>
            <w:rFonts w:hint="cs"/>
            <w:rtl/>
          </w:rPr>
          <w:delText>ی</w:delText>
        </w:r>
        <w:r w:rsidDel="008C48D1">
          <w:rPr>
            <w:rtl/>
          </w:rPr>
          <w:delText xml:space="preserve"> گردد</w:delText>
        </w:r>
      </w:del>
      <w:r>
        <w:rPr>
          <w:rtl/>
        </w:rPr>
        <w:t xml:space="preserve"> . ا</w:t>
      </w:r>
      <w:r>
        <w:rPr>
          <w:rFonts w:hint="cs"/>
          <w:rtl/>
        </w:rPr>
        <w:t>ین</w:t>
      </w:r>
      <w:r>
        <w:rPr>
          <w:rtl/>
        </w:rPr>
        <w:t xml:space="preserve"> روش با ا</w:t>
      </w:r>
      <w:r>
        <w:rPr>
          <w:rFonts w:hint="cs"/>
          <w:rtl/>
        </w:rPr>
        <w:t>ین</w:t>
      </w:r>
      <w:r>
        <w:rPr>
          <w:rtl/>
        </w:rPr>
        <w:t xml:space="preserve"> رو</w:t>
      </w:r>
      <w:r>
        <w:rPr>
          <w:rFonts w:hint="cs"/>
          <w:rtl/>
        </w:rPr>
        <w:t>یکرد</w:t>
      </w:r>
      <w:r>
        <w:rPr>
          <w:rtl/>
        </w:rPr>
        <w:t xml:space="preserve"> که حداقل زمان ممکن در محل شعبه صرف گردد </w:t>
      </w:r>
      <w:ins w:id="577" w:author="Arash Tighbor" w:date="2016-01-30T11:47:00Z">
        <w:r w:rsidR="008C48D1">
          <w:rPr>
            <w:rtl/>
          </w:rPr>
          <w:t>انتخاب‌شده</w:t>
        </w:r>
      </w:ins>
      <w:del w:id="578" w:author="Arash Tighbor" w:date="2016-01-30T11:47:00Z">
        <w:r w:rsidDel="008C48D1">
          <w:rPr>
            <w:rtl/>
          </w:rPr>
          <w:delText>انتخاب شده</w:delText>
        </w:r>
      </w:del>
      <w:r>
        <w:rPr>
          <w:rtl/>
        </w:rPr>
        <w:t xml:space="preserve"> است.</w:t>
      </w:r>
    </w:p>
    <w:p w:rsidR="00A814AD" w:rsidDel="00C9267F" w:rsidRDefault="00A814AD">
      <w:pPr>
        <w:pStyle w:val="Heading2"/>
        <w:rPr>
          <w:del w:id="579" w:author="Arash Tighbor" w:date="2016-01-30T07:57:00Z"/>
          <w:rtl/>
        </w:rPr>
        <w:pPrChange w:id="580" w:author="Arash Tighbor" w:date="2016-01-30T11:13:00Z">
          <w:pPr/>
        </w:pPrChange>
      </w:pPr>
    </w:p>
    <w:p w:rsidR="00A814AD" w:rsidRDefault="00A814AD" w:rsidP="008C48D1">
      <w:pPr>
        <w:pStyle w:val="Heading2"/>
        <w:rPr>
          <w:rtl/>
        </w:rPr>
      </w:pPr>
      <w:bookmarkStart w:id="581" w:name="_Toc441913950"/>
      <w:del w:id="582" w:author="Arash Tighbor" w:date="2016-02-02T11:17:00Z">
        <w:r w:rsidRPr="00A814AD" w:rsidDel="00DB5487">
          <w:rPr>
            <w:rtl/>
          </w:rPr>
          <w:delText>ل</w:delText>
        </w:r>
        <w:r w:rsidRPr="00A814AD" w:rsidDel="00DB5487">
          <w:rPr>
            <w:rFonts w:hint="cs"/>
            <w:rtl/>
          </w:rPr>
          <w:delText>یست</w:delText>
        </w:r>
        <w:r w:rsidRPr="00A814AD" w:rsidDel="00DB5487">
          <w:rPr>
            <w:rtl/>
          </w:rPr>
          <w:delText xml:space="preserve"> کل</w:delText>
        </w:r>
        <w:r w:rsidRPr="00A814AD" w:rsidDel="00DB5487">
          <w:rPr>
            <w:rFonts w:hint="cs"/>
            <w:rtl/>
          </w:rPr>
          <w:delText>ی</w:delText>
        </w:r>
        <w:r w:rsidRPr="00A814AD" w:rsidDel="00DB5487">
          <w:rPr>
            <w:rtl/>
          </w:rPr>
          <w:delText xml:space="preserve"> قطعات</w:delText>
        </w:r>
        <w:r w:rsidDel="00DB5487">
          <w:rPr>
            <w:rFonts w:hint="cs"/>
            <w:rtl/>
          </w:rPr>
          <w:delText xml:space="preserve"> (</w:delText>
        </w:r>
        <w:r w:rsidRPr="00A814AD" w:rsidDel="00DB5487">
          <w:delText>BOM (BILL OF MATERIAL</w:delText>
        </w:r>
        <w:bookmarkEnd w:id="581"/>
        <w:r w:rsidRPr="00A814AD" w:rsidDel="00DB5487">
          <w:rPr>
            <w:rtl/>
          </w:rPr>
          <w:delText xml:space="preserve"> </w:delText>
        </w:r>
      </w:del>
    </w:p>
    <w:tbl>
      <w:tblPr>
        <w:tblStyle w:val="TableGrid"/>
        <w:bidiVisual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558"/>
        <w:gridCol w:w="1730"/>
        <w:gridCol w:w="1477"/>
        <w:gridCol w:w="1428"/>
        <w:gridCol w:w="690"/>
        <w:gridCol w:w="803"/>
        <w:gridCol w:w="2892"/>
        <w:tblGridChange w:id="583">
          <w:tblGrid>
            <w:gridCol w:w="113"/>
            <w:gridCol w:w="445"/>
            <w:gridCol w:w="113"/>
            <w:gridCol w:w="1617"/>
            <w:gridCol w:w="113"/>
            <w:gridCol w:w="1305"/>
            <w:gridCol w:w="59"/>
            <w:gridCol w:w="113"/>
            <w:gridCol w:w="1197"/>
            <w:gridCol w:w="118"/>
            <w:gridCol w:w="113"/>
            <w:gridCol w:w="560"/>
            <w:gridCol w:w="119"/>
            <w:gridCol w:w="11"/>
            <w:gridCol w:w="690"/>
            <w:gridCol w:w="60"/>
            <w:gridCol w:w="53"/>
            <w:gridCol w:w="2779"/>
            <w:gridCol w:w="113"/>
          </w:tblGrid>
        </w:tblGridChange>
      </w:tblGrid>
      <w:tr w:rsidR="00BE08CA" w:rsidDel="00DB5487" w:rsidTr="00A814AD">
        <w:trPr>
          <w:trHeight w:val="1471"/>
          <w:jc w:val="center"/>
          <w:del w:id="584" w:author="Arash Tighbor" w:date="2016-02-02T11:17:00Z"/>
        </w:trPr>
        <w:tc>
          <w:tcPr>
            <w:tcW w:w="291" w:type="pct"/>
            <w:shd w:val="clear" w:color="auto" w:fill="1F497D" w:themeFill="text2"/>
            <w:vAlign w:val="center"/>
            <w:hideMark/>
          </w:tcPr>
          <w:p w:rsidR="00A814AD" w:rsidRPr="00A814AD" w:rsidDel="00DB5487" w:rsidRDefault="00A814AD">
            <w:pPr>
              <w:jc w:val="center"/>
              <w:rPr>
                <w:del w:id="585" w:author="Arash Tighbor" w:date="2016-02-02T11:17:00Z"/>
                <w:b/>
                <w:bCs/>
                <w:color w:val="FFFFFF" w:themeColor="background1"/>
                <w:sz w:val="18"/>
                <w:szCs w:val="18"/>
              </w:rPr>
            </w:pPr>
            <w:del w:id="586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>ردیف</w:delText>
              </w:r>
            </w:del>
          </w:p>
        </w:tc>
        <w:tc>
          <w:tcPr>
            <w:tcW w:w="932" w:type="pct"/>
            <w:shd w:val="clear" w:color="auto" w:fill="1F497D" w:themeFill="text2"/>
            <w:vAlign w:val="center"/>
            <w:hideMark/>
          </w:tcPr>
          <w:p w:rsidR="00A814AD" w:rsidRPr="00A814AD" w:rsidDel="00DB5487" w:rsidRDefault="00A814AD">
            <w:pPr>
              <w:jc w:val="center"/>
              <w:rPr>
                <w:del w:id="587" w:author="Arash Tighbor" w:date="2016-02-02T11:17:00Z"/>
                <w:b/>
                <w:bCs/>
                <w:color w:val="FFFFFF" w:themeColor="background1"/>
                <w:sz w:val="18"/>
                <w:szCs w:val="18"/>
                <w:rtl/>
              </w:rPr>
            </w:pPr>
            <w:del w:id="588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>نام کالا</w:delText>
              </w:r>
            </w:del>
          </w:p>
        </w:tc>
        <w:tc>
          <w:tcPr>
            <w:tcW w:w="628" w:type="pct"/>
            <w:shd w:val="clear" w:color="auto" w:fill="1F497D" w:themeFill="text2"/>
            <w:vAlign w:val="center"/>
            <w:hideMark/>
          </w:tcPr>
          <w:p w:rsidR="00A814AD" w:rsidDel="00DB5487" w:rsidRDefault="00A814AD">
            <w:pPr>
              <w:jc w:val="center"/>
              <w:rPr>
                <w:del w:id="589" w:author="Arash Tighbor" w:date="2016-02-02T11:17:00Z"/>
                <w:b/>
                <w:bCs/>
                <w:color w:val="FFFFFF" w:themeColor="background1"/>
                <w:sz w:val="18"/>
                <w:szCs w:val="18"/>
                <w:rtl/>
              </w:rPr>
            </w:pPr>
            <w:del w:id="590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>ضریب</w:delText>
              </w:r>
            </w:del>
          </w:p>
          <w:p w:rsidR="00A814AD" w:rsidRPr="00A814AD" w:rsidDel="00DB5487" w:rsidRDefault="00A814AD">
            <w:pPr>
              <w:jc w:val="center"/>
              <w:rPr>
                <w:del w:id="591" w:author="Arash Tighbor" w:date="2016-02-02T11:17:00Z"/>
                <w:b/>
                <w:bCs/>
                <w:color w:val="FFFFFF" w:themeColor="background1"/>
                <w:sz w:val="18"/>
                <w:szCs w:val="18"/>
                <w:rtl/>
              </w:rPr>
            </w:pPr>
            <w:del w:id="592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 xml:space="preserve"> مصرف</w:delText>
              </w:r>
            </w:del>
          </w:p>
        </w:tc>
        <w:tc>
          <w:tcPr>
            <w:tcW w:w="774" w:type="pct"/>
            <w:shd w:val="clear" w:color="auto" w:fill="1F497D" w:themeFill="text2"/>
            <w:vAlign w:val="center"/>
            <w:hideMark/>
          </w:tcPr>
          <w:p w:rsidR="00A814AD" w:rsidRPr="00A814AD" w:rsidDel="00DB5487" w:rsidRDefault="00A814AD">
            <w:pPr>
              <w:jc w:val="center"/>
              <w:rPr>
                <w:del w:id="593" w:author="Arash Tighbor" w:date="2016-02-02T11:17:00Z"/>
                <w:b/>
                <w:bCs/>
                <w:color w:val="FFFFFF" w:themeColor="background1"/>
                <w:sz w:val="18"/>
                <w:szCs w:val="18"/>
                <w:rtl/>
              </w:rPr>
            </w:pPr>
            <w:del w:id="594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>قیمت مواد مصرفی و دستمزد پیمانکار برای هر واحد (ریال)</w:delText>
              </w:r>
            </w:del>
          </w:p>
        </w:tc>
        <w:tc>
          <w:tcPr>
            <w:tcW w:w="380" w:type="pct"/>
            <w:shd w:val="clear" w:color="auto" w:fill="1F497D" w:themeFill="text2"/>
            <w:vAlign w:val="center"/>
            <w:hideMark/>
          </w:tcPr>
          <w:p w:rsidR="00A814AD" w:rsidRPr="00A814AD" w:rsidDel="00DB5487" w:rsidRDefault="00A814AD">
            <w:pPr>
              <w:jc w:val="center"/>
              <w:rPr>
                <w:del w:id="595" w:author="Arash Tighbor" w:date="2016-02-02T11:17:00Z"/>
                <w:b/>
                <w:bCs/>
                <w:color w:val="FFFFFF" w:themeColor="background1"/>
                <w:sz w:val="18"/>
                <w:szCs w:val="18"/>
                <w:rtl/>
              </w:rPr>
            </w:pPr>
            <w:del w:id="596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>نفر ساعت مصرفی جهت تولید</w:delText>
              </w:r>
            </w:del>
          </w:p>
        </w:tc>
        <w:tc>
          <w:tcPr>
            <w:tcW w:w="457" w:type="pct"/>
            <w:shd w:val="clear" w:color="auto" w:fill="1F497D" w:themeFill="text2"/>
            <w:vAlign w:val="center"/>
            <w:hideMark/>
          </w:tcPr>
          <w:p w:rsidR="00A814AD" w:rsidRPr="00A814AD" w:rsidDel="00DB5487" w:rsidRDefault="00A814AD">
            <w:pPr>
              <w:jc w:val="center"/>
              <w:rPr>
                <w:del w:id="597" w:author="Arash Tighbor" w:date="2016-02-02T11:17:00Z"/>
                <w:b/>
                <w:bCs/>
                <w:color w:val="FFFFFF" w:themeColor="background1"/>
                <w:sz w:val="18"/>
                <w:szCs w:val="18"/>
                <w:rtl/>
              </w:rPr>
            </w:pPr>
            <w:del w:id="598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 xml:space="preserve">نحوه </w:delText>
              </w:r>
            </w:del>
            <w:del w:id="599" w:author="Arash Tighbor" w:date="2016-01-30T11:48:00Z">
              <w:r w:rsidRPr="00A814AD" w:rsidDel="008C48D1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>تامین</w:delText>
              </w:r>
            </w:del>
          </w:p>
        </w:tc>
        <w:tc>
          <w:tcPr>
            <w:tcW w:w="1538" w:type="pct"/>
            <w:shd w:val="clear" w:color="auto" w:fill="1F497D" w:themeFill="text2"/>
            <w:vAlign w:val="center"/>
            <w:hideMark/>
          </w:tcPr>
          <w:p w:rsidR="00A814AD" w:rsidRPr="00A814AD" w:rsidDel="00DB5487" w:rsidRDefault="00A814AD">
            <w:pPr>
              <w:jc w:val="center"/>
              <w:rPr>
                <w:del w:id="600" w:author="Arash Tighbor" w:date="2016-02-02T11:17:00Z"/>
                <w:color w:val="FFFFFF" w:themeColor="background1"/>
                <w:sz w:val="18"/>
                <w:szCs w:val="18"/>
                <w:rtl/>
              </w:rPr>
            </w:pPr>
            <w:del w:id="601" w:author="Arash Tighbor" w:date="2016-02-02T11:17:00Z">
              <w:r w:rsidRPr="00A814AD" w:rsidDel="00DB5487">
                <w:rPr>
                  <w:rFonts w:hint="cs"/>
                  <w:b/>
                  <w:bCs/>
                  <w:color w:val="FFFFFF" w:themeColor="background1"/>
                  <w:sz w:val="18"/>
                  <w:szCs w:val="18"/>
                  <w:rtl/>
                </w:rPr>
                <w:delText>تصاویر</w:delText>
              </w:r>
            </w:del>
          </w:p>
        </w:tc>
      </w:tr>
      <w:tr w:rsidR="00BE08CA" w:rsidDel="00DB5487" w:rsidTr="00C9267F">
        <w:tblPrEx>
          <w:tblW w:w="5000" w:type="pct"/>
          <w:jc w:val="center"/>
          <w:tblBorders>
            <w:top w:val="single" w:sz="4" w:space="0" w:color="A6A6A6" w:themeColor="background1" w:themeShade="A6"/>
            <w:left w:val="single" w:sz="4" w:space="0" w:color="A6A6A6" w:themeColor="background1" w:themeShade="A6"/>
            <w:bottom w:val="single" w:sz="4" w:space="0" w:color="A6A6A6" w:themeColor="background1" w:themeShade="A6"/>
            <w:right w:val="single" w:sz="4" w:space="0" w:color="A6A6A6" w:themeColor="background1" w:themeShade="A6"/>
            <w:insideH w:val="single" w:sz="4" w:space="0" w:color="A6A6A6" w:themeColor="background1" w:themeShade="A6"/>
            <w:insideV w:val="single" w:sz="4" w:space="0" w:color="A6A6A6" w:themeColor="background1" w:themeShade="A6"/>
          </w:tblBorders>
          <w:tblPrExChange w:id="602" w:author="Arash Tighbor" w:date="2016-01-30T07:57:00Z">
            <w:tblPrEx>
              <w:tblW w:w="5000" w:type="pct"/>
              <w:jc w:val="center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</w:tblPrEx>
          </w:tblPrExChange>
        </w:tblPrEx>
        <w:trPr>
          <w:trHeight w:val="215"/>
          <w:jc w:val="center"/>
          <w:del w:id="603" w:author="Arash Tighbor" w:date="2016-02-02T11:17:00Z"/>
          <w:trPrChange w:id="604" w:author="Arash Tighbor" w:date="2016-01-30T07:57:00Z">
            <w:trPr>
              <w:gridAfter w:val="0"/>
              <w:trHeight w:val="972"/>
              <w:jc w:val="center"/>
            </w:trPr>
          </w:trPrChange>
        </w:trPr>
        <w:tc>
          <w:tcPr>
            <w:tcW w:w="291" w:type="pct"/>
            <w:vAlign w:val="center"/>
            <w:hideMark/>
            <w:tcPrChange w:id="605" w:author="Arash Tighbor" w:date="2016-01-30T07:57:00Z">
              <w:tcPr>
                <w:tcW w:w="291" w:type="pct"/>
                <w:gridSpan w:val="2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06" w:author="Arash Tighbor" w:date="2016-02-02T11:17:00Z"/>
                <w:sz w:val="22"/>
                <w:szCs w:val="22"/>
                <w:rtl/>
              </w:rPr>
            </w:pPr>
            <w:del w:id="607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932" w:type="pct"/>
            <w:vAlign w:val="center"/>
            <w:hideMark/>
            <w:tcPrChange w:id="608" w:author="Arash Tighbor" w:date="2016-01-30T07:57:00Z">
              <w:tcPr>
                <w:tcW w:w="932" w:type="pct"/>
                <w:gridSpan w:val="2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09" w:author="Arash Tighbor" w:date="2016-02-02T11:17:00Z"/>
                <w:sz w:val="22"/>
                <w:szCs w:val="22"/>
                <w:rtl/>
                <w:lang w:bidi="ar-SA"/>
              </w:rPr>
            </w:pPr>
            <w:del w:id="610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 xml:space="preserve">مهره </w:delText>
              </w:r>
              <w:r w:rsidRPr="00A814AD" w:rsidDel="00DB5487">
                <w:rPr>
                  <w:sz w:val="20"/>
                  <w:szCs w:val="20"/>
                </w:rPr>
                <w:delText>M3</w:delText>
              </w:r>
            </w:del>
          </w:p>
        </w:tc>
        <w:tc>
          <w:tcPr>
            <w:tcW w:w="628" w:type="pct"/>
            <w:vAlign w:val="center"/>
            <w:hideMark/>
            <w:tcPrChange w:id="611" w:author="Arash Tighbor" w:date="2016-01-30T07:57:00Z">
              <w:tcPr>
                <w:tcW w:w="628" w:type="pct"/>
                <w:gridSpan w:val="3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12" w:author="Arash Tighbor" w:date="2016-02-02T11:17:00Z"/>
                <w:sz w:val="22"/>
                <w:szCs w:val="22"/>
                <w:rtl/>
              </w:rPr>
            </w:pPr>
            <w:del w:id="613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2</w:delText>
              </w:r>
            </w:del>
          </w:p>
        </w:tc>
        <w:tc>
          <w:tcPr>
            <w:tcW w:w="774" w:type="pct"/>
            <w:vAlign w:val="center"/>
            <w:tcPrChange w:id="614" w:author="Arash Tighbor" w:date="2016-01-30T07:57:00Z">
              <w:tcPr>
                <w:tcW w:w="774" w:type="pct"/>
                <w:gridSpan w:val="3"/>
                <w:vAlign w:val="center"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15" w:author="Arash Tighbor" w:date="2016-02-02T11:17:00Z"/>
                <w:sz w:val="22"/>
                <w:szCs w:val="22"/>
                <w:rtl/>
              </w:rPr>
            </w:pPr>
          </w:p>
        </w:tc>
        <w:tc>
          <w:tcPr>
            <w:tcW w:w="380" w:type="pct"/>
            <w:vAlign w:val="center"/>
            <w:hideMark/>
            <w:tcPrChange w:id="616" w:author="Arash Tighbor" w:date="2016-01-30T07:57:00Z">
              <w:tcPr>
                <w:tcW w:w="380" w:type="pct"/>
                <w:gridSpan w:val="2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17" w:author="Arash Tighbor" w:date="2016-02-02T11:17:00Z"/>
                <w:sz w:val="22"/>
                <w:szCs w:val="22"/>
                <w:rtl/>
              </w:rPr>
            </w:pPr>
            <w:del w:id="618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0</w:delText>
              </w:r>
            </w:del>
          </w:p>
        </w:tc>
        <w:tc>
          <w:tcPr>
            <w:tcW w:w="457" w:type="pct"/>
            <w:vAlign w:val="center"/>
            <w:hideMark/>
            <w:tcPrChange w:id="619" w:author="Arash Tighbor" w:date="2016-01-30T07:57:00Z">
              <w:tcPr>
                <w:tcW w:w="457" w:type="pct"/>
                <w:gridSpan w:val="3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20" w:author="Arash Tighbor" w:date="2016-02-02T11:17:00Z"/>
                <w:sz w:val="22"/>
                <w:szCs w:val="22"/>
                <w:rtl/>
                <w:lang w:bidi="ar-SA"/>
              </w:rPr>
            </w:pPr>
            <w:del w:id="621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خرید</w:delText>
              </w:r>
            </w:del>
          </w:p>
        </w:tc>
        <w:tc>
          <w:tcPr>
            <w:tcW w:w="1538" w:type="pct"/>
            <w:vAlign w:val="center"/>
            <w:tcPrChange w:id="622" w:author="Arash Tighbor" w:date="2016-01-30T07:57:00Z">
              <w:tcPr>
                <w:tcW w:w="1538" w:type="pct"/>
                <w:gridSpan w:val="3"/>
                <w:vAlign w:val="center"/>
              </w:tcPr>
            </w:tcPrChange>
          </w:tcPr>
          <w:p w:rsidR="00A814AD" w:rsidDel="00DB5487" w:rsidRDefault="00A814AD">
            <w:pPr>
              <w:jc w:val="center"/>
              <w:rPr>
                <w:del w:id="623" w:author="Arash Tighbor" w:date="2016-02-02T11:17:00Z"/>
                <w:rtl/>
              </w:rPr>
            </w:pPr>
          </w:p>
        </w:tc>
      </w:tr>
      <w:tr w:rsidR="00BE08CA" w:rsidDel="00DB5487" w:rsidTr="00C9267F">
        <w:tblPrEx>
          <w:tblW w:w="5000" w:type="pct"/>
          <w:jc w:val="center"/>
          <w:tblBorders>
            <w:top w:val="single" w:sz="4" w:space="0" w:color="A6A6A6" w:themeColor="background1" w:themeShade="A6"/>
            <w:left w:val="single" w:sz="4" w:space="0" w:color="A6A6A6" w:themeColor="background1" w:themeShade="A6"/>
            <w:bottom w:val="single" w:sz="4" w:space="0" w:color="A6A6A6" w:themeColor="background1" w:themeShade="A6"/>
            <w:right w:val="single" w:sz="4" w:space="0" w:color="A6A6A6" w:themeColor="background1" w:themeShade="A6"/>
            <w:insideH w:val="single" w:sz="4" w:space="0" w:color="A6A6A6" w:themeColor="background1" w:themeShade="A6"/>
            <w:insideV w:val="single" w:sz="4" w:space="0" w:color="A6A6A6" w:themeColor="background1" w:themeShade="A6"/>
          </w:tblBorders>
          <w:tblPrExChange w:id="624" w:author="Arash Tighbor" w:date="2016-01-30T07:57:00Z">
            <w:tblPrEx>
              <w:tblW w:w="5000" w:type="pct"/>
              <w:jc w:val="center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</w:tblPrEx>
          </w:tblPrExChange>
        </w:tblPrEx>
        <w:trPr>
          <w:trHeight w:val="53"/>
          <w:jc w:val="center"/>
          <w:del w:id="625" w:author="Arash Tighbor" w:date="2016-02-02T11:17:00Z"/>
          <w:trPrChange w:id="626" w:author="Arash Tighbor" w:date="2016-01-30T07:57:00Z">
            <w:trPr>
              <w:gridAfter w:val="0"/>
              <w:trHeight w:val="972"/>
              <w:jc w:val="center"/>
            </w:trPr>
          </w:trPrChange>
        </w:trPr>
        <w:tc>
          <w:tcPr>
            <w:tcW w:w="291" w:type="pct"/>
            <w:vAlign w:val="center"/>
            <w:hideMark/>
            <w:tcPrChange w:id="627" w:author="Arash Tighbor" w:date="2016-01-30T07:57:00Z">
              <w:tcPr>
                <w:tcW w:w="291" w:type="pct"/>
                <w:gridSpan w:val="2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28" w:author="Arash Tighbor" w:date="2016-02-02T11:17:00Z"/>
                <w:sz w:val="22"/>
                <w:szCs w:val="22"/>
                <w:rtl/>
              </w:rPr>
            </w:pPr>
            <w:del w:id="629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2</w:delText>
              </w:r>
            </w:del>
          </w:p>
        </w:tc>
        <w:tc>
          <w:tcPr>
            <w:tcW w:w="932" w:type="pct"/>
            <w:vAlign w:val="center"/>
            <w:hideMark/>
            <w:tcPrChange w:id="630" w:author="Arash Tighbor" w:date="2016-01-30T07:57:00Z">
              <w:tcPr>
                <w:tcW w:w="932" w:type="pct"/>
                <w:gridSpan w:val="2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31" w:author="Arash Tighbor" w:date="2016-02-02T11:17:00Z"/>
                <w:sz w:val="22"/>
                <w:szCs w:val="22"/>
                <w:rtl/>
              </w:rPr>
            </w:pPr>
            <w:del w:id="632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 xml:space="preserve">درخت سیم ارتباط </w:delText>
              </w:r>
              <w:r w:rsidRPr="00A814AD" w:rsidDel="00DB5487">
                <w:rPr>
                  <w:sz w:val="20"/>
                  <w:szCs w:val="20"/>
                </w:rPr>
                <w:delText>AMP</w:delText>
              </w:r>
              <w:r w:rsidRPr="00A814AD" w:rsidDel="00DB5487">
                <w:rPr>
                  <w:rFonts w:hint="cs"/>
                  <w:sz w:val="20"/>
                  <w:szCs w:val="20"/>
                  <w:rtl/>
                </w:rPr>
                <w:delText xml:space="preserve"> </w:delText>
              </w:r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با ولتاژ</w:delText>
              </w:r>
              <w:r w:rsidDel="00DB5487">
                <w:rPr>
                  <w:sz w:val="22"/>
                  <w:szCs w:val="22"/>
                  <w:rtl/>
                </w:rPr>
                <w:br/>
              </w:r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 xml:space="preserve"> </w:delText>
              </w:r>
              <w:r w:rsidRPr="00A814AD" w:rsidDel="00DB5487">
                <w:rPr>
                  <w:sz w:val="20"/>
                  <w:szCs w:val="20"/>
                </w:rPr>
                <w:delText>+5 VDC</w:delText>
              </w:r>
            </w:del>
          </w:p>
        </w:tc>
        <w:tc>
          <w:tcPr>
            <w:tcW w:w="628" w:type="pct"/>
            <w:vAlign w:val="center"/>
            <w:hideMark/>
            <w:tcPrChange w:id="633" w:author="Arash Tighbor" w:date="2016-01-30T07:57:00Z">
              <w:tcPr>
                <w:tcW w:w="628" w:type="pct"/>
                <w:gridSpan w:val="3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34" w:author="Arash Tighbor" w:date="2016-02-02T11:17:00Z"/>
                <w:sz w:val="22"/>
                <w:szCs w:val="22"/>
                <w:lang w:bidi="ar-SA"/>
              </w:rPr>
            </w:pPr>
            <w:del w:id="635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  <w:tcPrChange w:id="636" w:author="Arash Tighbor" w:date="2016-01-30T07:57:00Z">
              <w:tcPr>
                <w:tcW w:w="774" w:type="pct"/>
                <w:gridSpan w:val="3"/>
                <w:vAlign w:val="center"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37" w:author="Arash Tighbor" w:date="2016-02-02T11:17:00Z"/>
                <w:sz w:val="22"/>
                <w:szCs w:val="22"/>
                <w:rtl/>
              </w:rPr>
            </w:pPr>
          </w:p>
        </w:tc>
        <w:tc>
          <w:tcPr>
            <w:tcW w:w="380" w:type="pct"/>
            <w:vAlign w:val="center"/>
            <w:tcPrChange w:id="638" w:author="Arash Tighbor" w:date="2016-01-30T07:57:00Z">
              <w:tcPr>
                <w:tcW w:w="380" w:type="pct"/>
                <w:gridSpan w:val="2"/>
                <w:vAlign w:val="center"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39" w:author="Arash Tighbor" w:date="2016-02-02T11:17:00Z"/>
                <w:sz w:val="22"/>
                <w:szCs w:val="22"/>
                <w:rtl/>
              </w:rPr>
            </w:pPr>
          </w:p>
        </w:tc>
        <w:tc>
          <w:tcPr>
            <w:tcW w:w="457" w:type="pct"/>
            <w:vAlign w:val="center"/>
            <w:hideMark/>
            <w:tcPrChange w:id="640" w:author="Arash Tighbor" w:date="2016-01-30T07:57:00Z">
              <w:tcPr>
                <w:tcW w:w="457" w:type="pct"/>
                <w:gridSpan w:val="3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41" w:author="Arash Tighbor" w:date="2016-02-02T11:17:00Z"/>
                <w:sz w:val="22"/>
                <w:szCs w:val="22"/>
                <w:rtl/>
                <w:lang w:bidi="ar-SA"/>
              </w:rPr>
            </w:pPr>
            <w:del w:id="642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تولید</w:delText>
              </w:r>
            </w:del>
          </w:p>
        </w:tc>
        <w:tc>
          <w:tcPr>
            <w:tcW w:w="1538" w:type="pct"/>
            <w:vAlign w:val="center"/>
            <w:tcPrChange w:id="643" w:author="Arash Tighbor" w:date="2016-01-30T07:57:00Z">
              <w:tcPr>
                <w:tcW w:w="1538" w:type="pct"/>
                <w:gridSpan w:val="3"/>
                <w:vAlign w:val="center"/>
              </w:tcPr>
            </w:tcPrChange>
          </w:tcPr>
          <w:p w:rsidR="00A814AD" w:rsidDel="00DB5487" w:rsidRDefault="00A814AD">
            <w:pPr>
              <w:jc w:val="center"/>
              <w:rPr>
                <w:del w:id="644" w:author="Arash Tighbor" w:date="2016-02-02T11:17:00Z"/>
                <w:rtl/>
              </w:rPr>
            </w:pPr>
          </w:p>
        </w:tc>
      </w:tr>
      <w:tr w:rsidR="00BE08CA" w:rsidDel="00DB5487" w:rsidTr="00C9267F">
        <w:tblPrEx>
          <w:tblW w:w="5000" w:type="pct"/>
          <w:jc w:val="center"/>
          <w:tblBorders>
            <w:top w:val="single" w:sz="4" w:space="0" w:color="A6A6A6" w:themeColor="background1" w:themeShade="A6"/>
            <w:left w:val="single" w:sz="4" w:space="0" w:color="A6A6A6" w:themeColor="background1" w:themeShade="A6"/>
            <w:bottom w:val="single" w:sz="4" w:space="0" w:color="A6A6A6" w:themeColor="background1" w:themeShade="A6"/>
            <w:right w:val="single" w:sz="4" w:space="0" w:color="A6A6A6" w:themeColor="background1" w:themeShade="A6"/>
            <w:insideH w:val="single" w:sz="4" w:space="0" w:color="A6A6A6" w:themeColor="background1" w:themeShade="A6"/>
            <w:insideV w:val="single" w:sz="4" w:space="0" w:color="A6A6A6" w:themeColor="background1" w:themeShade="A6"/>
          </w:tblBorders>
          <w:tblPrExChange w:id="645" w:author="Arash Tighbor" w:date="2016-01-30T07:57:00Z">
            <w:tblPrEx>
              <w:tblW w:w="5000" w:type="pct"/>
              <w:jc w:val="center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</w:tblPrEx>
          </w:tblPrExChange>
        </w:tblPrEx>
        <w:trPr>
          <w:trHeight w:val="1183"/>
          <w:jc w:val="center"/>
          <w:del w:id="646" w:author="Arash Tighbor" w:date="2016-02-02T11:17:00Z"/>
          <w:trPrChange w:id="647" w:author="Arash Tighbor" w:date="2016-01-30T07:57:00Z">
            <w:trPr>
              <w:gridAfter w:val="0"/>
              <w:jc w:val="center"/>
            </w:trPr>
          </w:trPrChange>
        </w:trPr>
        <w:tc>
          <w:tcPr>
            <w:tcW w:w="291" w:type="pct"/>
            <w:vAlign w:val="center"/>
            <w:hideMark/>
            <w:tcPrChange w:id="648" w:author="Arash Tighbor" w:date="2016-01-30T07:57:00Z">
              <w:tcPr>
                <w:tcW w:w="291" w:type="pct"/>
                <w:gridSpan w:val="2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49" w:author="Arash Tighbor" w:date="2016-02-02T11:17:00Z"/>
                <w:sz w:val="22"/>
                <w:szCs w:val="22"/>
                <w:rtl/>
              </w:rPr>
            </w:pPr>
            <w:del w:id="650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3</w:delText>
              </w:r>
            </w:del>
          </w:p>
        </w:tc>
        <w:tc>
          <w:tcPr>
            <w:tcW w:w="932" w:type="pct"/>
            <w:vAlign w:val="center"/>
            <w:hideMark/>
            <w:tcPrChange w:id="651" w:author="Arash Tighbor" w:date="2016-01-30T07:57:00Z">
              <w:tcPr>
                <w:tcW w:w="932" w:type="pct"/>
                <w:gridSpan w:val="2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52" w:author="Arash Tighbor" w:date="2016-02-02T11:17:00Z"/>
                <w:sz w:val="22"/>
                <w:szCs w:val="22"/>
                <w:rtl/>
              </w:rPr>
            </w:pPr>
            <w:del w:id="653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 xml:space="preserve">سیم اتصال </w:delText>
              </w:r>
              <w:r w:rsidRPr="00A814AD" w:rsidDel="00DB5487">
                <w:rPr>
                  <w:sz w:val="20"/>
                  <w:szCs w:val="20"/>
                </w:rPr>
                <w:delText>AMP</w:delText>
              </w:r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 xml:space="preserve"> </w:delText>
              </w:r>
              <w:r w:rsidDel="00DB5487">
                <w:rPr>
                  <w:rFonts w:hint="cs"/>
                  <w:sz w:val="22"/>
                  <w:szCs w:val="22"/>
                  <w:rtl/>
                </w:rPr>
                <w:delText xml:space="preserve"> </w:delText>
              </w:r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 xml:space="preserve">به </w:delText>
              </w:r>
            </w:del>
            <w:del w:id="654" w:author="Arash Tighbor" w:date="2016-01-30T11:48:00Z">
              <w:r w:rsidRPr="00A814AD" w:rsidDel="008C48D1">
                <w:rPr>
                  <w:rFonts w:hint="cs"/>
                  <w:sz w:val="22"/>
                  <w:szCs w:val="22"/>
                  <w:rtl/>
                </w:rPr>
                <w:delText>بلند گو</w:delText>
              </w:r>
            </w:del>
          </w:p>
        </w:tc>
        <w:tc>
          <w:tcPr>
            <w:tcW w:w="628" w:type="pct"/>
            <w:vAlign w:val="center"/>
            <w:hideMark/>
            <w:tcPrChange w:id="655" w:author="Arash Tighbor" w:date="2016-01-30T07:57:00Z">
              <w:tcPr>
                <w:tcW w:w="628" w:type="pct"/>
                <w:gridSpan w:val="3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56" w:author="Arash Tighbor" w:date="2016-02-02T11:17:00Z"/>
                <w:sz w:val="22"/>
                <w:szCs w:val="22"/>
                <w:rtl/>
              </w:rPr>
            </w:pPr>
            <w:del w:id="657" w:author="Arash Tighbor" w:date="2016-02-02T11:17:00Z">
              <w:r w:rsidRPr="00A814AD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  <w:tcPrChange w:id="658" w:author="Arash Tighbor" w:date="2016-01-30T07:57:00Z">
              <w:tcPr>
                <w:tcW w:w="774" w:type="pct"/>
                <w:gridSpan w:val="3"/>
                <w:vAlign w:val="center"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59" w:author="Arash Tighbor" w:date="2016-02-02T11:17:00Z"/>
                <w:noProof/>
                <w:sz w:val="22"/>
                <w:szCs w:val="22"/>
                <w:rtl/>
              </w:rPr>
            </w:pPr>
          </w:p>
        </w:tc>
        <w:tc>
          <w:tcPr>
            <w:tcW w:w="380" w:type="pct"/>
            <w:vAlign w:val="center"/>
            <w:tcPrChange w:id="660" w:author="Arash Tighbor" w:date="2016-01-30T07:57:00Z">
              <w:tcPr>
                <w:tcW w:w="380" w:type="pct"/>
                <w:gridSpan w:val="2"/>
                <w:vAlign w:val="center"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61" w:author="Arash Tighbor" w:date="2016-02-02T11:17:00Z"/>
                <w:noProof/>
                <w:sz w:val="22"/>
                <w:szCs w:val="22"/>
              </w:rPr>
            </w:pPr>
          </w:p>
        </w:tc>
        <w:tc>
          <w:tcPr>
            <w:tcW w:w="457" w:type="pct"/>
            <w:vAlign w:val="center"/>
            <w:hideMark/>
            <w:tcPrChange w:id="662" w:author="Arash Tighbor" w:date="2016-01-30T07:57:00Z">
              <w:tcPr>
                <w:tcW w:w="457" w:type="pct"/>
                <w:gridSpan w:val="3"/>
                <w:vAlign w:val="center"/>
                <w:hideMark/>
              </w:tcPr>
            </w:tcPrChange>
          </w:tcPr>
          <w:p w:rsidR="00A814AD" w:rsidRPr="00A814AD" w:rsidDel="00DB5487" w:rsidRDefault="00A814AD">
            <w:pPr>
              <w:jc w:val="center"/>
              <w:rPr>
                <w:del w:id="663" w:author="Arash Tighbor" w:date="2016-02-02T11:17:00Z"/>
                <w:noProof/>
                <w:sz w:val="22"/>
                <w:szCs w:val="22"/>
              </w:rPr>
            </w:pPr>
            <w:del w:id="664" w:author="Arash Tighbor" w:date="2016-02-02T11:17:00Z">
              <w:r w:rsidRPr="00A814AD" w:rsidDel="00DB5487">
                <w:rPr>
                  <w:rFonts w:hint="cs"/>
                  <w:noProof/>
                  <w:sz w:val="22"/>
                  <w:szCs w:val="22"/>
                  <w:rtl/>
                </w:rPr>
                <w:delText>تولید</w:delText>
              </w:r>
            </w:del>
          </w:p>
        </w:tc>
        <w:tc>
          <w:tcPr>
            <w:tcW w:w="1538" w:type="pct"/>
            <w:vAlign w:val="center"/>
            <w:hideMark/>
            <w:tcPrChange w:id="665" w:author="Arash Tighbor" w:date="2016-01-30T07:57:00Z">
              <w:tcPr>
                <w:tcW w:w="1538" w:type="pct"/>
                <w:gridSpan w:val="3"/>
                <w:vAlign w:val="center"/>
                <w:hideMark/>
              </w:tcPr>
            </w:tcPrChange>
          </w:tcPr>
          <w:p w:rsidR="008D0D43" w:rsidDel="00DB5487" w:rsidRDefault="00A814AD" w:rsidP="008D0D43">
            <w:pPr>
              <w:spacing w:before="240"/>
              <w:jc w:val="center"/>
              <w:rPr>
                <w:del w:id="666" w:author="Arash Tighbor" w:date="2016-02-02T11:17:00Z"/>
                <w:rtl/>
              </w:rPr>
            </w:pPr>
            <w:del w:id="667" w:author="Arash Tighbor" w:date="2016-02-02T11:17:00Z">
              <w:r w:rsidDel="00DB5487">
                <w:rPr>
                  <w:noProof/>
                </w:rPr>
                <w:drawing>
                  <wp:inline distT="0" distB="0" distL="0" distR="0" wp14:anchorId="491540CC" wp14:editId="4F63B610">
                    <wp:extent cx="1152000" cy="753016"/>
                    <wp:effectExtent l="0" t="0" r="0" b="9525"/>
                    <wp:docPr id="21" name="Picture 2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52000" cy="753016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inline>
                </w:drawing>
              </w:r>
            </w:del>
          </w:p>
          <w:p w:rsidR="008D0D43" w:rsidRPr="008D0D43" w:rsidDel="00DB5487" w:rsidRDefault="008D0D43" w:rsidP="008D0D43">
            <w:pPr>
              <w:jc w:val="center"/>
              <w:rPr>
                <w:del w:id="668" w:author="Arash Tighbor" w:date="2016-02-02T11:17:00Z"/>
                <w:sz w:val="18"/>
                <w:szCs w:val="18"/>
                <w:rtl/>
              </w:rPr>
            </w:pPr>
          </w:p>
        </w:tc>
      </w:tr>
      <w:tr w:rsidR="00BE08CA" w:rsidDel="00DB5487" w:rsidTr="00A814AD">
        <w:trPr>
          <w:trHeight w:val="1160"/>
          <w:jc w:val="center"/>
          <w:del w:id="669" w:author="Arash Tighbor" w:date="2016-02-02T11:17:00Z"/>
        </w:trPr>
        <w:tc>
          <w:tcPr>
            <w:tcW w:w="291" w:type="pct"/>
            <w:vAlign w:val="center"/>
            <w:hideMark/>
          </w:tcPr>
          <w:p w:rsidR="00A814AD" w:rsidDel="00DB5487" w:rsidRDefault="00A814AD">
            <w:pPr>
              <w:jc w:val="center"/>
              <w:rPr>
                <w:del w:id="670" w:author="Arash Tighbor" w:date="2016-02-02T11:17:00Z"/>
                <w:rtl/>
              </w:rPr>
            </w:pPr>
            <w:del w:id="671" w:author="Arash Tighbor" w:date="2016-02-02T11:17:00Z">
              <w:r w:rsidDel="00DB5487">
                <w:rPr>
                  <w:rFonts w:hint="cs"/>
                  <w:rtl/>
                </w:rPr>
                <w:lastRenderedPageBreak/>
                <w:delText>4</w:delText>
              </w:r>
            </w:del>
          </w:p>
        </w:tc>
        <w:tc>
          <w:tcPr>
            <w:tcW w:w="932" w:type="pct"/>
            <w:vAlign w:val="center"/>
            <w:hideMark/>
          </w:tcPr>
          <w:p w:rsidR="00A814AD" w:rsidDel="00DB5487" w:rsidRDefault="00A814AD" w:rsidP="008D0D43">
            <w:pPr>
              <w:jc w:val="center"/>
              <w:rPr>
                <w:del w:id="672" w:author="Arash Tighbor" w:date="2016-02-02T11:17:00Z"/>
                <w:sz w:val="22"/>
                <w:szCs w:val="22"/>
              </w:rPr>
            </w:pPr>
            <w:del w:id="673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 xml:space="preserve">مجموعه </w:delText>
              </w:r>
            </w:del>
            <w:del w:id="674" w:author="Arash Tighbor" w:date="2016-01-30T11:48:00Z">
              <w:r w:rsidRPr="008D0D43" w:rsidDel="008C48D1">
                <w:rPr>
                  <w:rFonts w:hint="cs"/>
                  <w:sz w:val="22"/>
                  <w:szCs w:val="22"/>
                  <w:rtl/>
                </w:rPr>
                <w:delText>آمپلی فایر</w:delText>
              </w:r>
            </w:del>
            <w:del w:id="675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 xml:space="preserve"> </w:delText>
              </w:r>
              <w:r w:rsidRPr="008D0D43" w:rsidDel="00DB5487">
                <w:rPr>
                  <w:sz w:val="22"/>
                  <w:szCs w:val="22"/>
                </w:rPr>
                <w:delText>W-4Ω-5V</w:delText>
              </w:r>
            </w:del>
          </w:p>
          <w:p w:rsidR="008D0D43" w:rsidRPr="008D0D43" w:rsidDel="00DB5487" w:rsidRDefault="008D0D43" w:rsidP="008D0D43">
            <w:pPr>
              <w:jc w:val="center"/>
              <w:rPr>
                <w:del w:id="676" w:author="Arash Tighbor" w:date="2016-02-02T11:17:00Z"/>
                <w:sz w:val="22"/>
                <w:szCs w:val="22"/>
                <w:rtl/>
              </w:rPr>
            </w:pPr>
            <w:del w:id="677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استریو 3</w:delText>
              </w:r>
            </w:del>
          </w:p>
        </w:tc>
        <w:tc>
          <w:tcPr>
            <w:tcW w:w="628" w:type="pct"/>
            <w:vAlign w:val="center"/>
            <w:hideMark/>
          </w:tcPr>
          <w:p w:rsidR="00A814AD" w:rsidRPr="008D0D43" w:rsidDel="00DB5487" w:rsidRDefault="00A814AD">
            <w:pPr>
              <w:jc w:val="center"/>
              <w:rPr>
                <w:del w:id="678" w:author="Arash Tighbor" w:date="2016-02-02T11:17:00Z"/>
                <w:sz w:val="22"/>
                <w:szCs w:val="22"/>
                <w:rtl/>
              </w:rPr>
            </w:pPr>
            <w:del w:id="679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</w:tcPr>
          <w:p w:rsidR="00A814AD" w:rsidDel="00DB5487" w:rsidRDefault="00A814AD">
            <w:pPr>
              <w:jc w:val="center"/>
              <w:rPr>
                <w:del w:id="680" w:author="Arash Tighbor" w:date="2016-02-02T11:17:00Z"/>
                <w:noProof/>
                <w:rtl/>
              </w:rPr>
            </w:pPr>
          </w:p>
        </w:tc>
        <w:tc>
          <w:tcPr>
            <w:tcW w:w="380" w:type="pct"/>
            <w:vAlign w:val="center"/>
          </w:tcPr>
          <w:p w:rsidR="00A814AD" w:rsidDel="00DB5487" w:rsidRDefault="00A814AD">
            <w:pPr>
              <w:jc w:val="center"/>
              <w:rPr>
                <w:del w:id="681" w:author="Arash Tighbor" w:date="2016-02-02T11:17:00Z"/>
                <w:noProof/>
              </w:rPr>
            </w:pPr>
          </w:p>
        </w:tc>
        <w:tc>
          <w:tcPr>
            <w:tcW w:w="457" w:type="pct"/>
            <w:vAlign w:val="center"/>
            <w:hideMark/>
          </w:tcPr>
          <w:p w:rsidR="00A814AD" w:rsidDel="00DB5487" w:rsidRDefault="00A814AD">
            <w:pPr>
              <w:jc w:val="center"/>
              <w:rPr>
                <w:del w:id="682" w:author="Arash Tighbor" w:date="2016-02-02T11:17:00Z"/>
                <w:noProof/>
              </w:rPr>
            </w:pPr>
            <w:del w:id="683" w:author="Arash Tighbor" w:date="2016-02-02T11:17:00Z">
              <w:r w:rsidRPr="008D0D43" w:rsidDel="00DB5487">
                <w:rPr>
                  <w:rFonts w:hint="cs"/>
                  <w:noProof/>
                  <w:sz w:val="22"/>
                  <w:szCs w:val="22"/>
                  <w:rtl/>
                </w:rPr>
                <w:delText>تولید</w:delText>
              </w:r>
            </w:del>
          </w:p>
        </w:tc>
        <w:tc>
          <w:tcPr>
            <w:tcW w:w="1538" w:type="pct"/>
            <w:vAlign w:val="center"/>
            <w:hideMark/>
          </w:tcPr>
          <w:p w:rsidR="00A814AD" w:rsidDel="00DB5487" w:rsidRDefault="00A814AD" w:rsidP="008D0D43">
            <w:pPr>
              <w:spacing w:before="240"/>
              <w:jc w:val="center"/>
              <w:rPr>
                <w:del w:id="684" w:author="Arash Tighbor" w:date="2016-02-02T11:17:00Z"/>
                <w:rtl/>
              </w:rPr>
            </w:pPr>
            <w:del w:id="685" w:author="Arash Tighbor" w:date="2016-02-02T11:17:00Z">
              <w:r w:rsidDel="00DB5487">
                <w:rPr>
                  <w:noProof/>
                </w:rPr>
                <w:drawing>
                  <wp:inline distT="0" distB="0" distL="0" distR="0" wp14:anchorId="3F4C697E" wp14:editId="7177CCE7">
                    <wp:extent cx="1152000" cy="1029675"/>
                    <wp:effectExtent l="0" t="0" r="0" b="0"/>
                    <wp:docPr id="16" name="Picture 1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52000" cy="102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  <w:p w:rsidR="008D0D43" w:rsidRPr="008D0D43" w:rsidDel="00DB5487" w:rsidRDefault="008D0D43" w:rsidP="008D0D43">
            <w:pPr>
              <w:jc w:val="center"/>
              <w:rPr>
                <w:del w:id="686" w:author="Arash Tighbor" w:date="2016-02-02T11:17:00Z"/>
                <w:sz w:val="22"/>
                <w:szCs w:val="22"/>
              </w:rPr>
            </w:pPr>
          </w:p>
        </w:tc>
      </w:tr>
      <w:tr w:rsidR="00BE08CA" w:rsidDel="00DB5487" w:rsidTr="00A814AD">
        <w:trPr>
          <w:jc w:val="center"/>
          <w:del w:id="687" w:author="Arash Tighbor" w:date="2016-02-02T11:17:00Z"/>
        </w:trPr>
        <w:tc>
          <w:tcPr>
            <w:tcW w:w="291" w:type="pct"/>
            <w:vAlign w:val="center"/>
            <w:hideMark/>
          </w:tcPr>
          <w:p w:rsidR="00A814AD" w:rsidRPr="008D0D43" w:rsidDel="00DB5487" w:rsidRDefault="00A814AD">
            <w:pPr>
              <w:jc w:val="center"/>
              <w:rPr>
                <w:del w:id="688" w:author="Arash Tighbor" w:date="2016-02-02T11:17:00Z"/>
                <w:sz w:val="22"/>
                <w:szCs w:val="22"/>
                <w:rtl/>
              </w:rPr>
            </w:pPr>
            <w:del w:id="689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5</w:delText>
              </w:r>
            </w:del>
          </w:p>
        </w:tc>
        <w:tc>
          <w:tcPr>
            <w:tcW w:w="932" w:type="pct"/>
            <w:vAlign w:val="center"/>
            <w:hideMark/>
          </w:tcPr>
          <w:p w:rsidR="00A814AD" w:rsidRPr="008D0D43" w:rsidDel="00DB5487" w:rsidRDefault="00A814AD">
            <w:pPr>
              <w:jc w:val="center"/>
              <w:rPr>
                <w:del w:id="690" w:author="Arash Tighbor" w:date="2016-02-02T11:17:00Z"/>
                <w:sz w:val="22"/>
                <w:szCs w:val="22"/>
                <w:rtl/>
              </w:rPr>
            </w:pPr>
            <w:del w:id="691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 xml:space="preserve">کابل ارتباط </w:delText>
              </w:r>
            </w:del>
            <w:del w:id="692" w:author="Arash Tighbor" w:date="2016-01-30T11:48:00Z">
              <w:r w:rsidRPr="008D0D43" w:rsidDel="008C48D1">
                <w:rPr>
                  <w:rFonts w:hint="cs"/>
                  <w:sz w:val="22"/>
                  <w:szCs w:val="22"/>
                  <w:rtl/>
                </w:rPr>
                <w:delText>آمپلی فایر</w:delText>
              </w:r>
            </w:del>
            <w:del w:id="693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 xml:space="preserve"> با </w:delText>
              </w:r>
              <w:r w:rsidR="008D0D43" w:rsidRPr="008D0D43" w:rsidDel="00DB5487">
                <w:rPr>
                  <w:sz w:val="22"/>
                  <w:szCs w:val="22"/>
                </w:rPr>
                <w:delText>PC</w:delText>
              </w:r>
            </w:del>
          </w:p>
        </w:tc>
        <w:tc>
          <w:tcPr>
            <w:tcW w:w="628" w:type="pct"/>
            <w:vAlign w:val="center"/>
            <w:hideMark/>
          </w:tcPr>
          <w:p w:rsidR="00A814AD" w:rsidRPr="008D0D43" w:rsidDel="00DB5487" w:rsidRDefault="00A814AD">
            <w:pPr>
              <w:jc w:val="center"/>
              <w:rPr>
                <w:del w:id="694" w:author="Arash Tighbor" w:date="2016-02-02T11:17:00Z"/>
                <w:sz w:val="22"/>
                <w:szCs w:val="22"/>
                <w:rtl/>
              </w:rPr>
            </w:pPr>
            <w:del w:id="695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</w:tcPr>
          <w:p w:rsidR="00A814AD" w:rsidRPr="008D0D43" w:rsidDel="00DB5487" w:rsidRDefault="00A814AD">
            <w:pPr>
              <w:jc w:val="center"/>
              <w:rPr>
                <w:del w:id="696" w:author="Arash Tighbor" w:date="2016-02-02T11:17:00Z"/>
                <w:sz w:val="22"/>
                <w:szCs w:val="22"/>
                <w:rtl/>
              </w:rPr>
            </w:pPr>
          </w:p>
        </w:tc>
        <w:tc>
          <w:tcPr>
            <w:tcW w:w="380" w:type="pct"/>
            <w:vAlign w:val="center"/>
            <w:hideMark/>
          </w:tcPr>
          <w:p w:rsidR="00A814AD" w:rsidRPr="008D0D43" w:rsidDel="00DB5487" w:rsidRDefault="00A814AD">
            <w:pPr>
              <w:jc w:val="center"/>
              <w:rPr>
                <w:del w:id="697" w:author="Arash Tighbor" w:date="2016-02-02T11:17:00Z"/>
                <w:sz w:val="22"/>
                <w:szCs w:val="22"/>
              </w:rPr>
            </w:pPr>
            <w:del w:id="698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0</w:delText>
              </w:r>
            </w:del>
          </w:p>
        </w:tc>
        <w:tc>
          <w:tcPr>
            <w:tcW w:w="457" w:type="pct"/>
            <w:vAlign w:val="center"/>
            <w:hideMark/>
          </w:tcPr>
          <w:p w:rsidR="00A814AD" w:rsidRPr="008D0D43" w:rsidDel="00DB5487" w:rsidRDefault="00A814AD">
            <w:pPr>
              <w:jc w:val="center"/>
              <w:rPr>
                <w:del w:id="699" w:author="Arash Tighbor" w:date="2016-02-02T11:17:00Z"/>
                <w:sz w:val="22"/>
                <w:szCs w:val="22"/>
                <w:rtl/>
              </w:rPr>
            </w:pPr>
            <w:del w:id="700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خرید</w:delText>
              </w:r>
            </w:del>
          </w:p>
        </w:tc>
        <w:tc>
          <w:tcPr>
            <w:tcW w:w="1538" w:type="pct"/>
            <w:vAlign w:val="center"/>
            <w:hideMark/>
          </w:tcPr>
          <w:p w:rsidR="008D0D43" w:rsidDel="00DB5487" w:rsidRDefault="004C247A" w:rsidP="008D0D43">
            <w:pPr>
              <w:spacing w:before="240"/>
              <w:jc w:val="center"/>
              <w:rPr>
                <w:del w:id="701" w:author="Arash Tighbor" w:date="2016-02-02T11:17:00Z"/>
                <w:rtl/>
              </w:rPr>
            </w:pPr>
            <w:del w:id="702" w:author="Arash Tighbor" w:date="2016-02-02T11:17:00Z">
              <w:r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5" type="#_x0000_t75" style="width:93.6pt;height:64.8pt">
                    <v:imagedata r:id="rId22" o:title=""/>
                  </v:shape>
                </w:pict>
              </w:r>
            </w:del>
          </w:p>
          <w:p w:rsidR="008D0D43" w:rsidRPr="008D0D43" w:rsidDel="00DB5487" w:rsidRDefault="008D0D43" w:rsidP="008D0D43">
            <w:pPr>
              <w:jc w:val="center"/>
              <w:rPr>
                <w:del w:id="703" w:author="Arash Tighbor" w:date="2016-02-02T11:17:00Z"/>
                <w:sz w:val="16"/>
                <w:szCs w:val="16"/>
                <w:rtl/>
              </w:rPr>
            </w:pPr>
          </w:p>
        </w:tc>
      </w:tr>
      <w:tr w:rsidR="00BE08CA" w:rsidDel="00DB5487" w:rsidTr="008D0D43">
        <w:trPr>
          <w:trHeight w:val="1477"/>
          <w:jc w:val="center"/>
          <w:del w:id="704" w:author="Arash Tighbor" w:date="2016-02-02T11:17:00Z"/>
        </w:trPr>
        <w:tc>
          <w:tcPr>
            <w:tcW w:w="291" w:type="pct"/>
            <w:vAlign w:val="center"/>
            <w:hideMark/>
          </w:tcPr>
          <w:p w:rsidR="00A814AD" w:rsidRPr="008D0D43" w:rsidDel="00DB5487" w:rsidRDefault="00A814AD" w:rsidP="008D0D43">
            <w:pPr>
              <w:jc w:val="center"/>
              <w:rPr>
                <w:del w:id="705" w:author="Arash Tighbor" w:date="2016-02-02T11:17:00Z"/>
                <w:sz w:val="22"/>
                <w:szCs w:val="22"/>
                <w:rtl/>
              </w:rPr>
            </w:pPr>
            <w:del w:id="706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6</w:delText>
              </w:r>
            </w:del>
          </w:p>
        </w:tc>
        <w:tc>
          <w:tcPr>
            <w:tcW w:w="932" w:type="pct"/>
            <w:vAlign w:val="center"/>
            <w:hideMark/>
          </w:tcPr>
          <w:p w:rsidR="008D0D43" w:rsidRPr="008D0D43" w:rsidDel="00DB5487" w:rsidRDefault="00A814AD" w:rsidP="008D0D43">
            <w:pPr>
              <w:jc w:val="center"/>
              <w:rPr>
                <w:del w:id="707" w:author="Arash Tighbor" w:date="2016-02-02T11:17:00Z"/>
                <w:rStyle w:val="Emphasis"/>
              </w:rPr>
            </w:pPr>
            <w:del w:id="708" w:author="Arash Tighbor" w:date="2016-01-30T11:48:00Z">
              <w:r w:rsidRPr="008D0D43" w:rsidDel="008C48D1">
                <w:rPr>
                  <w:rStyle w:val="Emphasis"/>
                  <w:rFonts w:hint="cs"/>
                  <w:rtl/>
                </w:rPr>
                <w:delText>بلند گو</w:delText>
              </w:r>
            </w:del>
            <w:del w:id="709" w:author="Arash Tighbor" w:date="2016-02-02T11:17:00Z">
              <w:r w:rsidR="008D0D43" w:rsidRPr="008D0D43" w:rsidDel="00DB5487">
                <w:rPr>
                  <w:rStyle w:val="Emphasis"/>
                  <w:rtl/>
                </w:rPr>
                <w:br/>
              </w:r>
              <w:r w:rsidRPr="008D0D43" w:rsidDel="00DB5487">
                <w:rPr>
                  <w:rStyle w:val="Emphasis"/>
                  <w:rtl/>
                </w:rPr>
                <w:delText xml:space="preserve"> </w:delText>
              </w:r>
              <w:r w:rsidR="008D0D43" w:rsidRPr="008D0D43" w:rsidDel="00DB5487">
                <w:rPr>
                  <w:rStyle w:val="Emphasis"/>
                </w:rPr>
                <w:delText xml:space="preserve"> 90</w:delText>
              </w:r>
              <w:r w:rsidRPr="008D0D43" w:rsidDel="00DB5487">
                <w:rPr>
                  <w:rStyle w:val="Emphasis"/>
                </w:rPr>
                <w:delText>mm</w:delText>
              </w:r>
              <w:r w:rsidR="008D0D43" w:rsidRPr="008D0D43" w:rsidDel="00DB5487">
                <w:rPr>
                  <w:rStyle w:val="Emphasis"/>
                </w:rPr>
                <w:delText xml:space="preserve"> </w:delText>
              </w:r>
              <w:r w:rsidR="008D0D43" w:rsidRPr="008D0D43" w:rsidDel="00DB5487">
                <w:rPr>
                  <w:rStyle w:val="Emphasis"/>
                  <w:rFonts w:hint="cs"/>
                  <w:rtl/>
                </w:rPr>
                <w:delText>×</w:delText>
              </w:r>
              <w:r w:rsidR="008D0D43" w:rsidRPr="008D0D43" w:rsidDel="00DB5487">
                <w:rPr>
                  <w:rStyle w:val="Emphasis"/>
                </w:rPr>
                <w:delText>5</w:delText>
              </w:r>
              <w:r w:rsidRPr="008D0D43" w:rsidDel="00DB5487">
                <w:rPr>
                  <w:rStyle w:val="Emphasis"/>
                </w:rPr>
                <w:delText xml:space="preserve">0mm </w:delText>
              </w:r>
            </w:del>
          </w:p>
          <w:p w:rsidR="00A814AD" w:rsidRPr="008D0D43" w:rsidDel="00DB5487" w:rsidRDefault="008D0D43" w:rsidP="008D0D43">
            <w:pPr>
              <w:jc w:val="center"/>
              <w:rPr>
                <w:del w:id="710" w:author="Arash Tighbor" w:date="2016-02-02T11:17:00Z"/>
                <w:sz w:val="22"/>
                <w:szCs w:val="22"/>
                <w:rtl/>
              </w:rPr>
            </w:pPr>
            <w:del w:id="711" w:author="Arash Tighbor" w:date="2016-02-02T11:17:00Z">
              <w:r w:rsidRPr="008D0D43" w:rsidDel="00DB5487">
                <w:rPr>
                  <w:rStyle w:val="Emphasis"/>
                </w:rPr>
                <w:delText xml:space="preserve">min 4 </w:delText>
              </w:r>
              <w:r w:rsidR="00A814AD" w:rsidRPr="008D0D43" w:rsidDel="00DB5487">
                <w:rPr>
                  <w:rStyle w:val="Emphasis"/>
                </w:rPr>
                <w:delText>Ω , min 3w</w:delText>
              </w:r>
            </w:del>
          </w:p>
        </w:tc>
        <w:tc>
          <w:tcPr>
            <w:tcW w:w="628" w:type="pct"/>
            <w:vAlign w:val="center"/>
            <w:hideMark/>
          </w:tcPr>
          <w:p w:rsidR="00A814AD" w:rsidRPr="008D0D43" w:rsidDel="00DB5487" w:rsidRDefault="00A814AD" w:rsidP="008D0D43">
            <w:pPr>
              <w:jc w:val="center"/>
              <w:rPr>
                <w:del w:id="712" w:author="Arash Tighbor" w:date="2016-02-02T11:17:00Z"/>
                <w:sz w:val="22"/>
                <w:szCs w:val="22"/>
              </w:rPr>
            </w:pPr>
            <w:del w:id="713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</w:tcPr>
          <w:p w:rsidR="00A814AD" w:rsidRPr="008D0D43" w:rsidDel="00DB5487" w:rsidRDefault="00A814AD" w:rsidP="008D0D43">
            <w:pPr>
              <w:jc w:val="center"/>
              <w:rPr>
                <w:del w:id="714" w:author="Arash Tighbor" w:date="2016-02-02T11:17:00Z"/>
                <w:sz w:val="22"/>
                <w:szCs w:val="22"/>
                <w:rtl/>
              </w:rPr>
            </w:pPr>
          </w:p>
        </w:tc>
        <w:tc>
          <w:tcPr>
            <w:tcW w:w="380" w:type="pct"/>
            <w:vAlign w:val="center"/>
            <w:hideMark/>
          </w:tcPr>
          <w:p w:rsidR="00A814AD" w:rsidRPr="008D0D43" w:rsidDel="00DB5487" w:rsidRDefault="00A814AD" w:rsidP="008D0D43">
            <w:pPr>
              <w:jc w:val="center"/>
              <w:rPr>
                <w:del w:id="715" w:author="Arash Tighbor" w:date="2016-02-02T11:17:00Z"/>
                <w:sz w:val="22"/>
                <w:szCs w:val="22"/>
              </w:rPr>
            </w:pPr>
            <w:del w:id="716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0</w:delText>
              </w:r>
            </w:del>
          </w:p>
        </w:tc>
        <w:tc>
          <w:tcPr>
            <w:tcW w:w="457" w:type="pct"/>
            <w:vAlign w:val="center"/>
            <w:hideMark/>
          </w:tcPr>
          <w:p w:rsidR="00A814AD" w:rsidRPr="008D0D43" w:rsidDel="00DB5487" w:rsidRDefault="00A814AD" w:rsidP="008D0D43">
            <w:pPr>
              <w:jc w:val="center"/>
              <w:rPr>
                <w:del w:id="717" w:author="Arash Tighbor" w:date="2016-02-02T11:17:00Z"/>
                <w:sz w:val="22"/>
                <w:szCs w:val="22"/>
                <w:rtl/>
              </w:rPr>
            </w:pPr>
            <w:del w:id="718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خرید</w:delText>
              </w:r>
            </w:del>
          </w:p>
        </w:tc>
        <w:tc>
          <w:tcPr>
            <w:tcW w:w="1538" w:type="pct"/>
            <w:vAlign w:val="center"/>
            <w:hideMark/>
          </w:tcPr>
          <w:p w:rsidR="00A814AD" w:rsidRPr="008D0D43" w:rsidDel="00DB5487" w:rsidRDefault="004C247A" w:rsidP="008D0D43">
            <w:pPr>
              <w:jc w:val="center"/>
              <w:rPr>
                <w:del w:id="719" w:author="Arash Tighbor" w:date="2016-02-02T11:17:00Z"/>
                <w:sz w:val="22"/>
                <w:szCs w:val="22"/>
                <w:rtl/>
              </w:rPr>
            </w:pPr>
            <w:del w:id="720" w:author="Arash Tighbor" w:date="2016-02-02T11:17:00Z">
              <w:r>
                <w:rPr>
                  <w:sz w:val="22"/>
                  <w:szCs w:val="22"/>
                </w:rPr>
                <w:pict>
                  <v:shape id="_x0000_i1026" type="#_x0000_t75" style="width:93.6pt;height:57.6pt">
                    <v:imagedata r:id="rId23" o:title=""/>
                  </v:shape>
                </w:pict>
              </w:r>
            </w:del>
          </w:p>
        </w:tc>
      </w:tr>
      <w:tr w:rsidR="00BE08CA" w:rsidDel="00DB5487" w:rsidTr="00A814AD">
        <w:trPr>
          <w:jc w:val="center"/>
          <w:del w:id="721" w:author="Arash Tighbor" w:date="2016-02-02T11:17:00Z"/>
        </w:trPr>
        <w:tc>
          <w:tcPr>
            <w:tcW w:w="291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22" w:author="Arash Tighbor" w:date="2016-02-02T11:17:00Z"/>
                <w:rStyle w:val="Emphasis"/>
                <w:rtl/>
              </w:rPr>
            </w:pPr>
            <w:del w:id="723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7</w:delText>
              </w:r>
            </w:del>
          </w:p>
        </w:tc>
        <w:tc>
          <w:tcPr>
            <w:tcW w:w="932" w:type="pct"/>
            <w:vAlign w:val="center"/>
            <w:hideMark/>
          </w:tcPr>
          <w:p w:rsidR="00A814AD" w:rsidRPr="00BE08CA" w:rsidDel="00DB5487" w:rsidRDefault="00A814AD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del w:id="724" w:author="Arash Tighbor" w:date="2016-02-02T11:17:00Z"/>
                <w:rStyle w:val="Emphasis"/>
                <w:rtl/>
              </w:rPr>
            </w:pPr>
            <w:del w:id="725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براکت نصب بلندگو</w:delText>
              </w:r>
            </w:del>
          </w:p>
        </w:tc>
        <w:tc>
          <w:tcPr>
            <w:tcW w:w="628" w:type="pct"/>
            <w:vAlign w:val="center"/>
            <w:hideMark/>
          </w:tcPr>
          <w:p w:rsidR="00A814AD" w:rsidRPr="00BE08CA" w:rsidDel="00DB5487" w:rsidRDefault="00BE08CA">
            <w:pPr>
              <w:jc w:val="center"/>
              <w:rPr>
                <w:del w:id="726" w:author="Arash Tighbor" w:date="2016-02-02T11:17:00Z"/>
                <w:rStyle w:val="Emphasis"/>
                <w:rtl/>
                <w:lang w:bidi="ar-SA"/>
              </w:rPr>
            </w:pPr>
            <w:del w:id="727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</w:tcPr>
          <w:p w:rsidR="00A814AD" w:rsidRPr="00BE08CA" w:rsidDel="00DB5487" w:rsidRDefault="00A814AD">
            <w:pPr>
              <w:jc w:val="center"/>
              <w:rPr>
                <w:del w:id="728" w:author="Arash Tighbor" w:date="2016-02-02T11:17:00Z"/>
                <w:rStyle w:val="Emphasis"/>
                <w:rtl/>
              </w:rPr>
            </w:pPr>
          </w:p>
        </w:tc>
        <w:tc>
          <w:tcPr>
            <w:tcW w:w="380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29" w:author="Arash Tighbor" w:date="2016-02-02T11:17:00Z"/>
                <w:rStyle w:val="Emphasis"/>
              </w:rPr>
            </w:pPr>
            <w:del w:id="730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0</w:delText>
              </w:r>
            </w:del>
          </w:p>
        </w:tc>
        <w:tc>
          <w:tcPr>
            <w:tcW w:w="457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31" w:author="Arash Tighbor" w:date="2016-02-02T11:17:00Z"/>
                <w:rStyle w:val="Emphasis"/>
                <w:rtl/>
              </w:rPr>
            </w:pPr>
            <w:del w:id="732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تولید توسط پیمانکار</w:delText>
              </w:r>
            </w:del>
          </w:p>
        </w:tc>
        <w:tc>
          <w:tcPr>
            <w:tcW w:w="1538" w:type="pct"/>
            <w:vAlign w:val="center"/>
            <w:hideMark/>
          </w:tcPr>
          <w:p w:rsidR="00A814AD" w:rsidDel="00DB5487" w:rsidRDefault="004C247A" w:rsidP="00BE08CA">
            <w:pPr>
              <w:jc w:val="center"/>
              <w:rPr>
                <w:del w:id="733" w:author="Arash Tighbor" w:date="2016-02-02T11:17:00Z"/>
              </w:rPr>
            </w:pPr>
            <w:del w:id="734" w:author="Arash Tighbor" w:date="2016-02-02T11:17:00Z">
              <w:r>
                <w:pict>
                  <v:shape id="_x0000_i1027" type="#_x0000_t75" style="width:93.6pt;height:36pt">
                    <v:imagedata r:id="rId24" o:title=""/>
                  </v:shape>
                </w:pict>
              </w:r>
            </w:del>
          </w:p>
        </w:tc>
      </w:tr>
      <w:tr w:rsidR="00BE08CA" w:rsidDel="00DB5487" w:rsidTr="00A814AD">
        <w:trPr>
          <w:trHeight w:val="440"/>
          <w:jc w:val="center"/>
          <w:del w:id="735" w:author="Arash Tighbor" w:date="2016-02-02T11:17:00Z"/>
        </w:trPr>
        <w:tc>
          <w:tcPr>
            <w:tcW w:w="291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36" w:author="Arash Tighbor" w:date="2016-02-02T11:17:00Z"/>
                <w:rStyle w:val="Emphasis"/>
                <w:rtl/>
                <w:lang w:bidi="ar-SA"/>
              </w:rPr>
            </w:pPr>
            <w:del w:id="737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8</w:delText>
              </w:r>
            </w:del>
          </w:p>
        </w:tc>
        <w:tc>
          <w:tcPr>
            <w:tcW w:w="932" w:type="pct"/>
            <w:vAlign w:val="center"/>
            <w:hideMark/>
          </w:tcPr>
          <w:p w:rsidR="00A814AD" w:rsidRPr="00BE08CA" w:rsidDel="00DB5487" w:rsidRDefault="00A814AD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del w:id="738" w:author="Arash Tighbor" w:date="2016-02-02T11:17:00Z"/>
                <w:rStyle w:val="Emphasis"/>
                <w:rtl/>
              </w:rPr>
            </w:pPr>
            <w:del w:id="739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فوم ضخامت</w:delText>
              </w:r>
              <w:r w:rsidRPr="00BE08CA" w:rsidDel="00DB5487">
                <w:rPr>
                  <w:rStyle w:val="Emphasis"/>
                  <w:rtl/>
                </w:rPr>
                <w:delText xml:space="preserve"> </w:delText>
              </w:r>
              <w:r w:rsidRPr="00BE08CA" w:rsidDel="00DB5487">
                <w:rPr>
                  <w:rStyle w:val="Emphasis"/>
                </w:rPr>
                <w:delText>10mm</w:delText>
              </w:r>
            </w:del>
          </w:p>
        </w:tc>
        <w:tc>
          <w:tcPr>
            <w:tcW w:w="628" w:type="pct"/>
            <w:vAlign w:val="center"/>
            <w:hideMark/>
          </w:tcPr>
          <w:p w:rsidR="00A814AD" w:rsidRPr="00BE08CA" w:rsidDel="00DB5487" w:rsidRDefault="00BE08CA" w:rsidP="00BE08CA">
            <w:pPr>
              <w:jc w:val="center"/>
              <w:rPr>
                <w:del w:id="740" w:author="Arash Tighbor" w:date="2016-02-02T11:17:00Z"/>
                <w:rStyle w:val="Emphasis"/>
                <w:rtl/>
              </w:rPr>
            </w:pPr>
            <w:del w:id="741" w:author="Arash Tighbor" w:date="2016-02-02T11:17:00Z">
              <w:r w:rsidDel="00DB5487">
                <w:rPr>
                  <w:rStyle w:val="Emphasis"/>
                </w:rPr>
                <w:delText>20</w:delText>
              </w:r>
              <w:r w:rsidR="00A814AD" w:rsidRPr="00BE08CA" w:rsidDel="00DB5487">
                <w:rPr>
                  <w:rStyle w:val="Emphasis"/>
                </w:rPr>
                <w:delText>0mm</w:delText>
              </w:r>
              <w:r w:rsidDel="00DB5487">
                <w:rPr>
                  <w:rStyle w:val="Emphasis"/>
                  <w:rFonts w:hint="cs"/>
                  <w:rtl/>
                </w:rPr>
                <w:delText>×</w:delText>
              </w:r>
              <w:r w:rsidDel="00DB5487">
                <w:rPr>
                  <w:rStyle w:val="Emphasis"/>
                </w:rPr>
                <w:delText>350</w:delText>
              </w:r>
              <w:r w:rsidR="00A814AD" w:rsidRPr="00BE08CA" w:rsidDel="00DB5487">
                <w:rPr>
                  <w:rStyle w:val="Emphasis"/>
                </w:rPr>
                <w:delText>mm</w:delText>
              </w:r>
            </w:del>
          </w:p>
        </w:tc>
        <w:tc>
          <w:tcPr>
            <w:tcW w:w="774" w:type="pct"/>
            <w:vAlign w:val="center"/>
          </w:tcPr>
          <w:p w:rsidR="00A814AD" w:rsidRPr="00BE08CA" w:rsidDel="00DB5487" w:rsidRDefault="00A814AD">
            <w:pPr>
              <w:jc w:val="center"/>
              <w:rPr>
                <w:del w:id="742" w:author="Arash Tighbor" w:date="2016-02-02T11:17:00Z"/>
                <w:rStyle w:val="Emphasis"/>
                <w:rtl/>
              </w:rPr>
            </w:pPr>
          </w:p>
        </w:tc>
        <w:tc>
          <w:tcPr>
            <w:tcW w:w="380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43" w:author="Arash Tighbor" w:date="2016-02-02T11:17:00Z"/>
                <w:rStyle w:val="Emphasis"/>
                <w:rtl/>
              </w:rPr>
            </w:pPr>
            <w:del w:id="744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0</w:delText>
              </w:r>
            </w:del>
          </w:p>
        </w:tc>
        <w:tc>
          <w:tcPr>
            <w:tcW w:w="457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45" w:author="Arash Tighbor" w:date="2016-02-02T11:17:00Z"/>
                <w:rStyle w:val="Emphasis"/>
                <w:rtl/>
              </w:rPr>
            </w:pPr>
            <w:del w:id="746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خرید</w:delText>
              </w:r>
            </w:del>
          </w:p>
        </w:tc>
        <w:tc>
          <w:tcPr>
            <w:tcW w:w="1538" w:type="pct"/>
            <w:vAlign w:val="center"/>
          </w:tcPr>
          <w:p w:rsidR="00A814AD" w:rsidDel="00DB5487" w:rsidRDefault="00A814AD">
            <w:pPr>
              <w:jc w:val="center"/>
              <w:rPr>
                <w:del w:id="747" w:author="Arash Tighbor" w:date="2016-02-02T11:17:00Z"/>
                <w:rtl/>
              </w:rPr>
            </w:pPr>
          </w:p>
        </w:tc>
      </w:tr>
      <w:tr w:rsidR="00BE08CA" w:rsidDel="00DB5487" w:rsidTr="00A814AD">
        <w:trPr>
          <w:trHeight w:val="339"/>
          <w:jc w:val="center"/>
          <w:del w:id="748" w:author="Arash Tighbor" w:date="2016-02-02T11:17:00Z"/>
        </w:trPr>
        <w:tc>
          <w:tcPr>
            <w:tcW w:w="291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49" w:author="Arash Tighbor" w:date="2016-02-02T11:17:00Z"/>
                <w:rStyle w:val="Emphasis"/>
                <w:rtl/>
              </w:rPr>
            </w:pPr>
            <w:del w:id="750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9</w:delText>
              </w:r>
            </w:del>
          </w:p>
        </w:tc>
        <w:tc>
          <w:tcPr>
            <w:tcW w:w="932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51" w:author="Arash Tighbor" w:date="2016-02-02T11:17:00Z"/>
                <w:rStyle w:val="Emphasis"/>
                <w:rtl/>
              </w:rPr>
            </w:pPr>
            <w:del w:id="752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 xml:space="preserve">جعبه </w:delText>
              </w:r>
            </w:del>
            <w:del w:id="753" w:author="Arash Tighbor" w:date="2016-01-30T11:48:00Z">
              <w:r w:rsidRPr="00BE08CA" w:rsidDel="008C48D1">
                <w:rPr>
                  <w:rStyle w:val="Emphasis"/>
                  <w:rFonts w:hint="cs"/>
                  <w:rtl/>
                </w:rPr>
                <w:delText>بسته بندی</w:delText>
              </w:r>
            </w:del>
          </w:p>
        </w:tc>
        <w:tc>
          <w:tcPr>
            <w:tcW w:w="628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54" w:author="Arash Tighbor" w:date="2016-02-02T11:17:00Z"/>
                <w:rStyle w:val="Emphasis"/>
                <w:rtl/>
                <w:lang w:bidi="ar-SA"/>
              </w:rPr>
            </w:pPr>
            <w:del w:id="755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</w:tcPr>
          <w:p w:rsidR="00A814AD" w:rsidRPr="00BE08CA" w:rsidDel="00DB5487" w:rsidRDefault="00A814AD">
            <w:pPr>
              <w:jc w:val="center"/>
              <w:rPr>
                <w:del w:id="756" w:author="Arash Tighbor" w:date="2016-02-02T11:17:00Z"/>
                <w:rStyle w:val="Emphasis"/>
                <w:rtl/>
              </w:rPr>
            </w:pPr>
          </w:p>
        </w:tc>
        <w:tc>
          <w:tcPr>
            <w:tcW w:w="380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57" w:author="Arash Tighbor" w:date="2016-02-02T11:17:00Z"/>
                <w:rStyle w:val="Emphasis"/>
                <w:rtl/>
              </w:rPr>
            </w:pPr>
            <w:del w:id="758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0</w:delText>
              </w:r>
            </w:del>
          </w:p>
        </w:tc>
        <w:tc>
          <w:tcPr>
            <w:tcW w:w="457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59" w:author="Arash Tighbor" w:date="2016-02-02T11:17:00Z"/>
                <w:rStyle w:val="Emphasis"/>
                <w:rtl/>
              </w:rPr>
            </w:pPr>
            <w:del w:id="760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خرید</w:delText>
              </w:r>
            </w:del>
          </w:p>
        </w:tc>
        <w:tc>
          <w:tcPr>
            <w:tcW w:w="1538" w:type="pct"/>
            <w:vAlign w:val="center"/>
          </w:tcPr>
          <w:p w:rsidR="00A814AD" w:rsidDel="00DB5487" w:rsidRDefault="00A814AD">
            <w:pPr>
              <w:jc w:val="center"/>
              <w:rPr>
                <w:del w:id="761" w:author="Arash Tighbor" w:date="2016-02-02T11:17:00Z"/>
                <w:rtl/>
              </w:rPr>
            </w:pPr>
          </w:p>
        </w:tc>
      </w:tr>
      <w:tr w:rsidR="00BE08CA" w:rsidDel="00DB5487" w:rsidTr="00A814AD">
        <w:trPr>
          <w:trHeight w:val="503"/>
          <w:jc w:val="center"/>
          <w:del w:id="762" w:author="Arash Tighbor" w:date="2016-02-02T11:17:00Z"/>
        </w:trPr>
        <w:tc>
          <w:tcPr>
            <w:tcW w:w="291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63" w:author="Arash Tighbor" w:date="2016-02-02T11:17:00Z"/>
                <w:rStyle w:val="Emphasis"/>
                <w:rtl/>
              </w:rPr>
            </w:pPr>
            <w:del w:id="764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10</w:delText>
              </w:r>
            </w:del>
          </w:p>
        </w:tc>
        <w:tc>
          <w:tcPr>
            <w:tcW w:w="932" w:type="pct"/>
            <w:vAlign w:val="center"/>
            <w:hideMark/>
          </w:tcPr>
          <w:p w:rsidR="00A814AD" w:rsidRPr="00BE08CA" w:rsidDel="00DB5487" w:rsidRDefault="00A814AD" w:rsidP="00BE08CA">
            <w:pPr>
              <w:jc w:val="center"/>
              <w:rPr>
                <w:del w:id="765" w:author="Arash Tighbor" w:date="2016-02-02T11:17:00Z"/>
                <w:rStyle w:val="Emphasis"/>
                <w:rtl/>
              </w:rPr>
            </w:pPr>
            <w:del w:id="766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 xml:space="preserve">کیسه پلاستیکی </w:delText>
              </w:r>
              <w:r w:rsidR="00BE08CA" w:rsidDel="00DB5487">
                <w:rPr>
                  <w:rStyle w:val="Emphasis"/>
                  <w:rtl/>
                </w:rPr>
                <w:br/>
              </w:r>
            </w:del>
            <w:del w:id="767" w:author="Arash Tighbor" w:date="2016-01-30T11:48:00Z">
              <w:r w:rsidRPr="00BE08CA" w:rsidDel="008C48D1">
                <w:rPr>
                  <w:rStyle w:val="Emphasis"/>
                  <w:rFonts w:hint="cs"/>
                  <w:rtl/>
                </w:rPr>
                <w:delText>بسته بندی</w:delText>
              </w:r>
            </w:del>
            <w:del w:id="768" w:author="Arash Tighbor" w:date="2016-02-02T11:17:00Z">
              <w:r w:rsidR="00BE08CA" w:rsidDel="00DB5487">
                <w:rPr>
                  <w:rStyle w:val="Emphasis"/>
                  <w:rtl/>
                </w:rPr>
                <w:br/>
              </w:r>
              <w:r w:rsidRPr="00BE08CA" w:rsidDel="00DB5487">
                <w:rPr>
                  <w:rStyle w:val="Emphasis"/>
                  <w:rFonts w:hint="cs"/>
                  <w:rtl/>
                </w:rPr>
                <w:delText xml:space="preserve"> </w:delText>
              </w:r>
              <w:r w:rsidRPr="00BE08CA" w:rsidDel="00DB5487">
                <w:rPr>
                  <w:rStyle w:val="Emphasis"/>
                </w:rPr>
                <w:delText xml:space="preserve">30 cm </w:delText>
              </w:r>
              <w:r w:rsidR="00BE08CA" w:rsidDel="00DB5487">
                <w:rPr>
                  <w:rStyle w:val="Emphasis"/>
                  <w:rFonts w:hint="cs"/>
                  <w:rtl/>
                </w:rPr>
                <w:delText>×</w:delText>
              </w:r>
              <w:r w:rsidRPr="00BE08CA" w:rsidDel="00DB5487">
                <w:rPr>
                  <w:rStyle w:val="Emphasis"/>
                </w:rPr>
                <w:delText xml:space="preserve"> 30cm</w:delText>
              </w:r>
            </w:del>
          </w:p>
        </w:tc>
        <w:tc>
          <w:tcPr>
            <w:tcW w:w="628" w:type="pct"/>
            <w:vAlign w:val="center"/>
            <w:hideMark/>
          </w:tcPr>
          <w:p w:rsidR="00A814AD" w:rsidRPr="00BE08CA" w:rsidDel="00DB5487" w:rsidRDefault="00BE08CA">
            <w:pPr>
              <w:jc w:val="center"/>
              <w:rPr>
                <w:del w:id="769" w:author="Arash Tighbor" w:date="2016-02-02T11:17:00Z"/>
                <w:rStyle w:val="Emphasis"/>
                <w:rtl/>
                <w:lang w:bidi="ar-SA"/>
              </w:rPr>
            </w:pPr>
            <w:del w:id="770" w:author="Arash Tighbor" w:date="2016-02-02T11:17:00Z">
              <w:r w:rsidRPr="008D0D43" w:rsidDel="00DB5487">
                <w:rPr>
                  <w:rFonts w:hint="cs"/>
                  <w:sz w:val="22"/>
                  <w:szCs w:val="22"/>
                  <w:rtl/>
                </w:rPr>
                <w:delText>1</w:delText>
              </w:r>
            </w:del>
          </w:p>
        </w:tc>
        <w:tc>
          <w:tcPr>
            <w:tcW w:w="774" w:type="pct"/>
            <w:vAlign w:val="center"/>
          </w:tcPr>
          <w:p w:rsidR="00A814AD" w:rsidRPr="00BE08CA" w:rsidDel="00DB5487" w:rsidRDefault="00A814AD">
            <w:pPr>
              <w:jc w:val="center"/>
              <w:rPr>
                <w:del w:id="771" w:author="Arash Tighbor" w:date="2016-02-02T11:17:00Z"/>
                <w:rStyle w:val="Emphasis"/>
                <w:rtl/>
              </w:rPr>
            </w:pPr>
          </w:p>
        </w:tc>
        <w:tc>
          <w:tcPr>
            <w:tcW w:w="380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72" w:author="Arash Tighbor" w:date="2016-02-02T11:17:00Z"/>
                <w:rStyle w:val="Emphasis"/>
                <w:rtl/>
              </w:rPr>
            </w:pPr>
            <w:del w:id="773" w:author="Arash Tighbor" w:date="2016-02-02T11:17:00Z">
              <w:r w:rsidRPr="00BE08CA" w:rsidDel="00DB5487">
                <w:rPr>
                  <w:rStyle w:val="Emphasis"/>
                  <w:rtl/>
                </w:rPr>
                <w:delText>0</w:delText>
              </w:r>
            </w:del>
          </w:p>
        </w:tc>
        <w:tc>
          <w:tcPr>
            <w:tcW w:w="457" w:type="pct"/>
            <w:vAlign w:val="center"/>
            <w:hideMark/>
          </w:tcPr>
          <w:p w:rsidR="00A814AD" w:rsidRPr="00BE08CA" w:rsidDel="00DB5487" w:rsidRDefault="00A814AD">
            <w:pPr>
              <w:jc w:val="center"/>
              <w:rPr>
                <w:del w:id="774" w:author="Arash Tighbor" w:date="2016-02-02T11:17:00Z"/>
                <w:rStyle w:val="Emphasis"/>
                <w:rtl/>
                <w:lang w:bidi="ar-SA"/>
              </w:rPr>
            </w:pPr>
            <w:del w:id="775" w:author="Arash Tighbor" w:date="2016-02-02T11:17:00Z">
              <w:r w:rsidRPr="00BE08CA" w:rsidDel="00DB5487">
                <w:rPr>
                  <w:rStyle w:val="Emphasis"/>
                  <w:rFonts w:hint="cs"/>
                  <w:rtl/>
                </w:rPr>
                <w:delText>خرید</w:delText>
              </w:r>
            </w:del>
          </w:p>
        </w:tc>
        <w:tc>
          <w:tcPr>
            <w:tcW w:w="1538" w:type="pct"/>
            <w:vAlign w:val="center"/>
          </w:tcPr>
          <w:p w:rsidR="00A814AD" w:rsidDel="00DB5487" w:rsidRDefault="00A814AD">
            <w:pPr>
              <w:jc w:val="center"/>
              <w:rPr>
                <w:del w:id="776" w:author="Arash Tighbor" w:date="2016-02-02T11:17:00Z"/>
                <w:rFonts w:cs="Times New Roman"/>
                <w:rtl/>
              </w:rPr>
            </w:pPr>
          </w:p>
        </w:tc>
      </w:tr>
      <w:tr w:rsidR="00A814AD" w:rsidDel="00DB5487" w:rsidTr="00261625">
        <w:tblPrEx>
          <w:tblW w:w="5000" w:type="pct"/>
          <w:jc w:val="center"/>
          <w:tblBorders>
            <w:top w:val="single" w:sz="4" w:space="0" w:color="A6A6A6" w:themeColor="background1" w:themeShade="A6"/>
            <w:left w:val="single" w:sz="4" w:space="0" w:color="A6A6A6" w:themeColor="background1" w:themeShade="A6"/>
            <w:bottom w:val="single" w:sz="4" w:space="0" w:color="A6A6A6" w:themeColor="background1" w:themeShade="A6"/>
            <w:right w:val="single" w:sz="4" w:space="0" w:color="A6A6A6" w:themeColor="background1" w:themeShade="A6"/>
            <w:insideH w:val="single" w:sz="4" w:space="0" w:color="A6A6A6" w:themeColor="background1" w:themeShade="A6"/>
            <w:insideV w:val="single" w:sz="4" w:space="0" w:color="A6A6A6" w:themeColor="background1" w:themeShade="A6"/>
          </w:tblBorders>
          <w:tblPrExChange w:id="777" w:author="Arash Tighbor" w:date="2016-01-30T10:20:00Z">
            <w:tblPrEx>
              <w:tblW w:w="5000" w:type="pct"/>
              <w:jc w:val="center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</w:tblPrEx>
          </w:tblPrExChange>
        </w:tblPrEx>
        <w:trPr>
          <w:trHeight w:val="503"/>
          <w:jc w:val="center"/>
          <w:del w:id="778" w:author="Arash Tighbor" w:date="2016-02-02T11:17:00Z"/>
          <w:trPrChange w:id="779" w:author="Arash Tighbor" w:date="2016-01-30T10:20:00Z">
            <w:trPr>
              <w:gridAfter w:val="0"/>
              <w:trHeight w:val="503"/>
              <w:jc w:val="center"/>
            </w:trPr>
          </w:trPrChange>
        </w:trPr>
        <w:tc>
          <w:tcPr>
            <w:tcW w:w="1851" w:type="pct"/>
            <w:gridSpan w:val="3"/>
            <w:shd w:val="clear" w:color="auto" w:fill="1F497D" w:themeFill="text2"/>
            <w:vAlign w:val="center"/>
            <w:hideMark/>
            <w:tcPrChange w:id="780" w:author="Arash Tighbor" w:date="2016-01-30T10:20:00Z">
              <w:tcPr>
                <w:tcW w:w="1851" w:type="pct"/>
                <w:gridSpan w:val="6"/>
                <w:vAlign w:val="center"/>
                <w:hideMark/>
              </w:tcPr>
            </w:tcPrChange>
          </w:tcPr>
          <w:p w:rsidR="00A814AD" w:rsidRPr="00261625" w:rsidDel="00DB5487" w:rsidRDefault="00A814AD">
            <w:pPr>
              <w:jc w:val="center"/>
              <w:rPr>
                <w:del w:id="781" w:author="Arash Tighbor" w:date="2016-02-02T11:17:00Z"/>
                <w:rStyle w:val="Emphasis"/>
                <w:b/>
                <w:bCs/>
                <w:color w:val="FFFFFF" w:themeColor="background1"/>
                <w:rtl/>
                <w:lang w:bidi="ar-SA"/>
                <w:rPrChange w:id="782" w:author="Arash Tighbor" w:date="2016-01-30T10:20:00Z">
                  <w:rPr>
                    <w:del w:id="783" w:author="Arash Tighbor" w:date="2016-02-02T11:17:00Z"/>
                    <w:rStyle w:val="Emphasis"/>
                    <w:rtl/>
                    <w:lang w:bidi="ar-SA"/>
                  </w:rPr>
                </w:rPrChange>
              </w:rPr>
            </w:pPr>
            <w:del w:id="784" w:author="Arash Tighbor" w:date="2016-02-02T11:17:00Z">
              <w:r w:rsidRPr="00261625" w:rsidDel="00DB5487">
                <w:rPr>
                  <w:rStyle w:val="Emphasis"/>
                  <w:rFonts w:hint="cs"/>
                  <w:b/>
                  <w:bCs/>
                  <w:color w:val="FFFFFF" w:themeColor="background1"/>
                  <w:rtl/>
                  <w:rPrChange w:id="785" w:author="Arash Tighbor" w:date="2016-01-30T10:20:00Z">
                    <w:rPr>
                      <w:rStyle w:val="Emphasis"/>
                      <w:rFonts w:hint="cs"/>
                      <w:rtl/>
                    </w:rPr>
                  </w:rPrChange>
                </w:rPr>
                <w:delText>جمع</w:delText>
              </w:r>
            </w:del>
          </w:p>
        </w:tc>
        <w:tc>
          <w:tcPr>
            <w:tcW w:w="774" w:type="pct"/>
            <w:shd w:val="clear" w:color="auto" w:fill="1F497D" w:themeFill="text2"/>
            <w:vAlign w:val="center"/>
            <w:hideMark/>
            <w:tcPrChange w:id="786" w:author="Arash Tighbor" w:date="2016-01-30T10:20:00Z">
              <w:tcPr>
                <w:tcW w:w="774" w:type="pct"/>
                <w:gridSpan w:val="3"/>
                <w:vAlign w:val="center"/>
                <w:hideMark/>
              </w:tcPr>
            </w:tcPrChange>
          </w:tcPr>
          <w:p w:rsidR="00A814AD" w:rsidRPr="00261625" w:rsidDel="00DB5487" w:rsidRDefault="00A814AD">
            <w:pPr>
              <w:jc w:val="center"/>
              <w:rPr>
                <w:del w:id="787" w:author="Arash Tighbor" w:date="2016-02-02T11:17:00Z"/>
                <w:rStyle w:val="Emphasis"/>
                <w:b/>
                <w:bCs/>
                <w:color w:val="FFFFFF" w:themeColor="background1"/>
                <w:rtl/>
                <w:rPrChange w:id="788" w:author="Arash Tighbor" w:date="2016-01-30T10:20:00Z">
                  <w:rPr>
                    <w:del w:id="789" w:author="Arash Tighbor" w:date="2016-02-02T11:17:00Z"/>
                    <w:rStyle w:val="Emphasis"/>
                    <w:rtl/>
                  </w:rPr>
                </w:rPrChange>
              </w:rPr>
            </w:pPr>
            <w:del w:id="790" w:author="Arash Tighbor" w:date="2016-02-02T11:17:00Z">
              <w:r w:rsidRPr="00261625" w:rsidDel="00DB5487">
                <w:rPr>
                  <w:rStyle w:val="Emphasis"/>
                  <w:b/>
                  <w:bCs/>
                  <w:color w:val="FFFFFF" w:themeColor="background1"/>
                  <w:rtl/>
                  <w:rPrChange w:id="791" w:author="Arash Tighbor" w:date="2016-01-30T10:20:00Z">
                    <w:rPr>
                      <w:rStyle w:val="Emphasis"/>
                      <w:rtl/>
                    </w:rPr>
                  </w:rPrChange>
                </w:rPr>
                <w:delText xml:space="preserve">0 </w:delText>
              </w:r>
              <w:r w:rsidRPr="00261625" w:rsidDel="00DB5487">
                <w:rPr>
                  <w:rStyle w:val="Emphasis"/>
                  <w:rFonts w:hint="cs"/>
                  <w:b/>
                  <w:bCs/>
                  <w:color w:val="FFFFFF" w:themeColor="background1"/>
                  <w:rtl/>
                  <w:rPrChange w:id="792" w:author="Arash Tighbor" w:date="2016-01-30T10:20:00Z">
                    <w:rPr>
                      <w:rStyle w:val="Emphasis"/>
                      <w:rFonts w:hint="cs"/>
                      <w:rtl/>
                    </w:rPr>
                  </w:rPrChange>
                </w:rPr>
                <w:delText>ریال</w:delText>
              </w:r>
            </w:del>
          </w:p>
        </w:tc>
        <w:tc>
          <w:tcPr>
            <w:tcW w:w="380" w:type="pct"/>
            <w:shd w:val="clear" w:color="auto" w:fill="1F497D" w:themeFill="text2"/>
            <w:vAlign w:val="center"/>
            <w:hideMark/>
            <w:tcPrChange w:id="793" w:author="Arash Tighbor" w:date="2016-01-30T10:20:00Z">
              <w:tcPr>
                <w:tcW w:w="380" w:type="pct"/>
                <w:gridSpan w:val="4"/>
                <w:vAlign w:val="center"/>
                <w:hideMark/>
              </w:tcPr>
            </w:tcPrChange>
          </w:tcPr>
          <w:p w:rsidR="00A814AD" w:rsidRPr="00261625" w:rsidDel="00DB5487" w:rsidRDefault="00A814AD" w:rsidP="00563B0D">
            <w:pPr>
              <w:jc w:val="center"/>
              <w:rPr>
                <w:del w:id="794" w:author="Arash Tighbor" w:date="2016-02-02T11:17:00Z"/>
                <w:rStyle w:val="Emphasis"/>
                <w:b/>
                <w:bCs/>
                <w:color w:val="FFFFFF" w:themeColor="background1"/>
                <w:rtl/>
                <w:rPrChange w:id="795" w:author="Arash Tighbor" w:date="2016-01-30T10:20:00Z">
                  <w:rPr>
                    <w:del w:id="796" w:author="Arash Tighbor" w:date="2016-02-02T11:17:00Z"/>
                    <w:rStyle w:val="Emphasis"/>
                    <w:rtl/>
                  </w:rPr>
                </w:rPrChange>
              </w:rPr>
            </w:pPr>
            <w:del w:id="797" w:author="Arash Tighbor" w:date="2016-01-30T08:50:00Z">
              <w:r w:rsidRPr="00261625" w:rsidDel="00B11757">
                <w:rPr>
                  <w:rStyle w:val="Emphasis"/>
                  <w:b/>
                  <w:bCs/>
                  <w:color w:val="FFFFFF" w:themeColor="background1"/>
                  <w:highlight w:val="red"/>
                  <w:rtl/>
                  <w:rPrChange w:id="798" w:author="Arash Tighbor" w:date="2016-01-30T10:20:00Z">
                    <w:rPr>
                      <w:rStyle w:val="Emphasis"/>
                      <w:highlight w:val="yellow"/>
                      <w:rtl/>
                    </w:rPr>
                  </w:rPrChange>
                </w:rPr>
                <w:delText>1.26</w:delText>
              </w:r>
            </w:del>
            <w:del w:id="799" w:author="Arash Tighbor" w:date="2016-02-02T11:17:00Z">
              <w:r w:rsidRPr="00261625" w:rsidDel="00DB5487">
                <w:rPr>
                  <w:rStyle w:val="Emphasis"/>
                  <w:b/>
                  <w:bCs/>
                  <w:color w:val="FFFFFF" w:themeColor="background1"/>
                  <w:rtl/>
                  <w:rPrChange w:id="800" w:author="Arash Tighbor" w:date="2016-01-30T10:20:00Z">
                    <w:rPr>
                      <w:rStyle w:val="Emphasis"/>
                      <w:rtl/>
                    </w:rPr>
                  </w:rPrChange>
                </w:rPr>
                <w:delText xml:space="preserve"> ساعت</w:delText>
              </w:r>
            </w:del>
          </w:p>
        </w:tc>
        <w:tc>
          <w:tcPr>
            <w:tcW w:w="457" w:type="pct"/>
            <w:shd w:val="clear" w:color="auto" w:fill="1F497D" w:themeFill="text2"/>
            <w:vAlign w:val="center"/>
            <w:tcPrChange w:id="801" w:author="Arash Tighbor" w:date="2016-01-30T10:20:00Z">
              <w:tcPr>
                <w:tcW w:w="457" w:type="pct"/>
                <w:gridSpan w:val="3"/>
                <w:vAlign w:val="center"/>
              </w:tcPr>
            </w:tcPrChange>
          </w:tcPr>
          <w:p w:rsidR="00A814AD" w:rsidRPr="00261625" w:rsidDel="00DB5487" w:rsidRDefault="00A814AD">
            <w:pPr>
              <w:jc w:val="center"/>
              <w:rPr>
                <w:del w:id="802" w:author="Arash Tighbor" w:date="2016-02-02T11:17:00Z"/>
                <w:rStyle w:val="Emphasis"/>
                <w:b/>
                <w:bCs/>
                <w:color w:val="FFFFFF" w:themeColor="background1"/>
                <w:rtl/>
                <w:lang w:bidi="ar-SA"/>
                <w:rPrChange w:id="803" w:author="Arash Tighbor" w:date="2016-01-30T10:20:00Z">
                  <w:rPr>
                    <w:del w:id="804" w:author="Arash Tighbor" w:date="2016-02-02T11:17:00Z"/>
                    <w:rStyle w:val="Emphasis"/>
                    <w:rtl/>
                    <w:lang w:bidi="ar-SA"/>
                  </w:rPr>
                </w:rPrChange>
              </w:rPr>
            </w:pPr>
          </w:p>
        </w:tc>
        <w:tc>
          <w:tcPr>
            <w:tcW w:w="1538" w:type="pct"/>
            <w:shd w:val="clear" w:color="auto" w:fill="1F497D" w:themeFill="text2"/>
            <w:vAlign w:val="center"/>
            <w:tcPrChange w:id="805" w:author="Arash Tighbor" w:date="2016-01-30T10:20:00Z">
              <w:tcPr>
                <w:tcW w:w="1538" w:type="pct"/>
                <w:gridSpan w:val="2"/>
                <w:vAlign w:val="center"/>
              </w:tcPr>
            </w:tcPrChange>
          </w:tcPr>
          <w:p w:rsidR="00A814AD" w:rsidRPr="00261625" w:rsidDel="00DB5487" w:rsidRDefault="00A814AD">
            <w:pPr>
              <w:jc w:val="center"/>
              <w:rPr>
                <w:del w:id="806" w:author="Arash Tighbor" w:date="2016-02-02T11:17:00Z"/>
                <w:rFonts w:cs="Times New Roman"/>
                <w:b/>
                <w:bCs/>
                <w:color w:val="FFFFFF" w:themeColor="background1"/>
                <w:rtl/>
                <w:rPrChange w:id="807" w:author="Arash Tighbor" w:date="2016-01-30T10:20:00Z">
                  <w:rPr>
                    <w:del w:id="808" w:author="Arash Tighbor" w:date="2016-02-02T11:17:00Z"/>
                    <w:rFonts w:cs="Times New Roman"/>
                    <w:rtl/>
                  </w:rPr>
                </w:rPrChange>
              </w:rPr>
            </w:pPr>
          </w:p>
        </w:tc>
      </w:tr>
    </w:tbl>
    <w:p w:rsidR="00A814AD" w:rsidRPr="00A814AD" w:rsidDel="00C9267F" w:rsidRDefault="00A814AD" w:rsidP="00A814AD">
      <w:pPr>
        <w:rPr>
          <w:del w:id="809" w:author="Arash Tighbor" w:date="2016-01-30T07:57:00Z"/>
          <w:rtl/>
        </w:rPr>
      </w:pPr>
    </w:p>
    <w:p w:rsidR="00BE08CA" w:rsidRDefault="00BE08CA" w:rsidP="00A814AD">
      <w:pPr>
        <w:rPr>
          <w:rtl/>
        </w:rPr>
      </w:pPr>
      <w:del w:id="810" w:author="Arash Tighbor" w:date="2016-02-02T11:17:00Z">
        <w:r w:rsidDel="00DB5487">
          <w:rPr>
            <w:noProof/>
            <w:rPrChange w:id="811" w:author="Unknown">
              <w:rPr>
                <w:noProof/>
                <w:sz w:val="20"/>
                <w:szCs w:val="22"/>
              </w:rPr>
            </w:rPrChange>
          </w:rPr>
          <mc:AlternateContent>
            <mc:Choice Requires="wps">
              <w:drawing>
                <wp:anchor distT="0" distB="0" distL="114300" distR="114300" simplePos="0" relativeHeight="251668992" behindDoc="0" locked="0" layoutInCell="1" allowOverlap="1" wp14:anchorId="1BFCBAB9" wp14:editId="499407F9">
                  <wp:simplePos x="0" y="0"/>
                  <wp:positionH relativeFrom="column">
                    <wp:posOffset>131682</wp:posOffset>
                  </wp:positionH>
                  <wp:positionV relativeFrom="paragraph">
                    <wp:posOffset>121219</wp:posOffset>
                  </wp:positionV>
                  <wp:extent cx="5876290" cy="1576070"/>
                  <wp:effectExtent l="0" t="0" r="10160" b="24130"/>
                  <wp:wrapNone/>
                  <wp:docPr id="22" name="Rounded Rectangle 2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876290" cy="1576070"/>
                          </a:xfrm>
                          <a:prstGeom prst="roundRect">
                            <a:avLst>
                              <a:gd name="adj" fmla="val 4111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861C4" w:rsidRPr="00BE08CA" w:rsidRDefault="008861C4" w:rsidP="00BE08CA">
                              <w:pPr>
                                <w:spacing w:after="0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bookmarkStart w:id="812" w:name="_Toc440805735"/>
                              <w:ins w:id="813" w:author="Arash Tighbor" w:date="2016-01-30T10:40:00Z">
                                <w:r w:rsidRPr="00343109">
                                  <w:rPr>
                                    <w:b/>
                                    <w:bCs/>
                                    <w:color w:val="000000" w:themeColor="text1"/>
                                    <w:vertAlign w:val="superscript"/>
                                    <w:rtl/>
                                    <w:rPrChange w:id="814" w:author="Arash Tighbor" w:date="2016-01-30T10:40:00Z">
                                      <w:rPr>
                                        <w:b/>
                                        <w:bCs/>
                                        <w:color w:val="000000" w:themeColor="text1"/>
                                        <w:rtl/>
                                      </w:rPr>
                                    </w:rPrChange>
                                  </w:rPr>
                                  <w:t>*</w:t>
                                </w:r>
                              </w:ins>
                              <w:r w:rsidRPr="00BE08CA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</w:rPr>
                                <w:t>توضیحات</w:t>
                              </w:r>
                              <w:bookmarkEnd w:id="812"/>
                              <w:r w:rsidRPr="00BE08CA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</w:rPr>
                                <w:t>:</w:t>
                              </w:r>
                            </w:p>
                            <w:p w:rsidR="008861C4" w:rsidRPr="00BE08CA" w:rsidRDefault="008861C4" w:rsidP="00180397">
                              <w:pPr>
                                <w:pStyle w:val="ListParagraph"/>
                                <w:numPr>
                                  <w:ilvl w:val="0"/>
                                  <w:numId w:val="56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به مبالغ فوق (هزینه تهیه قطعات و نیروی انسانی</w:t>
                              </w:r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) حداقل 25</w:t>
                              </w:r>
                              <w:del w:id="815" w:author="Arash Tighbor" w:date="2016-01-30T11:43:00Z">
                                <w:r w:rsidRPr="00BE08CA" w:rsidDel="00C46220">
                                  <w:rPr>
                                    <w:rFonts w:hint="cs"/>
                                    <w:color w:val="000000" w:themeColor="text1"/>
                                    <w:rtl/>
                                  </w:rPr>
                                  <w:delText>%</w:delText>
                                </w:r>
                              </w:del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</w:t>
                              </w:r>
                              <w:ins w:id="816" w:author="Arash Tighbor" w:date="2016-01-30T11:43:00Z">
                                <w:r>
                                  <w:rPr>
                                    <w:rFonts w:hint="cs"/>
                                    <w:color w:val="000000" w:themeColor="text1"/>
                                    <w:rtl/>
                                  </w:rPr>
                                  <w:t xml:space="preserve">درصد </w:t>
                                </w:r>
                              </w:ins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ج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هت </w:t>
                              </w:r>
                              <w:ins w:id="817" w:author="Arash Tighbor" w:date="2016-01-30T11:45:00Z">
                                <w:r>
                                  <w:rPr>
                                    <w:color w:val="000000" w:themeColor="text1"/>
                                    <w:rtl/>
                                  </w:rPr>
                                  <w:t>تدارکات</w:t>
                                </w:r>
                              </w:ins>
                              <w:del w:id="818" w:author="Arash Tighbor" w:date="2016-01-30T11:45:00Z">
                                <w:r w:rsidDel="008C48D1">
                                  <w:rPr>
                                    <w:rFonts w:hint="cs"/>
                                    <w:color w:val="000000" w:themeColor="text1"/>
                                    <w:rtl/>
                                  </w:rPr>
                                  <w:delText>تدرکات</w:delText>
                                </w:r>
                              </w:del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و </w:t>
                              </w:r>
                              <w:ins w:id="819" w:author="Arash Tighbor" w:date="2016-01-30T11:45:00Z">
                                <w:r>
                                  <w:rPr>
                                    <w:color w:val="000000" w:themeColor="text1"/>
                                    <w:rtl/>
                                  </w:rPr>
                                  <w:t>هز</w:t>
                                </w:r>
                                <w:r>
                                  <w:rPr>
                                    <w:rFonts w:hint="cs"/>
                                    <w:color w:val="000000" w:themeColor="text1"/>
                                    <w:rtl/>
                                  </w:rPr>
                                  <w:t>ینه</w:t>
                                </w:r>
                              </w:ins>
                              <w:del w:id="820" w:author="Arash Tighbor" w:date="2016-01-30T11:45:00Z">
                                <w:r w:rsidDel="008C48D1">
                                  <w:rPr>
                                    <w:rFonts w:hint="cs"/>
                                    <w:color w:val="000000" w:themeColor="text1"/>
                                    <w:rtl/>
                                  </w:rPr>
                                  <w:delText>هرینه</w:delText>
                                </w:r>
                              </w:del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اقلام مصرفی (مانند سیم قلع و ...</w:t>
                              </w:r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) اضافه </w:t>
                              </w:r>
                              <w:ins w:id="821" w:author="Arash Tighbor" w:date="2016-01-30T08:46:00Z">
                                <w:r>
                                  <w:rPr>
                                    <w:rFonts w:hint="cs"/>
                                    <w:color w:val="000000" w:themeColor="text1"/>
                                    <w:rtl/>
                                  </w:rPr>
                                  <w:t>می‌</w:t>
                                </w:r>
                              </w:ins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گرد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د</w:t>
                              </w:r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.</w:t>
                              </w:r>
                            </w:p>
                            <w:p w:rsidR="008861C4" w:rsidRPr="00BE08CA" w:rsidRDefault="008861C4" w:rsidP="00BE08CA">
                              <w:pPr>
                                <w:pStyle w:val="ListParagraph"/>
                                <w:numPr>
                                  <w:ilvl w:val="0"/>
                                  <w:numId w:val="56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در جدول بالا هزینه طراحی و اجرای فازهای نمونه اولیه و یک روز خط لحاظ نشده است .</w:t>
                              </w:r>
                            </w:p>
                            <w:p w:rsidR="008861C4" w:rsidRPr="00BE08CA" w:rsidRDefault="008861C4" w:rsidP="00BE08CA">
                              <w:pPr>
                                <w:pStyle w:val="ListParagraph"/>
                                <w:numPr>
                                  <w:ilvl w:val="0"/>
                                  <w:numId w:val="56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 w:rsidRPr="00BE08CA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هزینه زمانی و ریالی نصب ماژول در محل مشتری محاسبه نشده است.</w:t>
                              </w:r>
                            </w:p>
                            <w:p w:rsidR="008861C4" w:rsidRPr="00BE08CA" w:rsidRDefault="008861C4" w:rsidP="00BE08C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oundrect w14:anchorId="1BFCBAB9" id="Rounded Rectangle 22" o:spid="_x0000_s1027" style="position:absolute;left:0;text-align:left;margin-left:10.35pt;margin-top:9.55pt;width:462.7pt;height:124.1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6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" fillcolor="#dbe5f1 [660]" strokecolor="#243f60 [1604]" strokeweight="2pt">
                  <v:textbox>
                    <w:txbxContent>
                      <w:p w:rsidR="008861C4" w:rsidRPr="00BE08CA" w:rsidRDefault="008861C4" w:rsidP="00BE08CA">
                        <w:pPr>
                          <w:spacing w:after="0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bookmarkStart w:id="794" w:name="_Toc440805735"/>
                        <w:ins w:id="795" w:author="Arash Tighbor" w:date="2016-01-30T10:40:00Z">
                          <w:r w:rsidRPr="00343109">
                            <w:rPr>
                              <w:b/>
                              <w:bCs/>
                              <w:color w:val="000000" w:themeColor="text1"/>
                              <w:vertAlign w:val="superscript"/>
                              <w:rtl/>
                              <w:rPrChange w:id="796" w:author="Arash Tighbor" w:date="2016-01-30T10:40:00Z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</w:rPr>
                              </w:rPrChange>
                            </w:rPr>
                            <w:t>*</w:t>
                          </w:r>
                        </w:ins>
                        <w:r w:rsidRPr="00BE08CA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</w:rPr>
                          <w:t>توضیحات</w:t>
                        </w:r>
                        <w:bookmarkEnd w:id="794"/>
                        <w:r w:rsidRPr="00BE08CA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</w:rPr>
                          <w:t>:</w:t>
                        </w:r>
                      </w:p>
                      <w:p w:rsidR="008861C4" w:rsidRPr="00BE08CA" w:rsidRDefault="008861C4" w:rsidP="00180397">
                        <w:pPr>
                          <w:pStyle w:val="ListParagraph"/>
                          <w:numPr>
                            <w:ilvl w:val="0"/>
                            <w:numId w:val="56"/>
                          </w:numPr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>به مبالغ فوق (هزینه تهیه قطعات و نیروی انسانی</w:t>
                        </w:r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>) حداقل 25</w:t>
                        </w:r>
                        <w:del w:id="797" w:author="Arash Tighbor" w:date="2016-01-30T11:43:00Z">
                          <w:r w:rsidRPr="00BE08CA" w:rsidDel="00C46220">
                            <w:rPr>
                              <w:rFonts w:hint="cs"/>
                              <w:color w:val="000000" w:themeColor="text1"/>
                              <w:rtl/>
                            </w:rPr>
                            <w:delText>%</w:delText>
                          </w:r>
                        </w:del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</w:t>
                        </w:r>
                        <w:ins w:id="798" w:author="Arash Tighbor" w:date="2016-01-30T11:43:00Z">
                          <w:r>
                            <w:rPr>
                              <w:rFonts w:hint="cs"/>
                              <w:color w:val="000000" w:themeColor="text1"/>
                              <w:rtl/>
                            </w:rPr>
                            <w:t xml:space="preserve">درصد </w:t>
                          </w:r>
                        </w:ins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>ج</w:t>
                        </w: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هت </w:t>
                        </w:r>
                        <w:ins w:id="799" w:author="Arash Tighbor" w:date="2016-01-30T11:45:00Z">
                          <w:r>
                            <w:rPr>
                              <w:color w:val="000000" w:themeColor="text1"/>
                              <w:rtl/>
                            </w:rPr>
                            <w:t>تدارکات</w:t>
                          </w:r>
                        </w:ins>
                        <w:del w:id="800" w:author="Arash Tighbor" w:date="2016-01-30T11:45:00Z">
                          <w:r w:rsidDel="008C48D1">
                            <w:rPr>
                              <w:rFonts w:hint="cs"/>
                              <w:color w:val="000000" w:themeColor="text1"/>
                              <w:rtl/>
                            </w:rPr>
                            <w:delText>تدرکات</w:delText>
                          </w:r>
                        </w:del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و </w:t>
                        </w:r>
                        <w:ins w:id="801" w:author="Arash Tighbor" w:date="2016-01-30T11:45:00Z">
                          <w:r>
                            <w:rPr>
                              <w:color w:val="000000" w:themeColor="text1"/>
                              <w:rtl/>
                            </w:rPr>
                            <w:t>هز</w:t>
                          </w:r>
                          <w:r>
                            <w:rPr>
                              <w:rFonts w:hint="cs"/>
                              <w:color w:val="000000" w:themeColor="text1"/>
                              <w:rtl/>
                            </w:rPr>
                            <w:t>ینه</w:t>
                          </w:r>
                        </w:ins>
                        <w:del w:id="802" w:author="Arash Tighbor" w:date="2016-01-30T11:45:00Z">
                          <w:r w:rsidDel="008C48D1">
                            <w:rPr>
                              <w:rFonts w:hint="cs"/>
                              <w:color w:val="000000" w:themeColor="text1"/>
                              <w:rtl/>
                            </w:rPr>
                            <w:delText>هرینه</w:delText>
                          </w:r>
                        </w:del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اقلام مصرفی (مانند سیم قلع و ...</w:t>
                        </w:r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) اضافه </w:t>
                        </w:r>
                        <w:ins w:id="803" w:author="Arash Tighbor" w:date="2016-01-30T08:46:00Z">
                          <w:r>
                            <w:rPr>
                              <w:rFonts w:hint="cs"/>
                              <w:color w:val="000000" w:themeColor="text1"/>
                              <w:rtl/>
                            </w:rPr>
                            <w:t>می‌</w:t>
                          </w:r>
                        </w:ins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>گرد</w:t>
                        </w: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>د</w:t>
                        </w:r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>.</w:t>
                        </w:r>
                      </w:p>
                      <w:p w:rsidR="008861C4" w:rsidRPr="00BE08CA" w:rsidRDefault="008861C4" w:rsidP="00BE08CA">
                        <w:pPr>
                          <w:pStyle w:val="ListParagraph"/>
                          <w:numPr>
                            <w:ilvl w:val="0"/>
                            <w:numId w:val="56"/>
                          </w:numPr>
                          <w:rPr>
                            <w:color w:val="000000" w:themeColor="text1"/>
                          </w:rPr>
                        </w:pPr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>در جدول بالا هزینه طراحی و اجرای فازهای نمونه اولیه و یک روز خط لحاظ نشده است .</w:t>
                        </w:r>
                      </w:p>
                      <w:p w:rsidR="008861C4" w:rsidRPr="00BE08CA" w:rsidRDefault="008861C4" w:rsidP="00BE08CA">
                        <w:pPr>
                          <w:pStyle w:val="ListParagraph"/>
                          <w:numPr>
                            <w:ilvl w:val="0"/>
                            <w:numId w:val="56"/>
                          </w:numPr>
                          <w:rPr>
                            <w:color w:val="000000" w:themeColor="text1"/>
                          </w:rPr>
                        </w:pPr>
                        <w:r w:rsidRPr="00BE08CA">
                          <w:rPr>
                            <w:rFonts w:hint="cs"/>
                            <w:color w:val="000000" w:themeColor="text1"/>
                            <w:rtl/>
                          </w:rPr>
                          <w:t>هزینه زمانی و ریالی نصب ماژول در محل مشتری محاسبه نشده است.</w:t>
                        </w:r>
                      </w:p>
                      <w:p w:rsidR="008861C4" w:rsidRPr="00BE08CA" w:rsidRDefault="008861C4" w:rsidP="00BE08CA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</w:pict>
            </mc:Fallback>
          </mc:AlternateContent>
        </w:r>
      </w:del>
    </w:p>
    <w:p w:rsidR="00BE08CA" w:rsidRPr="00BE08CA" w:rsidRDefault="00BE08CA" w:rsidP="00BE08CA">
      <w:pPr>
        <w:rPr>
          <w:rtl/>
        </w:rPr>
      </w:pPr>
    </w:p>
    <w:p w:rsidR="00BE08CA" w:rsidRPr="00BE08CA" w:rsidRDefault="00BE08CA" w:rsidP="00BE08CA">
      <w:pPr>
        <w:rPr>
          <w:rtl/>
        </w:rPr>
      </w:pPr>
    </w:p>
    <w:p w:rsidR="00BE08CA" w:rsidRPr="00BE08CA" w:rsidRDefault="00BE08CA" w:rsidP="00BE08CA">
      <w:pPr>
        <w:rPr>
          <w:rtl/>
        </w:rPr>
      </w:pPr>
    </w:p>
    <w:p w:rsidR="00BE08CA" w:rsidRDefault="00BE08CA" w:rsidP="00BE08CA">
      <w:pPr>
        <w:rPr>
          <w:rtl/>
        </w:rPr>
      </w:pPr>
    </w:p>
    <w:p w:rsidR="00BE08CA" w:rsidRDefault="00BE08CA">
      <w:pPr>
        <w:bidi w:val="0"/>
        <w:spacing w:line="276" w:lineRule="auto"/>
        <w:jc w:val="left"/>
      </w:pPr>
      <w:r>
        <w:rPr>
          <w:rtl/>
        </w:rPr>
        <w:br w:type="page"/>
      </w:r>
    </w:p>
    <w:p w:rsidR="00A814AD" w:rsidRPr="00DB5487" w:rsidRDefault="008861C4">
      <w:pPr>
        <w:pStyle w:val="Heading1"/>
        <w:rPr>
          <w:ins w:id="822" w:author="Arash Tighbor" w:date="2016-01-30T08:14:00Z"/>
          <w:sz w:val="44"/>
          <w:szCs w:val="44"/>
          <w:rtl/>
          <w:rPrChange w:id="823" w:author="Arash Tighbor" w:date="2016-02-02T11:23:00Z">
            <w:rPr>
              <w:ins w:id="824" w:author="Arash Tighbor" w:date="2016-01-30T08:14:00Z"/>
              <w:rtl/>
            </w:rPr>
          </w:rPrChange>
        </w:rPr>
        <w:pPrChange w:id="825" w:author="Arash Tighbor" w:date="2016-02-02T11:23:00Z">
          <w:pPr/>
        </w:pPrChange>
      </w:pPr>
      <w:bookmarkStart w:id="826" w:name="_Toc442175815"/>
      <w:ins w:id="827" w:author="Arash Tighbor" w:date="2016-02-02T11:13:00Z">
        <w:r w:rsidRPr="00DB5487">
          <w:rPr>
            <w:sz w:val="44"/>
            <w:szCs w:val="44"/>
            <w:rtl/>
            <w:rPrChange w:id="828" w:author="Arash Tighbor" w:date="2016-02-02T11:23:00Z">
              <w:rPr>
                <w:i w:val="0"/>
                <w:sz w:val="44"/>
                <w:szCs w:val="48"/>
                <w:rtl/>
              </w:rPr>
            </w:rPrChange>
          </w:rPr>
          <w:lastRenderedPageBreak/>
          <w:t>راه‌انداز</w:t>
        </w:r>
        <w:r w:rsidRPr="00DB5487">
          <w:rPr>
            <w:rFonts w:hint="cs"/>
            <w:sz w:val="44"/>
            <w:szCs w:val="44"/>
            <w:rtl/>
            <w:rPrChange w:id="829" w:author="Arash Tighbor" w:date="2016-02-02T11:23:00Z">
              <w:rPr>
                <w:rFonts w:hint="cs"/>
                <w:i w:val="0"/>
                <w:sz w:val="44"/>
                <w:szCs w:val="48"/>
                <w:rtl/>
              </w:rPr>
            </w:rPrChange>
          </w:rPr>
          <w:t>ی</w:t>
        </w:r>
        <w:r w:rsidRPr="00DB5487">
          <w:rPr>
            <w:sz w:val="44"/>
            <w:szCs w:val="44"/>
            <w:rtl/>
            <w:rPrChange w:id="830" w:author="Arash Tighbor" w:date="2016-02-02T11:23:00Z">
              <w:rPr>
                <w:i w:val="0"/>
                <w:sz w:val="44"/>
                <w:szCs w:val="48"/>
                <w:rtl/>
              </w:rPr>
            </w:rPrChange>
          </w:rPr>
          <w:t xml:space="preserve"> س</w:t>
        </w:r>
        <w:r w:rsidRPr="00DB5487">
          <w:rPr>
            <w:rFonts w:hint="cs"/>
            <w:sz w:val="44"/>
            <w:szCs w:val="44"/>
            <w:rtl/>
            <w:rPrChange w:id="831" w:author="Arash Tighbor" w:date="2016-02-02T11:23:00Z">
              <w:rPr>
                <w:rFonts w:hint="cs"/>
                <w:i w:val="0"/>
                <w:sz w:val="44"/>
                <w:szCs w:val="48"/>
                <w:rtl/>
              </w:rPr>
            </w:rPrChange>
          </w:rPr>
          <w:t>یستم</w:t>
        </w:r>
        <w:r w:rsidRPr="00DB5487">
          <w:rPr>
            <w:sz w:val="44"/>
            <w:szCs w:val="44"/>
            <w:rtl/>
            <w:rPrChange w:id="832" w:author="Arash Tighbor" w:date="2016-02-02T11:23:00Z">
              <w:rPr>
                <w:i w:val="0"/>
                <w:sz w:val="44"/>
                <w:szCs w:val="48"/>
                <w:rtl/>
              </w:rPr>
            </w:rPrChange>
          </w:rPr>
          <w:t xml:space="preserve"> صوت</w:t>
        </w:r>
        <w:r w:rsidRPr="00DB5487">
          <w:rPr>
            <w:rFonts w:hint="cs"/>
            <w:sz w:val="44"/>
            <w:szCs w:val="44"/>
            <w:rtl/>
            <w:rPrChange w:id="833" w:author="Arash Tighbor" w:date="2016-02-02T11:23:00Z">
              <w:rPr>
                <w:rFonts w:hint="cs"/>
                <w:i w:val="0"/>
                <w:sz w:val="44"/>
                <w:szCs w:val="48"/>
                <w:rtl/>
              </w:rPr>
            </w:rPrChange>
          </w:rPr>
          <w:t>ی</w:t>
        </w:r>
      </w:ins>
      <w:ins w:id="834" w:author="Arash Tighbor" w:date="2016-02-02T11:23:00Z">
        <w:r w:rsidR="00DB5487" w:rsidRPr="00DB5487">
          <w:rPr>
            <w:sz w:val="44"/>
            <w:szCs w:val="44"/>
            <w:rtl/>
            <w:rPrChange w:id="835" w:author="Arash Tighbor" w:date="2016-02-02T11:23:00Z">
              <w:rPr>
                <w:i w:val="0"/>
                <w:szCs w:val="52"/>
                <w:rtl/>
              </w:rPr>
            </w:rPrChange>
          </w:rPr>
          <w:t xml:space="preserve"> </w:t>
        </w:r>
      </w:ins>
      <w:ins w:id="836" w:author="Arash Tighbor" w:date="2016-01-30T08:13:00Z">
        <w:r w:rsidR="00AF16F5" w:rsidRPr="00DB5487">
          <w:rPr>
            <w:rFonts w:hint="cs"/>
            <w:sz w:val="44"/>
            <w:szCs w:val="44"/>
            <w:rtl/>
            <w:rPrChange w:id="837" w:author="Arash Tighbor" w:date="2016-02-02T11:23:00Z">
              <w:rPr>
                <w:rFonts w:hint="cs"/>
                <w:i w:val="0"/>
                <w:rtl/>
              </w:rPr>
            </w:rPrChange>
          </w:rPr>
          <w:t>در</w:t>
        </w:r>
        <w:r w:rsidR="00AF16F5" w:rsidRPr="00DB5487">
          <w:rPr>
            <w:sz w:val="44"/>
            <w:szCs w:val="44"/>
            <w:rtl/>
            <w:rPrChange w:id="838" w:author="Arash Tighbor" w:date="2016-02-02T11:23:00Z">
              <w:rPr>
                <w:i w:val="0"/>
                <w:rtl/>
              </w:rPr>
            </w:rPrChange>
          </w:rPr>
          <w:t xml:space="preserve"> خودپرداز</w:t>
        </w:r>
      </w:ins>
      <w:ins w:id="839" w:author="Arash Tighbor" w:date="2016-01-30T11:19:00Z">
        <w:r w:rsidR="00D13343" w:rsidRPr="00DB5487">
          <w:rPr>
            <w:sz w:val="44"/>
            <w:szCs w:val="44"/>
            <w:rtl/>
            <w:rPrChange w:id="840" w:author="Arash Tighbor" w:date="2016-02-02T11:23:00Z">
              <w:rPr>
                <w:i w:val="0"/>
                <w:szCs w:val="52"/>
                <w:rtl/>
              </w:rPr>
            </w:rPrChange>
          </w:rPr>
          <w:t xml:space="preserve"> </w:t>
        </w:r>
      </w:ins>
      <w:ins w:id="841" w:author="Arash Tighbor" w:date="2016-01-30T08:13:00Z">
        <w:r w:rsidR="00AF16F5" w:rsidRPr="00DB5487">
          <w:rPr>
            <w:sz w:val="44"/>
            <w:szCs w:val="44"/>
            <w:rPrChange w:id="842" w:author="Arash Tighbor" w:date="2016-02-02T11:23:00Z">
              <w:rPr>
                <w:i w:val="0"/>
              </w:rPr>
            </w:rPrChange>
          </w:rPr>
          <w:t>NCR</w:t>
        </w:r>
      </w:ins>
      <w:ins w:id="843" w:author="Arash Tighbor" w:date="2016-01-30T11:19:00Z">
        <w:r w:rsidR="00D13343" w:rsidRPr="00DB5487">
          <w:rPr>
            <w:sz w:val="44"/>
            <w:szCs w:val="44"/>
            <w:rPrChange w:id="844" w:author="Arash Tighbor" w:date="2016-02-02T11:23:00Z">
              <w:rPr>
                <w:i w:val="0"/>
                <w:szCs w:val="52"/>
              </w:rPr>
            </w:rPrChange>
          </w:rPr>
          <w:t xml:space="preserve"> </w:t>
        </w:r>
      </w:ins>
      <w:ins w:id="845" w:author="Arash Tighbor" w:date="2016-01-30T08:13:00Z">
        <w:r w:rsidR="00AF16F5" w:rsidRPr="00DB5487">
          <w:rPr>
            <w:sz w:val="44"/>
            <w:szCs w:val="44"/>
            <w:rPrChange w:id="846" w:author="Arash Tighbor" w:date="2016-02-02T11:23:00Z">
              <w:rPr>
                <w:i w:val="0"/>
              </w:rPr>
            </w:rPrChange>
          </w:rPr>
          <w:t>5886</w:t>
        </w:r>
      </w:ins>
      <w:bookmarkEnd w:id="826"/>
    </w:p>
    <w:p w:rsidR="00AF16F5" w:rsidRPr="00DB5487" w:rsidRDefault="00AF16F5">
      <w:pPr>
        <w:pStyle w:val="Heading2"/>
        <w:rPr>
          <w:ins w:id="847" w:author="Arash Tighbor" w:date="2016-01-30T08:14:00Z"/>
          <w:sz w:val="2"/>
          <w:szCs w:val="2"/>
          <w:rtl/>
          <w:rPrChange w:id="848" w:author="Arash Tighbor" w:date="2016-02-02T11:23:00Z">
            <w:rPr>
              <w:ins w:id="849" w:author="Arash Tighbor" w:date="2016-01-30T08:14:00Z"/>
              <w:rtl/>
            </w:rPr>
          </w:rPrChange>
        </w:rPr>
        <w:pPrChange w:id="850" w:author="Arash Tighbor" w:date="2016-01-30T11:13:00Z">
          <w:pPr>
            <w:pStyle w:val="Heading1"/>
          </w:pPr>
        </w:pPrChange>
      </w:pPr>
      <w:bookmarkStart w:id="851" w:name="_Toc440803806"/>
    </w:p>
    <w:p w:rsidR="00AF16F5" w:rsidRDefault="00AF16F5">
      <w:pPr>
        <w:pStyle w:val="Heading2"/>
        <w:rPr>
          <w:ins w:id="852" w:author="Arash Tighbor" w:date="2016-01-30T08:14:00Z"/>
          <w:rtl/>
        </w:rPr>
        <w:pPrChange w:id="853" w:author="Arash Tighbor" w:date="2016-01-30T11:13:00Z">
          <w:pPr>
            <w:pStyle w:val="Heading1"/>
          </w:pPr>
        </w:pPrChange>
      </w:pPr>
      <w:bookmarkStart w:id="854" w:name="_Toc441913952"/>
      <w:bookmarkStart w:id="855" w:name="_Toc442175816"/>
      <w:ins w:id="856" w:author="Arash Tighbor" w:date="2016-01-30T08:14:00Z">
        <w:r>
          <w:rPr>
            <w:rFonts w:hint="cs"/>
            <w:rtl/>
          </w:rPr>
          <w:t>اطلاعات عمومی</w:t>
        </w:r>
        <w:bookmarkEnd w:id="854"/>
        <w:bookmarkEnd w:id="855"/>
        <w:r>
          <w:rPr>
            <w:rFonts w:hint="cs"/>
            <w:rtl/>
          </w:rPr>
          <w:t xml:space="preserve"> </w:t>
        </w:r>
        <w:bookmarkEnd w:id="851"/>
      </w:ins>
    </w:p>
    <w:p w:rsidR="00AF16F5" w:rsidRDefault="00AF16F5">
      <w:pPr>
        <w:spacing w:after="0"/>
        <w:rPr>
          <w:ins w:id="857" w:author="Arash Tighbor" w:date="2016-01-30T08:15:00Z"/>
          <w:rtl/>
        </w:rPr>
        <w:pPrChange w:id="858" w:author="Arash Tighbor" w:date="2016-02-02T11:23:00Z">
          <w:pPr>
            <w:pStyle w:val="Heading1"/>
          </w:pPr>
        </w:pPrChange>
      </w:pPr>
      <w:ins w:id="859" w:author="Arash Tighbor" w:date="2016-01-30T08:15:00Z">
        <w:r w:rsidRPr="00AF16F5">
          <w:rPr>
            <w:rtl/>
          </w:rPr>
          <w:t>ا</w:t>
        </w:r>
        <w:r w:rsidRPr="00AF16F5">
          <w:rPr>
            <w:rFonts w:hint="cs"/>
            <w:rtl/>
          </w:rPr>
          <w:t>ین</w:t>
        </w:r>
        <w:r w:rsidRPr="00AF16F5">
          <w:rPr>
            <w:rtl/>
          </w:rPr>
          <w:t xml:space="preserve"> ماژول با</w:t>
        </w:r>
        <w:r w:rsidRPr="00AF16F5">
          <w:rPr>
            <w:rFonts w:hint="cs"/>
            <w:rtl/>
          </w:rPr>
          <w:t>ید</w:t>
        </w:r>
        <w:r w:rsidRPr="00AF16F5">
          <w:rPr>
            <w:rtl/>
          </w:rPr>
          <w:t xml:space="preserve"> دارا</w:t>
        </w:r>
        <w:r w:rsidRPr="00AF16F5">
          <w:rPr>
            <w:rFonts w:hint="cs"/>
            <w:rtl/>
          </w:rPr>
          <w:t>ی</w:t>
        </w:r>
        <w:r w:rsidRPr="00AF16F5">
          <w:rPr>
            <w:rtl/>
          </w:rPr>
          <w:t xml:space="preserve"> درگاه ورود اطلاع</w:t>
        </w:r>
        <w:r>
          <w:rPr>
            <w:rtl/>
          </w:rPr>
          <w:t xml:space="preserve">ات از </w:t>
        </w:r>
      </w:ins>
      <w:ins w:id="860" w:author="Arash Tighbor" w:date="2016-01-30T11:48:00Z">
        <w:r w:rsidR="008C48D1">
          <w:rPr>
            <w:rtl/>
          </w:rPr>
          <w:t>نرم‌افزار</w:t>
        </w:r>
      </w:ins>
      <w:ins w:id="861" w:author="Arash Tighbor" w:date="2016-01-30T08:15:00Z">
        <w:del w:id="862" w:author="Arash Tighbor" w:date="2016-01-30T11:48:00Z">
          <w:r w:rsidDel="008C48D1">
            <w:rPr>
              <w:rtl/>
            </w:rPr>
            <w:delText>نرم افزار</w:delText>
          </w:r>
        </w:del>
        <w:r>
          <w:rPr>
            <w:rtl/>
          </w:rPr>
          <w:t xml:space="preserve"> کنترل </w:t>
        </w:r>
      </w:ins>
      <w:ins w:id="863" w:author="Arash Tighbor" w:date="2016-01-30T11:48:00Z">
        <w:r w:rsidR="008C48D1">
          <w:rPr>
            <w:rtl/>
          </w:rPr>
          <w:t>خودپرداز</w:t>
        </w:r>
      </w:ins>
      <w:ins w:id="864" w:author="Arash Tighbor" w:date="2016-01-30T08:15:00Z">
        <w:del w:id="865" w:author="Arash Tighbor" w:date="2016-01-30T11:48:00Z">
          <w:r w:rsidDel="008C48D1">
            <w:rPr>
              <w:rtl/>
            </w:rPr>
            <w:delText>خود پرداز</w:delText>
          </w:r>
        </w:del>
        <w:r w:rsidRPr="00AF16F5">
          <w:rPr>
            <w:rtl/>
          </w:rPr>
          <w:t xml:space="preserve">، درگاه </w:t>
        </w:r>
      </w:ins>
      <w:ins w:id="866" w:author="Arash Tighbor" w:date="2016-01-30T11:48:00Z">
        <w:r w:rsidR="008C48D1">
          <w:rPr>
            <w:rtl/>
          </w:rPr>
          <w:t>تأم</w:t>
        </w:r>
        <w:r w:rsidR="008C48D1">
          <w:rPr>
            <w:rFonts w:hint="cs"/>
            <w:rtl/>
          </w:rPr>
          <w:t>ین</w:t>
        </w:r>
      </w:ins>
      <w:ins w:id="867" w:author="Arash Tighbor" w:date="2016-01-30T08:15:00Z">
        <w:del w:id="868" w:author="Arash Tighbor" w:date="2016-01-30T11:48:00Z">
          <w:r w:rsidRPr="00AF16F5" w:rsidDel="008C48D1">
            <w:rPr>
              <w:rtl/>
            </w:rPr>
            <w:delText>تام</w:delText>
          </w:r>
          <w:r w:rsidRPr="00AF16F5" w:rsidDel="008C48D1">
            <w:rPr>
              <w:rFonts w:hint="cs"/>
              <w:rtl/>
            </w:rPr>
            <w:delText>ین</w:delText>
          </w:r>
        </w:del>
        <w:r w:rsidRPr="00AF16F5">
          <w:rPr>
            <w:rtl/>
          </w:rPr>
          <w:t xml:space="preserve"> توان الکتر</w:t>
        </w:r>
        <w:r w:rsidRPr="00AF16F5">
          <w:rPr>
            <w:rFonts w:hint="cs"/>
            <w:rtl/>
          </w:rPr>
          <w:t>یکی</w:t>
        </w:r>
        <w:r w:rsidRPr="00AF16F5">
          <w:rPr>
            <w:rtl/>
          </w:rPr>
          <w:t xml:space="preserve"> </w:t>
        </w:r>
      </w:ins>
      <w:ins w:id="869" w:author="Arash Tighbor" w:date="2016-01-30T11:48:00Z">
        <w:r w:rsidR="008C48D1">
          <w:rPr>
            <w:rtl/>
          </w:rPr>
          <w:t>موردن</w:t>
        </w:r>
        <w:r w:rsidR="008C48D1">
          <w:rPr>
            <w:rFonts w:hint="cs"/>
            <w:rtl/>
          </w:rPr>
          <w:t>یاز</w:t>
        </w:r>
      </w:ins>
      <w:ins w:id="870" w:author="Arash Tighbor" w:date="2016-01-30T08:15:00Z">
        <w:del w:id="871" w:author="Arash Tighbor" w:date="2016-01-30T11:48:00Z">
          <w:r w:rsidRPr="00AF16F5" w:rsidDel="008C48D1">
            <w:rPr>
              <w:rtl/>
            </w:rPr>
            <w:delText>مورد ن</w:delText>
          </w:r>
          <w:r w:rsidRPr="00AF16F5" w:rsidDel="008C48D1">
            <w:rPr>
              <w:rFonts w:hint="cs"/>
              <w:rtl/>
            </w:rPr>
            <w:delText>یاز</w:delText>
          </w:r>
        </w:del>
        <w:r w:rsidRPr="00AF16F5">
          <w:rPr>
            <w:rtl/>
          </w:rPr>
          <w:t>، س</w:t>
        </w:r>
        <w:r w:rsidRPr="00AF16F5">
          <w:rPr>
            <w:rFonts w:hint="cs"/>
            <w:rtl/>
          </w:rPr>
          <w:t>یستم</w:t>
        </w:r>
        <w:r w:rsidRPr="00AF16F5">
          <w:rPr>
            <w:rtl/>
          </w:rPr>
          <w:t xml:space="preserve"> مبدل صوت</w:t>
        </w:r>
        <w:r w:rsidRPr="00AF16F5">
          <w:rPr>
            <w:rFonts w:hint="cs"/>
            <w:rtl/>
          </w:rPr>
          <w:t>ی</w:t>
        </w:r>
        <w:r w:rsidRPr="00AF16F5">
          <w:rPr>
            <w:rtl/>
          </w:rPr>
          <w:t xml:space="preserve">، </w:t>
        </w:r>
      </w:ins>
      <w:ins w:id="872" w:author="Arash Tighbor" w:date="2016-01-30T11:48:00Z">
        <w:r w:rsidR="008C48D1">
          <w:rPr>
            <w:rtl/>
          </w:rPr>
          <w:t>راه‌انداز</w:t>
        </w:r>
      </w:ins>
      <w:ins w:id="873" w:author="Arash Tighbor" w:date="2016-01-30T08:15:00Z">
        <w:del w:id="874" w:author="Arash Tighbor" w:date="2016-01-30T11:48:00Z">
          <w:r w:rsidRPr="00AF16F5" w:rsidDel="008C48D1">
            <w:rPr>
              <w:rtl/>
            </w:rPr>
            <w:delText>راه انداز</w:delText>
          </w:r>
        </w:del>
        <w:r w:rsidRPr="00AF16F5">
          <w:rPr>
            <w:rtl/>
          </w:rPr>
          <w:t xml:space="preserve"> و کنترل </w:t>
        </w:r>
      </w:ins>
      <w:ins w:id="875" w:author="Arash Tighbor" w:date="2016-01-30T11:48:00Z">
        <w:r w:rsidR="008C48D1">
          <w:rPr>
            <w:rtl/>
          </w:rPr>
          <w:t>سخت‌افزار</w:t>
        </w:r>
        <w:r w:rsidR="008C48D1">
          <w:rPr>
            <w:rFonts w:hint="cs"/>
            <w:rtl/>
          </w:rPr>
          <w:t>ی</w:t>
        </w:r>
      </w:ins>
      <w:ins w:id="876" w:author="Arash Tighbor" w:date="2016-01-30T08:15:00Z">
        <w:del w:id="877" w:author="Arash Tighbor" w:date="2016-01-30T11:48:00Z">
          <w:r w:rsidRPr="00AF16F5" w:rsidDel="008C48D1">
            <w:rPr>
              <w:rtl/>
            </w:rPr>
            <w:delText>سخت افزار</w:delText>
          </w:r>
          <w:r w:rsidRPr="00AF16F5" w:rsidDel="008C48D1">
            <w:rPr>
              <w:rFonts w:hint="cs"/>
              <w:rtl/>
            </w:rPr>
            <w:delText>ی</w:delText>
          </w:r>
        </w:del>
        <w:r>
          <w:rPr>
            <w:rtl/>
          </w:rPr>
          <w:t xml:space="preserve"> آن (</w:t>
        </w:r>
        <w:r w:rsidRPr="00AF16F5">
          <w:rPr>
            <w:rtl/>
          </w:rPr>
          <w:t>اسپ</w:t>
        </w:r>
        <w:r w:rsidRPr="00AF16F5">
          <w:rPr>
            <w:rFonts w:hint="cs"/>
            <w:rtl/>
          </w:rPr>
          <w:t>یکر</w:t>
        </w:r>
        <w:r w:rsidRPr="00AF16F5">
          <w:rPr>
            <w:rtl/>
          </w:rPr>
          <w:t xml:space="preserve"> و </w:t>
        </w:r>
      </w:ins>
      <w:ins w:id="878" w:author="Arash Tighbor" w:date="2016-01-30T11:48:00Z">
        <w:r w:rsidR="008C48D1">
          <w:rPr>
            <w:rtl/>
          </w:rPr>
          <w:t>آمپل</w:t>
        </w:r>
        <w:r w:rsidR="008C48D1">
          <w:rPr>
            <w:rFonts w:hint="cs"/>
            <w:rtl/>
          </w:rPr>
          <w:t>ی‌فایر</w:t>
        </w:r>
      </w:ins>
      <w:ins w:id="879" w:author="Arash Tighbor" w:date="2016-01-30T08:15:00Z">
        <w:del w:id="880" w:author="Arash Tighbor" w:date="2016-01-30T11:48:00Z">
          <w:r w:rsidRPr="00AF16F5" w:rsidDel="008C48D1">
            <w:rPr>
              <w:rtl/>
            </w:rPr>
            <w:delText>آمپل</w:delText>
          </w:r>
          <w:r w:rsidRPr="00AF16F5" w:rsidDel="008C48D1">
            <w:rPr>
              <w:rFonts w:hint="cs"/>
              <w:rtl/>
            </w:rPr>
            <w:delText>ی</w:delText>
          </w:r>
          <w:r w:rsidRPr="00AF16F5" w:rsidDel="008C48D1">
            <w:rPr>
              <w:rtl/>
            </w:rPr>
            <w:delText xml:space="preserve"> فا</w:delText>
          </w:r>
          <w:r w:rsidRPr="00AF16F5" w:rsidDel="008C48D1">
            <w:rPr>
              <w:rFonts w:hint="cs"/>
              <w:rtl/>
            </w:rPr>
            <w:delText>یر</w:delText>
          </w:r>
        </w:del>
        <w:r w:rsidRPr="00AF16F5">
          <w:rPr>
            <w:rtl/>
          </w:rPr>
          <w:t>) باشد.</w:t>
        </w:r>
      </w:ins>
    </w:p>
    <w:p w:rsidR="00AF16F5" w:rsidRDefault="00AF16F5">
      <w:pPr>
        <w:rPr>
          <w:ins w:id="881" w:author="Arash Tighbor" w:date="2016-01-30T08:15:00Z"/>
          <w:rtl/>
        </w:rPr>
        <w:pPrChange w:id="882" w:author="Arash Tighbor" w:date="2016-01-30T11:54:00Z">
          <w:pPr>
            <w:pStyle w:val="Heading1"/>
          </w:pPr>
        </w:pPrChange>
      </w:pPr>
      <w:ins w:id="883" w:author="Arash Tighbor" w:date="2016-01-30T08:15:00Z">
        <w:r w:rsidRPr="00AF16F5">
          <w:rPr>
            <w:rtl/>
          </w:rPr>
          <w:t>در ذ</w:t>
        </w:r>
        <w:r w:rsidRPr="00AF16F5">
          <w:rPr>
            <w:rFonts w:hint="cs"/>
            <w:rtl/>
          </w:rPr>
          <w:t>یل</w:t>
        </w:r>
        <w:r w:rsidRPr="00AF16F5">
          <w:rPr>
            <w:rtl/>
          </w:rPr>
          <w:t xml:space="preserve"> اجزا</w:t>
        </w:r>
        <w:r w:rsidRPr="00AF16F5">
          <w:rPr>
            <w:rFonts w:hint="cs"/>
            <w:rtl/>
          </w:rPr>
          <w:t>ی</w:t>
        </w:r>
        <w:r w:rsidRPr="00AF16F5">
          <w:rPr>
            <w:rtl/>
          </w:rPr>
          <w:t xml:space="preserve"> ا</w:t>
        </w:r>
        <w:r w:rsidRPr="00AF16F5">
          <w:rPr>
            <w:rFonts w:hint="cs"/>
            <w:rtl/>
          </w:rPr>
          <w:t>ین</w:t>
        </w:r>
        <w:r w:rsidRPr="00AF16F5">
          <w:rPr>
            <w:rtl/>
          </w:rPr>
          <w:t xml:space="preserve"> ماژول </w:t>
        </w:r>
      </w:ins>
      <w:ins w:id="884" w:author="Arash Tighbor" w:date="2016-01-30T11:48:00Z">
        <w:r w:rsidR="008C48D1">
          <w:rPr>
            <w:rtl/>
          </w:rPr>
          <w:t>به‌صورت</w:t>
        </w:r>
      </w:ins>
      <w:ins w:id="885" w:author="Arash Tighbor" w:date="2016-01-30T08:15:00Z">
        <w:del w:id="886" w:author="Arash Tighbor" w:date="2016-01-30T11:48:00Z">
          <w:r w:rsidRPr="00AF16F5" w:rsidDel="008C48D1">
            <w:rPr>
              <w:rtl/>
            </w:rPr>
            <w:delText>به صورت</w:delText>
          </w:r>
        </w:del>
        <w:r w:rsidRPr="00AF16F5">
          <w:rPr>
            <w:rtl/>
          </w:rPr>
          <w:t xml:space="preserve"> </w:t>
        </w:r>
      </w:ins>
      <w:ins w:id="887" w:author="Arash Tighbor" w:date="2016-01-30T11:48:00Z">
        <w:r w:rsidR="008C48D1">
          <w:rPr>
            <w:rtl/>
          </w:rPr>
          <w:t>شمات</w:t>
        </w:r>
        <w:r w:rsidR="008C48D1">
          <w:rPr>
            <w:rFonts w:hint="cs"/>
            <w:rtl/>
          </w:rPr>
          <w:t>یک</w:t>
        </w:r>
      </w:ins>
      <w:ins w:id="888" w:author="Arash Tighbor" w:date="2016-01-30T08:15:00Z">
        <w:del w:id="889" w:author="Arash Tighbor" w:date="2016-01-30T11:48:00Z">
          <w:r w:rsidRPr="00AF16F5" w:rsidDel="008C48D1">
            <w:rPr>
              <w:rtl/>
            </w:rPr>
            <w:delText>شمات</w:delText>
          </w:r>
          <w:r w:rsidRPr="00AF16F5" w:rsidDel="008C48D1">
            <w:rPr>
              <w:rFonts w:hint="cs"/>
              <w:rtl/>
            </w:rPr>
            <w:delText>یک</w:delText>
          </w:r>
        </w:del>
        <w:r w:rsidRPr="00AF16F5">
          <w:rPr>
            <w:rtl/>
          </w:rPr>
          <w:t xml:space="preserve"> </w:t>
        </w:r>
      </w:ins>
      <w:ins w:id="890" w:author="Arash Tighbor" w:date="2016-01-30T09:25:00Z">
        <w:r w:rsidR="00D9744D">
          <w:rPr>
            <w:rFonts w:hint="cs"/>
            <w:rtl/>
          </w:rPr>
          <w:t xml:space="preserve">نشان </w:t>
        </w:r>
      </w:ins>
      <w:ins w:id="891" w:author="Arash Tighbor" w:date="2016-01-30T11:48:00Z">
        <w:r w:rsidR="008C48D1">
          <w:rPr>
            <w:rtl/>
          </w:rPr>
          <w:t>داده‌شده</w:t>
        </w:r>
      </w:ins>
      <w:ins w:id="892" w:author="Arash Tighbor" w:date="2016-01-30T09:25:00Z">
        <w:del w:id="893" w:author="Arash Tighbor" w:date="2016-01-30T11:48:00Z">
          <w:r w:rsidR="00D9744D" w:rsidDel="008C48D1">
            <w:rPr>
              <w:rFonts w:hint="cs"/>
              <w:rtl/>
            </w:rPr>
            <w:delText>داده</w:delText>
          </w:r>
          <w:r w:rsidR="00D9744D" w:rsidRPr="00B24A41" w:rsidDel="008C48D1">
            <w:rPr>
              <w:rtl/>
            </w:rPr>
            <w:delText xml:space="preserve"> </w:delText>
          </w:r>
        </w:del>
      </w:ins>
      <w:ins w:id="894" w:author="Arash Tighbor" w:date="2016-01-30T08:15:00Z">
        <w:del w:id="895" w:author="Arash Tighbor" w:date="2016-01-30T11:48:00Z">
          <w:r w:rsidDel="008C48D1">
            <w:rPr>
              <w:rtl/>
            </w:rPr>
            <w:delText>شده</w:delText>
          </w:r>
        </w:del>
        <w:del w:id="896" w:author="Arash Tighbor" w:date="2016-01-30T11:54:00Z">
          <w:r w:rsidDel="005B6ACE">
            <w:rPr>
              <w:rtl/>
            </w:rPr>
            <w:delText xml:space="preserve"> است</w:delText>
          </w:r>
        </w:del>
      </w:ins>
      <w:ins w:id="897" w:author="Arash Tighbor" w:date="2016-01-30T11:54:00Z">
        <w:r w:rsidR="005B6ACE">
          <w:rPr>
            <w:rFonts w:hint="cs"/>
            <w:rtl/>
          </w:rPr>
          <w:t>‌اند</w:t>
        </w:r>
      </w:ins>
      <w:ins w:id="898" w:author="Arash Tighbor" w:date="2016-01-30T08:15:00Z">
        <w:r w:rsidRPr="00AF16F5">
          <w:rPr>
            <w:rtl/>
          </w:rPr>
          <w:t>:</w:t>
        </w:r>
      </w:ins>
    </w:p>
    <w:p w:rsidR="00AF16F5" w:rsidRPr="00563B0D" w:rsidRDefault="00AF16F5">
      <w:pPr>
        <w:jc w:val="center"/>
        <w:rPr>
          <w:ins w:id="899" w:author="Arash Tighbor" w:date="2016-01-30T08:14:00Z"/>
          <w:rtl/>
        </w:rPr>
        <w:pPrChange w:id="900" w:author="Arash Tighbor" w:date="2016-01-30T08:16:00Z">
          <w:pPr>
            <w:pStyle w:val="Heading1"/>
          </w:pPr>
        </w:pPrChange>
      </w:pPr>
      <w:ins w:id="901" w:author="Arash Tighbor" w:date="2016-01-30T08:16:00Z">
        <w:r w:rsidRPr="004C247A">
          <w:rPr>
            <w:noProof/>
          </w:rPr>
          <w:drawing>
            <wp:inline distT="0" distB="0" distL="0" distR="0" wp14:anchorId="4F02C136" wp14:editId="37BB01B8">
              <wp:extent cx="4680000" cy="1309228"/>
              <wp:effectExtent l="0" t="0" r="6350" b="5715"/>
              <wp:docPr id="35" name="Picture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" name="5EC2ADB.tmp"/>
                      <pic:cNvPicPr/>
                    </pic:nvPicPr>
                    <pic:blipFill rotWithShape="1">
                      <a:blip r:embed="rId2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897" r="678"/>
                      <a:stretch/>
                    </pic:blipFill>
                    <pic:spPr bwMode="auto">
                      <a:xfrm>
                        <a:off x="0" y="0"/>
                        <a:ext cx="4680000" cy="1309228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:rsidR="00AF16F5" w:rsidRPr="00AF16F5" w:rsidRDefault="00AF16F5">
      <w:pPr>
        <w:pStyle w:val="Heading2"/>
        <w:rPr>
          <w:ins w:id="902" w:author="Arash Tighbor" w:date="2016-01-30T08:17:00Z"/>
          <w:sz w:val="44"/>
          <w:rPrChange w:id="903" w:author="Arash Tighbor" w:date="2016-01-30T08:17:00Z">
            <w:rPr>
              <w:ins w:id="904" w:author="Arash Tighbor" w:date="2016-01-30T08:17:00Z"/>
              <w:rFonts w:ascii="B Nazanin" w:hAnsi="B Nazanin"/>
              <w:sz w:val="28"/>
            </w:rPr>
          </w:rPrChange>
        </w:rPr>
        <w:pPrChange w:id="905" w:author="Arash Tighbor" w:date="2016-01-30T11:13:00Z">
          <w:pPr>
            <w:pStyle w:val="Heading1"/>
          </w:pPr>
        </w:pPrChange>
      </w:pPr>
      <w:bookmarkStart w:id="906" w:name="_Toc440803807"/>
      <w:bookmarkStart w:id="907" w:name="_Toc441913953"/>
      <w:bookmarkStart w:id="908" w:name="_Toc442175817"/>
      <w:ins w:id="909" w:author="Arash Tighbor" w:date="2016-01-30T08:17:00Z">
        <w:r w:rsidRPr="00563B0D">
          <w:rPr>
            <w:rFonts w:hint="cs"/>
            <w:rtl/>
          </w:rPr>
          <w:t>اطلاعات تخصصی</w:t>
        </w:r>
        <w:bookmarkEnd w:id="906"/>
        <w:bookmarkEnd w:id="907"/>
        <w:bookmarkEnd w:id="908"/>
      </w:ins>
    </w:p>
    <w:p w:rsidR="00AF16F5" w:rsidRDefault="00AF16F5">
      <w:pPr>
        <w:pStyle w:val="Heading3"/>
        <w:rPr>
          <w:ins w:id="910" w:author="Arash Tighbor" w:date="2016-01-30T08:17:00Z"/>
          <w:rtl/>
        </w:rPr>
        <w:pPrChange w:id="911" w:author="Arash Tighbor" w:date="2016-01-30T11:14:00Z">
          <w:pPr>
            <w:pStyle w:val="Heading2"/>
          </w:pPr>
        </w:pPrChange>
      </w:pPr>
      <w:bookmarkStart w:id="912" w:name="_Toc441913954"/>
      <w:bookmarkStart w:id="913" w:name="_Toc442175818"/>
      <w:bookmarkStart w:id="914" w:name="_Toc440803808"/>
      <w:ins w:id="915" w:author="Arash Tighbor" w:date="2016-01-30T08:17:00Z">
        <w:r>
          <w:t>ATM PC</w:t>
        </w:r>
        <w:bookmarkEnd w:id="912"/>
        <w:bookmarkEnd w:id="913"/>
        <w:r>
          <w:rPr>
            <w:rFonts w:hint="cs"/>
            <w:rtl/>
          </w:rPr>
          <w:t xml:space="preserve"> </w:t>
        </w:r>
        <w:bookmarkEnd w:id="914"/>
      </w:ins>
    </w:p>
    <w:p w:rsidR="00AF16F5" w:rsidRPr="00AF16F5" w:rsidRDefault="00AF16F5">
      <w:pPr>
        <w:ind w:left="531"/>
        <w:rPr>
          <w:ins w:id="916" w:author="Arash Tighbor" w:date="2016-01-30T08:17:00Z"/>
          <w:rtl/>
          <w:rPrChange w:id="917" w:author="Arash Tighbor" w:date="2016-01-30T08:18:00Z">
            <w:rPr>
              <w:ins w:id="918" w:author="Arash Tighbor" w:date="2016-01-30T08:17:00Z"/>
              <w:rFonts w:ascii="B Nazanin" w:hAnsi="Calibri"/>
              <w:color w:val="000000"/>
              <w:sz w:val="24"/>
              <w:rtl/>
            </w:rPr>
          </w:rPrChange>
        </w:rPr>
        <w:pPrChange w:id="919" w:author="Arash Tighbor" w:date="2016-01-30T08:49:00Z">
          <w:pPr>
            <w:autoSpaceDE w:val="0"/>
            <w:autoSpaceDN w:val="0"/>
            <w:adjustRightInd w:val="0"/>
          </w:pPr>
        </w:pPrChange>
      </w:pPr>
      <w:ins w:id="920" w:author="Arash Tighbor" w:date="2016-01-30T08:17:00Z">
        <w:r w:rsidRPr="00563B0D">
          <w:rPr>
            <w:rFonts w:hint="cs"/>
            <w:rtl/>
          </w:rPr>
          <w:t xml:space="preserve">در نمونه </w:t>
        </w:r>
      </w:ins>
      <w:ins w:id="921" w:author="Arash Tighbor" w:date="2016-01-30T11:48:00Z">
        <w:r w:rsidR="008C48D1">
          <w:rPr>
            <w:rtl/>
          </w:rPr>
          <w:t>طراح</w:t>
        </w:r>
        <w:r w:rsidR="008C48D1">
          <w:rPr>
            <w:rFonts w:hint="cs"/>
            <w:rtl/>
          </w:rPr>
          <w:t>ی‌شده</w:t>
        </w:r>
      </w:ins>
      <w:ins w:id="922" w:author="Arash Tighbor" w:date="2016-01-30T08:17:00Z">
        <w:del w:id="923" w:author="Arash Tighbor" w:date="2016-01-30T11:48:00Z">
          <w:r w:rsidRPr="00563B0D" w:rsidDel="008C48D1">
            <w:rPr>
              <w:rFonts w:hint="cs"/>
              <w:rtl/>
            </w:rPr>
            <w:delText>طراحی شده</w:delText>
          </w:r>
        </w:del>
        <w:r w:rsidRPr="00563B0D">
          <w:rPr>
            <w:rFonts w:hint="cs"/>
            <w:rtl/>
          </w:rPr>
          <w:t xml:space="preserve"> جهت این پروژه اطلاعات ورودی به طبقه </w:t>
        </w:r>
      </w:ins>
      <w:ins w:id="924" w:author="Arash Tighbor" w:date="2016-01-30T11:48:00Z">
        <w:r w:rsidR="008C48D1">
          <w:rPr>
            <w:rtl/>
          </w:rPr>
          <w:t>تقو</w:t>
        </w:r>
        <w:r w:rsidR="008C48D1">
          <w:rPr>
            <w:rFonts w:hint="cs"/>
            <w:rtl/>
          </w:rPr>
          <w:t>یت‌کننده</w:t>
        </w:r>
      </w:ins>
      <w:ins w:id="925" w:author="Arash Tighbor" w:date="2016-01-30T08:17:00Z">
        <w:del w:id="926" w:author="Arash Tighbor" w:date="2016-01-30T11:48:00Z">
          <w:r w:rsidRPr="00563B0D" w:rsidDel="008C48D1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(</w:t>
        </w:r>
        <w:r w:rsidRPr="00563B0D">
          <w:t>AMP</w:t>
        </w:r>
        <w:r w:rsidRPr="00563B0D">
          <w:rPr>
            <w:rFonts w:hint="cs"/>
            <w:rtl/>
          </w:rPr>
          <w:t xml:space="preserve">) از طریق خروجی کارت صدای </w:t>
        </w:r>
        <w:r w:rsidRPr="008C48D1">
          <w:t xml:space="preserve">ATM </w:t>
        </w:r>
        <w:r w:rsidRPr="008C48D1">
          <w:rPr>
            <w:rFonts w:hint="cs"/>
            <w:rtl/>
          </w:rPr>
          <w:t xml:space="preserve"> تهیه </w:t>
        </w:r>
      </w:ins>
      <w:ins w:id="927" w:author="Arash Tighbor" w:date="2016-01-30T11:48:00Z">
        <w:r w:rsidR="008C48D1">
          <w:rPr>
            <w:rtl/>
          </w:rPr>
          <w:t>م</w:t>
        </w:r>
        <w:r w:rsidR="008C48D1">
          <w:rPr>
            <w:rFonts w:hint="cs"/>
            <w:rtl/>
          </w:rPr>
          <w:t>ی‌گردد</w:t>
        </w:r>
      </w:ins>
      <w:ins w:id="928" w:author="Arash Tighbor" w:date="2016-01-30T08:17:00Z">
        <w:del w:id="929" w:author="Arash Tighbor" w:date="2016-01-30T11:48:00Z">
          <w:r w:rsidRPr="008C48D1" w:rsidDel="008C48D1">
            <w:rPr>
              <w:rFonts w:hint="cs"/>
              <w:rtl/>
            </w:rPr>
            <w:delText>می گردد</w:delText>
          </w:r>
        </w:del>
        <w:r w:rsidRPr="008C48D1">
          <w:rPr>
            <w:rFonts w:hint="cs"/>
            <w:rtl/>
          </w:rPr>
          <w:t>. برای انتقال این داده</w:t>
        </w:r>
      </w:ins>
      <w:ins w:id="930" w:author="Arash Tighbor" w:date="2016-01-30T08:18:00Z">
        <w:r w:rsidRPr="008C48D1">
          <w:rPr>
            <w:rFonts w:hint="cs"/>
            <w:rtl/>
          </w:rPr>
          <w:t>،</w:t>
        </w:r>
      </w:ins>
      <w:ins w:id="931" w:author="Arash Tighbor" w:date="2016-01-30T08:17:00Z">
        <w:r w:rsidRPr="008C48D1">
          <w:rPr>
            <w:rFonts w:hint="cs"/>
            <w:rtl/>
          </w:rPr>
          <w:t xml:space="preserve"> از کابل </w:t>
        </w:r>
      </w:ins>
      <w:ins w:id="932" w:author="Arash Tighbor" w:date="2016-01-30T08:18:00Z">
        <w:r>
          <w:rPr>
            <w:rFonts w:hint="cs"/>
            <w:rtl/>
          </w:rPr>
          <w:t>3</w:t>
        </w:r>
      </w:ins>
      <w:ins w:id="933" w:author="Arash Tighbor" w:date="2016-01-30T08:17:00Z">
        <w:r w:rsidRPr="00563B0D">
          <w:rPr>
            <w:rFonts w:hint="cs"/>
            <w:rtl/>
          </w:rPr>
          <w:t xml:space="preserve"> رشته مخصوص انتقال صوت استریو (با حداقل توان موجود) </w:t>
        </w:r>
      </w:ins>
      <w:ins w:id="934" w:author="Arash Tighbor" w:date="2016-01-30T11:48:00Z">
        <w:r w:rsidR="008C48D1">
          <w:rPr>
            <w:rtl/>
          </w:rPr>
          <w:t>درحال</w:t>
        </w:r>
        <w:r w:rsidR="008C48D1">
          <w:rPr>
            <w:rFonts w:hint="cs"/>
            <w:rtl/>
          </w:rPr>
          <w:t>ی‌که</w:t>
        </w:r>
      </w:ins>
      <w:ins w:id="935" w:author="Arash Tighbor" w:date="2016-01-30T08:17:00Z">
        <w:del w:id="936" w:author="Arash Tighbor" w:date="2016-01-30T11:48:00Z">
          <w:r w:rsidRPr="00563B0D" w:rsidDel="008C48D1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</w:t>
        </w:r>
      </w:ins>
      <w:ins w:id="937" w:author="Arash Tighbor" w:date="2016-01-30T08:18:00Z">
        <w:r>
          <w:rPr>
            <w:rFonts w:hint="cs"/>
            <w:rtl/>
          </w:rPr>
          <w:t xml:space="preserve">به </w:t>
        </w:r>
      </w:ins>
      <w:ins w:id="938" w:author="Arash Tighbor" w:date="2016-01-30T08:17:00Z">
        <w:r w:rsidRPr="00563B0D">
          <w:rPr>
            <w:rFonts w:hint="cs"/>
            <w:rtl/>
          </w:rPr>
          <w:t>دو سر آن جک استریو نری صدا {</w:t>
        </w:r>
        <w:r w:rsidRPr="00AF16F5">
          <w:rPr>
            <w:rtl/>
            <w:rPrChange w:id="939" w:author="Arash Tighbor" w:date="2016-01-30T08:18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AF16F5">
          <w:rPr>
            <w:rPrChange w:id="940" w:author="Arash Tighbor" w:date="2016-01-30T08:18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–ring-sleeve (TRS)</w:t>
        </w:r>
        <w:r w:rsidRPr="00563B0D">
          <w:t xml:space="preserve"> </w:t>
        </w:r>
        <w:r w:rsidRPr="00AF16F5">
          <w:rPr>
            <w:rPrChange w:id="941" w:author="Arash Tighbor" w:date="2016-01-30T08:18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AF16F5">
          <w:rPr>
            <w:rtl/>
            <w:rPrChange w:id="942" w:author="Arash Tighbor" w:date="2016-01-30T08:18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</w:t>
        </w:r>
      </w:ins>
      <w:ins w:id="943" w:author="Arash Tighbor" w:date="2016-01-30T08:47:00Z">
        <w:r w:rsidR="00B11757">
          <w:rPr>
            <w:rFonts w:hint="cs"/>
            <w:rtl/>
          </w:rPr>
          <w:t xml:space="preserve"> </w:t>
        </w:r>
      </w:ins>
      <w:ins w:id="944" w:author="Arash Tighbor" w:date="2016-01-30T08:17:00Z">
        <w:r w:rsidRPr="00563B0D">
          <w:rPr>
            <w:rFonts w:hint="cs"/>
            <w:rtl/>
          </w:rPr>
          <w:t>وصل شده استفاده می</w:t>
        </w:r>
      </w:ins>
      <w:ins w:id="945" w:author="Arash Tighbor" w:date="2016-01-30T08:49:00Z">
        <w:r w:rsidR="00B11757">
          <w:rPr>
            <w:rFonts w:hint="cs"/>
            <w:rtl/>
          </w:rPr>
          <w:t>‌</w:t>
        </w:r>
      </w:ins>
      <w:ins w:id="946" w:author="Arash Tighbor" w:date="2016-01-30T08:17:00Z">
        <w:r w:rsidRPr="00563B0D">
          <w:rPr>
            <w:rFonts w:hint="cs"/>
            <w:rtl/>
          </w:rPr>
          <w:t>گردد.</w:t>
        </w:r>
      </w:ins>
    </w:p>
    <w:p w:rsidR="00AF16F5" w:rsidRDefault="00AF16F5">
      <w:pPr>
        <w:pStyle w:val="Heading3"/>
        <w:rPr>
          <w:ins w:id="947" w:author="Arash Tighbor" w:date="2016-01-30T08:17:00Z"/>
          <w:rFonts w:asciiTheme="majorHAnsi" w:hAnsiTheme="majorHAnsi"/>
          <w:color w:val="000000" w:themeColor="text1"/>
          <w:sz w:val="26"/>
          <w:rtl/>
        </w:rPr>
        <w:pPrChange w:id="948" w:author="Arash Tighbor" w:date="2016-01-30T11:14:00Z">
          <w:pPr>
            <w:pStyle w:val="Heading2"/>
          </w:pPr>
        </w:pPrChange>
      </w:pPr>
      <w:bookmarkStart w:id="949" w:name="_Toc440803809"/>
      <w:bookmarkStart w:id="950" w:name="_Toc441913955"/>
      <w:bookmarkStart w:id="951" w:name="_Toc442175819"/>
      <w:ins w:id="952" w:author="Arash Tighbor" w:date="2016-01-30T08:17:00Z">
        <w:r>
          <w:t>AMPLIFIRE</w:t>
        </w:r>
        <w:bookmarkEnd w:id="949"/>
        <w:bookmarkEnd w:id="950"/>
        <w:bookmarkEnd w:id="951"/>
      </w:ins>
    </w:p>
    <w:p w:rsidR="00AF16F5" w:rsidRPr="00563B0D" w:rsidRDefault="00AF16F5">
      <w:pPr>
        <w:ind w:left="531"/>
        <w:rPr>
          <w:ins w:id="953" w:author="Arash Tighbor" w:date="2016-01-30T08:17:00Z"/>
          <w:rtl/>
        </w:rPr>
        <w:pPrChange w:id="954" w:author="Arash Tighbor" w:date="2016-01-30T11:15:00Z">
          <w:pPr/>
        </w:pPrChange>
      </w:pPr>
      <w:ins w:id="955" w:author="Arash Tighbor" w:date="2016-01-30T08:17:00Z">
        <w:r w:rsidRPr="00563B0D">
          <w:rPr>
            <w:rFonts w:hint="cs"/>
            <w:rtl/>
          </w:rPr>
          <w:t xml:space="preserve">طبقه </w:t>
        </w:r>
      </w:ins>
      <w:ins w:id="956" w:author="Arash Tighbor" w:date="2016-01-30T11:48:00Z">
        <w:r w:rsidR="008C48D1">
          <w:rPr>
            <w:rtl/>
          </w:rPr>
          <w:t>تقو</w:t>
        </w:r>
        <w:r w:rsidR="008C48D1">
          <w:rPr>
            <w:rFonts w:hint="cs"/>
            <w:rtl/>
          </w:rPr>
          <w:t>یت‌کننده</w:t>
        </w:r>
      </w:ins>
      <w:ins w:id="957" w:author="Arash Tighbor" w:date="2016-01-30T08:17:00Z">
        <w:del w:id="958" w:author="Arash Tighbor" w:date="2016-01-30T11:48:00Z">
          <w:r w:rsidRPr="00563B0D" w:rsidDel="008C48D1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</w:t>
        </w:r>
      </w:ins>
      <w:ins w:id="959" w:author="Arash Tighbor" w:date="2016-01-30T11:48:00Z">
        <w:r w:rsidR="008C48D1">
          <w:rPr>
            <w:rtl/>
          </w:rPr>
          <w:t>ته</w:t>
        </w:r>
        <w:r w:rsidR="008C48D1">
          <w:rPr>
            <w:rFonts w:hint="cs"/>
            <w:rtl/>
          </w:rPr>
          <w:t>یه‌شده</w:t>
        </w:r>
      </w:ins>
      <w:ins w:id="960" w:author="Arash Tighbor" w:date="2016-01-30T08:17:00Z">
        <w:del w:id="961" w:author="Arash Tighbor" w:date="2016-01-30T11:48:00Z">
          <w:r w:rsidRPr="00563B0D" w:rsidDel="008C48D1">
            <w:rPr>
              <w:rFonts w:hint="cs"/>
              <w:rtl/>
            </w:rPr>
            <w:delText>تهیه شده</w:delText>
          </w:r>
        </w:del>
        <w:r w:rsidRPr="00563B0D">
          <w:rPr>
            <w:rFonts w:hint="cs"/>
            <w:rtl/>
          </w:rPr>
          <w:t xml:space="preserve"> علاوه بر ورودی اطلاعات از </w:t>
        </w:r>
        <w:r w:rsidRPr="00563B0D">
          <w:t>PC</w:t>
        </w:r>
        <w:r w:rsidRPr="00563B0D">
          <w:rPr>
            <w:rFonts w:hint="cs"/>
            <w:rtl/>
          </w:rPr>
          <w:t xml:space="preserve"> باید دارای اتصال به شبکه توان خودپرداز با ولتاژ </w:t>
        </w:r>
        <w:r w:rsidRPr="008C48D1">
          <w:t>5VDC</w:t>
        </w:r>
        <w:r w:rsidRPr="008C48D1">
          <w:rPr>
            <w:rFonts w:hint="cs"/>
            <w:rtl/>
          </w:rPr>
          <w:t xml:space="preserve"> باشد. این طبقه دارای توان خروجی </w:t>
        </w:r>
        <w:r w:rsidRPr="008C48D1">
          <w:t>3W</w:t>
        </w:r>
        <w:r w:rsidRPr="008C48D1">
          <w:rPr>
            <w:rFonts w:hint="cs"/>
            <w:rtl/>
          </w:rPr>
          <w:t xml:space="preserve"> </w:t>
        </w:r>
      </w:ins>
      <w:ins w:id="962" w:author="Arash Tighbor" w:date="2016-01-30T11:48:00Z">
        <w:r w:rsidR="008C48D1">
          <w:rPr>
            <w:rtl/>
          </w:rPr>
          <w:t>به‌صورت</w:t>
        </w:r>
      </w:ins>
      <w:ins w:id="963" w:author="Arash Tighbor" w:date="2016-01-30T08:17:00Z">
        <w:del w:id="964" w:author="Arash Tighbor" w:date="2016-01-30T11:48:00Z">
          <w:r w:rsidRPr="008C48D1" w:rsidDel="008C48D1">
            <w:rPr>
              <w:rFonts w:hint="cs"/>
              <w:rtl/>
            </w:rPr>
            <w:delText>به صورت</w:delText>
          </w:r>
        </w:del>
        <w:r w:rsidRPr="008C48D1">
          <w:rPr>
            <w:rFonts w:hint="cs"/>
            <w:rtl/>
          </w:rPr>
          <w:t xml:space="preserve"> استریو و مناسب برای </w:t>
        </w:r>
      </w:ins>
      <w:ins w:id="965" w:author="Arash Tighbor" w:date="2016-01-30T11:48:00Z">
        <w:r w:rsidR="008C48D1">
          <w:rPr>
            <w:rtl/>
          </w:rPr>
          <w:t>بلندگوها</w:t>
        </w:r>
        <w:r w:rsidR="008C48D1">
          <w:rPr>
            <w:rFonts w:hint="cs"/>
            <w:rtl/>
          </w:rPr>
          <w:t>ی</w:t>
        </w:r>
      </w:ins>
      <w:ins w:id="966" w:author="Arash Tighbor" w:date="2016-01-30T08:17:00Z">
        <w:del w:id="967" w:author="Arash Tighbor" w:date="2016-01-30T11:48:00Z">
          <w:r w:rsidRPr="008C48D1" w:rsidDel="008C48D1">
            <w:rPr>
              <w:rFonts w:hint="cs"/>
              <w:rtl/>
            </w:rPr>
            <w:delText>بلندگو های</w:delText>
          </w:r>
        </w:del>
        <w:r w:rsidRPr="008C48D1">
          <w:rPr>
            <w:rFonts w:hint="cs"/>
            <w:rtl/>
          </w:rPr>
          <w:t xml:space="preserve"> با </w:t>
        </w:r>
      </w:ins>
      <w:ins w:id="968" w:author="Arash Tighbor" w:date="2016-01-30T11:48:00Z">
        <w:r w:rsidR="007F68B4">
          <w:rPr>
            <w:rtl/>
          </w:rPr>
          <w:t>مقاومت</w:t>
        </w:r>
      </w:ins>
      <w:ins w:id="969" w:author="Arash Tighbor" w:date="2016-01-30T08:17:00Z">
        <w:del w:id="970" w:author="Arash Tighbor" w:date="2016-01-30T11:48:00Z">
          <w:r w:rsidRPr="008C48D1" w:rsidDel="007F68B4">
            <w:rPr>
              <w:rFonts w:hint="cs"/>
              <w:rtl/>
            </w:rPr>
            <w:delText>مقاوت</w:delText>
          </w:r>
        </w:del>
        <w:r w:rsidRPr="008C48D1">
          <w:rPr>
            <w:rFonts w:hint="cs"/>
            <w:rtl/>
          </w:rPr>
          <w:t xml:space="preserve"> ورودی </w:t>
        </w:r>
        <w:r w:rsidRPr="008C48D1">
          <w:t>4Ω</w:t>
        </w:r>
        <w:r w:rsidRPr="008C48D1">
          <w:rPr>
            <w:rFonts w:hint="cs"/>
            <w:rtl/>
          </w:rPr>
          <w:t xml:space="preserve"> می</w:t>
        </w:r>
      </w:ins>
      <w:ins w:id="971" w:author="Arash Tighbor" w:date="2016-01-30T08:49:00Z">
        <w:r w:rsidR="00B11757">
          <w:rPr>
            <w:rFonts w:hint="cs"/>
            <w:rtl/>
          </w:rPr>
          <w:t>‌</w:t>
        </w:r>
      </w:ins>
      <w:ins w:id="972" w:author="Arash Tighbor" w:date="2016-01-30T08:17:00Z">
        <w:r w:rsidRPr="00563B0D">
          <w:rPr>
            <w:rFonts w:hint="cs"/>
            <w:rtl/>
          </w:rPr>
          <w:t>باشد.</w:t>
        </w:r>
      </w:ins>
    </w:p>
    <w:p w:rsidR="00AF16F5" w:rsidRDefault="00AF16F5">
      <w:pPr>
        <w:pStyle w:val="Heading3"/>
        <w:rPr>
          <w:ins w:id="973" w:author="Arash Tighbor" w:date="2016-01-30T08:17:00Z"/>
          <w:rtl/>
        </w:rPr>
        <w:pPrChange w:id="974" w:author="Arash Tighbor" w:date="2016-01-30T11:14:00Z">
          <w:pPr>
            <w:pStyle w:val="Heading2"/>
          </w:pPr>
        </w:pPrChange>
      </w:pPr>
      <w:bookmarkStart w:id="975" w:name="_Toc440803810"/>
      <w:bookmarkStart w:id="976" w:name="_Toc441913956"/>
      <w:bookmarkStart w:id="977" w:name="_Toc442175820"/>
      <w:ins w:id="978" w:author="Arash Tighbor" w:date="2016-01-30T08:17:00Z">
        <w:r>
          <w:t>SPEAKER</w:t>
        </w:r>
        <w:bookmarkEnd w:id="975"/>
        <w:bookmarkEnd w:id="976"/>
        <w:bookmarkEnd w:id="977"/>
      </w:ins>
    </w:p>
    <w:p w:rsidR="00AF16F5" w:rsidRPr="00563B0D" w:rsidRDefault="00AF16F5">
      <w:pPr>
        <w:ind w:left="531"/>
        <w:rPr>
          <w:ins w:id="979" w:author="Arash Tighbor" w:date="2016-01-30T08:17:00Z"/>
          <w:rtl/>
        </w:rPr>
        <w:pPrChange w:id="980" w:author="Arash Tighbor" w:date="2016-01-30T11:16:00Z">
          <w:pPr/>
        </w:pPrChange>
      </w:pPr>
      <w:ins w:id="981" w:author="Arash Tighbor" w:date="2016-01-30T08:17:00Z">
        <w:r w:rsidRPr="00563B0D">
          <w:rPr>
            <w:rFonts w:hint="cs"/>
            <w:rtl/>
          </w:rPr>
          <w:t xml:space="preserve">بلندگو با مقاومت ورودی </w:t>
        </w:r>
        <w:r w:rsidRPr="00563B0D">
          <w:t>4Ω</w:t>
        </w:r>
        <w:r w:rsidRPr="00563B0D">
          <w:rPr>
            <w:rFonts w:hint="cs"/>
            <w:rtl/>
          </w:rPr>
          <w:t xml:space="preserve"> و حداقل با توان </w:t>
        </w:r>
        <w:r w:rsidRPr="00563B0D">
          <w:t>3W</w:t>
        </w:r>
        <w:r w:rsidRPr="008C48D1">
          <w:rPr>
            <w:rFonts w:hint="cs"/>
            <w:rtl/>
          </w:rPr>
          <w:t xml:space="preserve"> با اندازه </w:t>
        </w:r>
        <w:del w:id="982" w:author="Arash Tighbor" w:date="2016-01-30T11:16:00Z">
          <w:r w:rsidRPr="008C48D1" w:rsidDel="009B4610">
            <w:delText>4</w:delText>
          </w:r>
        </w:del>
      </w:ins>
      <w:ins w:id="983" w:author="Arash Tighbor" w:date="2016-01-30T11:16:00Z">
        <w:r w:rsidR="009B4610">
          <w:rPr>
            <w:rFonts w:hint="cs"/>
            <w:rtl/>
          </w:rPr>
          <w:t>4</w:t>
        </w:r>
      </w:ins>
      <w:ins w:id="984" w:author="Arash Tighbor" w:date="2016-01-30T08:17:00Z">
        <w:r w:rsidRPr="008C48D1">
          <w:rPr>
            <w:rFonts w:hint="cs"/>
            <w:rtl/>
          </w:rPr>
          <w:t xml:space="preserve"> اینچ </w:t>
        </w:r>
      </w:ins>
      <w:ins w:id="985" w:author="Arash Tighbor" w:date="2016-01-30T11:48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986" w:author="Arash Tighbor" w:date="2016-01-30T08:17:00Z">
        <w:del w:id="987" w:author="Arash Tighbor" w:date="2016-01-30T11:48:00Z">
          <w:r w:rsidRPr="008C48D1" w:rsidDel="005B6ACE">
            <w:rPr>
              <w:rFonts w:hint="cs"/>
              <w:rtl/>
            </w:rPr>
            <w:delText>تهیه شده</w:delText>
          </w:r>
        </w:del>
        <w:r w:rsidRPr="008C48D1">
          <w:rPr>
            <w:rFonts w:hint="cs"/>
            <w:rtl/>
          </w:rPr>
          <w:t xml:space="preserve"> است. ارتباط </w:t>
        </w:r>
      </w:ins>
      <w:ins w:id="988" w:author="Arash Tighbor" w:date="2016-01-30T11:49:00Z">
        <w:r w:rsidR="005B6ACE">
          <w:rPr>
            <w:rtl/>
          </w:rPr>
          <w:t>بلندگو</w:t>
        </w:r>
      </w:ins>
      <w:ins w:id="989" w:author="Arash Tighbor" w:date="2016-01-30T08:17:00Z">
        <w:del w:id="990" w:author="Arash Tighbor" w:date="2016-01-30T11:49:00Z">
          <w:r w:rsidRPr="008C48D1" w:rsidDel="005B6ACE">
            <w:rPr>
              <w:rFonts w:hint="cs"/>
              <w:rtl/>
            </w:rPr>
            <w:delText>بلند گو</w:delText>
          </w:r>
        </w:del>
        <w:r w:rsidRPr="008C48D1">
          <w:rPr>
            <w:rFonts w:hint="cs"/>
            <w:rtl/>
          </w:rPr>
          <w:t xml:space="preserve"> و طبقه </w:t>
        </w:r>
      </w:ins>
      <w:ins w:id="991" w:author="Arash Tighbor" w:date="2016-01-30T08:49:00Z">
        <w:r w:rsidR="00B11757">
          <w:rPr>
            <w:rtl/>
          </w:rPr>
          <w:br/>
        </w:r>
      </w:ins>
      <w:ins w:id="992" w:author="Arash Tighbor" w:date="2016-01-30T11:49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993" w:author="Arash Tighbor" w:date="2016-01-30T08:17:00Z">
        <w:del w:id="994" w:author="Arash Tighbor" w:date="2016-01-30T11:49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 از طریق کابل </w:t>
        </w:r>
      </w:ins>
      <w:ins w:id="995" w:author="Arash Tighbor" w:date="2016-01-30T08:28:00Z">
        <w:r w:rsidR="00742E58">
          <w:rPr>
            <w:rFonts w:hint="cs"/>
            <w:rtl/>
          </w:rPr>
          <w:t>2</w:t>
        </w:r>
      </w:ins>
      <w:ins w:id="996" w:author="Arash Tighbor" w:date="2016-01-30T08:17:00Z">
        <w:r w:rsidRPr="00563B0D">
          <w:rPr>
            <w:rFonts w:hint="cs"/>
            <w:rtl/>
          </w:rPr>
          <w:t xml:space="preserve"> رشته (با حداقل توان موجود) ترجیحا</w:t>
        </w:r>
      </w:ins>
      <w:ins w:id="997" w:author="Arash Tighbor" w:date="2016-01-30T08:28:00Z">
        <w:r w:rsidR="00742E58">
          <w:rPr>
            <w:rFonts w:hint="cs"/>
            <w:rtl/>
          </w:rPr>
          <w:t>ً</w:t>
        </w:r>
      </w:ins>
      <w:ins w:id="998" w:author="Arash Tighbor" w:date="2016-01-30T08:17:00Z">
        <w:r w:rsidRPr="00563B0D">
          <w:rPr>
            <w:rFonts w:hint="cs"/>
            <w:rtl/>
          </w:rPr>
          <w:t xml:space="preserve"> سیم افشان </w:t>
        </w:r>
      </w:ins>
      <w:ins w:id="999" w:author="Arash Tighbor" w:date="2016-01-30T11:49:00Z">
        <w:r w:rsidR="005B6ACE">
          <w:rPr>
            <w:rtl/>
          </w:rPr>
          <w:t>درحال</w:t>
        </w:r>
        <w:r w:rsidR="005B6ACE">
          <w:rPr>
            <w:rFonts w:hint="cs"/>
            <w:rtl/>
          </w:rPr>
          <w:t>ی‌که</w:t>
        </w:r>
      </w:ins>
      <w:ins w:id="1000" w:author="Arash Tighbor" w:date="2016-01-30T08:17:00Z">
        <w:del w:id="1001" w:author="Arash Tighbor" w:date="2016-01-30T11:49:00Z">
          <w:r w:rsidRPr="00563B0D" w:rsidDel="005B6ACE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به یک سر آن فیش نری مونو  {</w:t>
        </w:r>
        <w:r w:rsidRPr="00742E58">
          <w:rPr>
            <w:rtl/>
            <w:rPrChange w:id="1002" w:author="Arash Tighbor" w:date="2016-01-30T08:24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742E58">
          <w:rPr>
            <w:rPrChange w:id="1003" w:author="Arash Tighbor" w:date="2016-01-30T08:24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 (RS)</w:t>
        </w:r>
        <w:r w:rsidRPr="00563B0D">
          <w:t xml:space="preserve"> </w:t>
        </w:r>
        <w:r w:rsidRPr="00742E58">
          <w:rPr>
            <w:rPrChange w:id="1004" w:author="Arash Tighbor" w:date="2016-01-30T08:24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742E58">
          <w:rPr>
            <w:rtl/>
            <w:rPrChange w:id="1005" w:author="Arash Tighbor" w:date="2016-01-30T08:24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 </w:t>
        </w:r>
        <w:r w:rsidRPr="00563B0D">
          <w:rPr>
            <w:rFonts w:hint="cs"/>
            <w:rtl/>
          </w:rPr>
          <w:t xml:space="preserve">و سر دیگر </w:t>
        </w:r>
      </w:ins>
      <w:ins w:id="1006" w:author="Arash Tighbor" w:date="2016-01-30T08:28:00Z">
        <w:r w:rsidR="00742E58">
          <w:rPr>
            <w:rFonts w:hint="cs"/>
            <w:rtl/>
          </w:rPr>
          <w:t>2</w:t>
        </w:r>
      </w:ins>
      <w:ins w:id="1007" w:author="Arash Tighbor" w:date="2016-01-30T08:17:00Z">
        <w:r w:rsidRPr="00563B0D">
          <w:rPr>
            <w:rFonts w:hint="cs"/>
            <w:rtl/>
          </w:rPr>
          <w:t xml:space="preserve"> عدد فیش تخت </w:t>
        </w:r>
        <w:r w:rsidRPr="00563B0D">
          <w:t>3mm</w:t>
        </w:r>
        <w:r w:rsidRPr="00563B0D">
          <w:rPr>
            <w:rFonts w:hint="cs"/>
            <w:rtl/>
          </w:rPr>
          <w:t xml:space="preserve"> نصب گردیده میسر می</w:t>
        </w:r>
      </w:ins>
      <w:ins w:id="1008" w:author="Arash Tighbor" w:date="2016-01-30T08:26:00Z">
        <w:r w:rsidR="00742E58">
          <w:rPr>
            <w:rFonts w:hint="cs"/>
            <w:rtl/>
          </w:rPr>
          <w:t>‌</w:t>
        </w:r>
      </w:ins>
      <w:ins w:id="1009" w:author="Arash Tighbor" w:date="2016-01-30T08:17:00Z">
        <w:r w:rsidRPr="00563B0D">
          <w:rPr>
            <w:rFonts w:hint="cs"/>
            <w:rtl/>
          </w:rPr>
          <w:t>گردد.</w:t>
        </w:r>
      </w:ins>
    </w:p>
    <w:p w:rsidR="00742E58" w:rsidRDefault="00742E58">
      <w:pPr>
        <w:pStyle w:val="Heading3"/>
        <w:rPr>
          <w:ins w:id="1010" w:author="Arash Tighbor" w:date="2016-01-30T08:27:00Z"/>
          <w:rFonts w:asciiTheme="majorHAnsi" w:hAnsiTheme="majorHAnsi" w:cs="B Nazanin"/>
          <w:sz w:val="26"/>
          <w:szCs w:val="24"/>
          <w:rtl/>
        </w:rPr>
        <w:pPrChange w:id="1011" w:author="Arash Tighbor" w:date="2016-01-30T11:14:00Z">
          <w:pPr>
            <w:pStyle w:val="Heading2"/>
          </w:pPr>
        </w:pPrChange>
      </w:pPr>
      <w:bookmarkStart w:id="1012" w:name="_Toc441913957"/>
      <w:bookmarkStart w:id="1013" w:name="_Toc442175821"/>
      <w:ins w:id="1014" w:author="Arash Tighbor" w:date="2016-01-30T08:27:00Z">
        <w:r>
          <w:t>SPEAKER</w:t>
        </w:r>
        <w:bookmarkEnd w:id="1012"/>
        <w:bookmarkEnd w:id="1013"/>
      </w:ins>
    </w:p>
    <w:p w:rsidR="00742E58" w:rsidRDefault="00742E58">
      <w:pPr>
        <w:ind w:left="531"/>
        <w:rPr>
          <w:ins w:id="1015" w:author="Arash Tighbor" w:date="2016-01-30T08:29:00Z"/>
          <w:rtl/>
        </w:rPr>
        <w:pPrChange w:id="1016" w:author="Arash Tighbor" w:date="2016-01-30T11:16:00Z">
          <w:pPr/>
        </w:pPrChange>
      </w:pPr>
      <w:ins w:id="1017" w:author="Arash Tighbor" w:date="2016-01-30T08:27:00Z">
        <w:r w:rsidRPr="00563B0D">
          <w:rPr>
            <w:rFonts w:hint="cs"/>
            <w:rtl/>
          </w:rPr>
          <w:t xml:space="preserve">بلندگو با مقاومت ورودی </w:t>
        </w:r>
        <w:r w:rsidRPr="00563B0D">
          <w:t>4Ω</w:t>
        </w:r>
        <w:r w:rsidRPr="008C48D1">
          <w:rPr>
            <w:rFonts w:hint="cs"/>
            <w:rtl/>
          </w:rPr>
          <w:t xml:space="preserve"> و حداقل با توان </w:t>
        </w:r>
        <w:r w:rsidRPr="008C48D1">
          <w:t>3W</w:t>
        </w:r>
        <w:r w:rsidRPr="008C48D1">
          <w:rPr>
            <w:rFonts w:hint="cs"/>
            <w:rtl/>
          </w:rPr>
          <w:t xml:space="preserve"> با اندازه </w:t>
        </w:r>
        <w:r w:rsidRPr="008C48D1">
          <w:t>4</w:t>
        </w:r>
        <w:r w:rsidRPr="008C48D1">
          <w:rPr>
            <w:rFonts w:hint="cs"/>
            <w:rtl/>
          </w:rPr>
          <w:t xml:space="preserve"> اینچ </w:t>
        </w:r>
      </w:ins>
      <w:ins w:id="1018" w:author="Arash Tighbor" w:date="2016-01-30T11:49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019" w:author="Arash Tighbor" w:date="2016-01-30T08:27:00Z">
        <w:del w:id="1020" w:author="Arash Tighbor" w:date="2016-01-30T11:49:00Z">
          <w:r w:rsidRPr="008C48D1" w:rsidDel="005B6ACE">
            <w:rPr>
              <w:rFonts w:hint="cs"/>
              <w:rtl/>
            </w:rPr>
            <w:delText>تهیه شده</w:delText>
          </w:r>
        </w:del>
        <w:r w:rsidRPr="008C48D1">
          <w:rPr>
            <w:rFonts w:hint="cs"/>
            <w:rtl/>
          </w:rPr>
          <w:t xml:space="preserve"> است. ارتباط </w:t>
        </w:r>
      </w:ins>
      <w:ins w:id="1021" w:author="Arash Tighbor" w:date="2016-01-30T11:49:00Z">
        <w:r w:rsidR="005B6ACE">
          <w:rPr>
            <w:rtl/>
          </w:rPr>
          <w:t>بلندگو</w:t>
        </w:r>
      </w:ins>
      <w:ins w:id="1022" w:author="Arash Tighbor" w:date="2016-01-30T08:27:00Z">
        <w:del w:id="1023" w:author="Arash Tighbor" w:date="2016-01-30T11:49:00Z">
          <w:r w:rsidRPr="008C48D1" w:rsidDel="005B6ACE">
            <w:rPr>
              <w:rFonts w:hint="cs"/>
              <w:rtl/>
            </w:rPr>
            <w:delText>بلند گو</w:delText>
          </w:r>
        </w:del>
        <w:r w:rsidRPr="008C48D1">
          <w:rPr>
            <w:rFonts w:hint="cs"/>
            <w:rtl/>
          </w:rPr>
          <w:t xml:space="preserve"> و طبقه </w:t>
        </w:r>
      </w:ins>
      <w:ins w:id="1024" w:author="Arash Tighbor" w:date="2016-01-30T11:49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025" w:author="Arash Tighbor" w:date="2016-01-30T08:27:00Z">
        <w:del w:id="1026" w:author="Arash Tighbor" w:date="2016-01-30T11:49:00Z">
          <w:r w:rsidRPr="008C48D1" w:rsidDel="005B6ACE">
            <w:rPr>
              <w:rFonts w:hint="cs"/>
              <w:rtl/>
            </w:rPr>
            <w:delText>تقویت کننده</w:delText>
          </w:r>
        </w:del>
        <w:r w:rsidRPr="008C48D1">
          <w:rPr>
            <w:rFonts w:hint="cs"/>
            <w:rtl/>
          </w:rPr>
          <w:t xml:space="preserve">  از طریق کابل </w:t>
        </w:r>
      </w:ins>
      <w:ins w:id="1027" w:author="Arash Tighbor" w:date="2016-01-30T08:28:00Z">
        <w:r>
          <w:rPr>
            <w:rFonts w:hint="cs"/>
            <w:rtl/>
          </w:rPr>
          <w:t>2</w:t>
        </w:r>
      </w:ins>
      <w:ins w:id="1028" w:author="Arash Tighbor" w:date="2016-01-30T08:27:00Z">
        <w:r w:rsidRPr="00563B0D">
          <w:rPr>
            <w:rFonts w:hint="cs"/>
            <w:rtl/>
          </w:rPr>
          <w:t xml:space="preserve"> رشته (با حداقل توان موجود) ترجیحا</w:t>
        </w:r>
      </w:ins>
      <w:ins w:id="1029" w:author="Arash Tighbor" w:date="2016-01-30T08:29:00Z">
        <w:r>
          <w:rPr>
            <w:rFonts w:hint="cs"/>
            <w:rtl/>
          </w:rPr>
          <w:t>ً</w:t>
        </w:r>
      </w:ins>
      <w:ins w:id="1030" w:author="Arash Tighbor" w:date="2016-01-30T08:27:00Z">
        <w:r w:rsidRPr="00563B0D">
          <w:rPr>
            <w:rFonts w:hint="cs"/>
            <w:rtl/>
          </w:rPr>
          <w:t xml:space="preserve"> سیم افشان </w:t>
        </w:r>
      </w:ins>
      <w:ins w:id="1031" w:author="Arash Tighbor" w:date="2016-01-30T11:49:00Z">
        <w:r w:rsidR="005B6ACE">
          <w:rPr>
            <w:rtl/>
          </w:rPr>
          <w:lastRenderedPageBreak/>
          <w:t>درحال</w:t>
        </w:r>
        <w:r w:rsidR="005B6ACE">
          <w:rPr>
            <w:rFonts w:hint="cs"/>
            <w:rtl/>
          </w:rPr>
          <w:t>ی‌که</w:t>
        </w:r>
      </w:ins>
      <w:ins w:id="1032" w:author="Arash Tighbor" w:date="2016-01-30T08:27:00Z">
        <w:del w:id="1033" w:author="Arash Tighbor" w:date="2016-01-30T11:49:00Z">
          <w:r w:rsidRPr="00563B0D" w:rsidDel="005B6ACE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به یک سر آن فیش نری مونو  {</w:t>
        </w:r>
        <w:r w:rsidRPr="00742E58">
          <w:rPr>
            <w:rtl/>
            <w:rPrChange w:id="1034" w:author="Arash Tighbor" w:date="2016-01-30T08:28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742E58">
          <w:rPr>
            <w:rPrChange w:id="1035" w:author="Arash Tighbor" w:date="2016-01-30T08:28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 (RS)</w:t>
        </w:r>
        <w:r w:rsidRPr="00563B0D">
          <w:t xml:space="preserve"> </w:t>
        </w:r>
        <w:r w:rsidRPr="00742E58">
          <w:rPr>
            <w:rPrChange w:id="1036" w:author="Arash Tighbor" w:date="2016-01-30T08:28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742E58">
          <w:rPr>
            <w:rtl/>
            <w:rPrChange w:id="1037" w:author="Arash Tighbor" w:date="2016-01-30T08:28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 </w:t>
        </w:r>
        <w:r w:rsidRPr="00563B0D">
          <w:rPr>
            <w:rFonts w:hint="cs"/>
            <w:rtl/>
          </w:rPr>
          <w:t xml:space="preserve">و سر دیگر </w:t>
        </w:r>
      </w:ins>
      <w:ins w:id="1038" w:author="Arash Tighbor" w:date="2016-01-30T08:29:00Z">
        <w:r>
          <w:rPr>
            <w:rFonts w:hint="cs"/>
            <w:rtl/>
          </w:rPr>
          <w:t>2</w:t>
        </w:r>
      </w:ins>
      <w:ins w:id="1039" w:author="Arash Tighbor" w:date="2016-01-30T08:27:00Z">
        <w:r w:rsidRPr="00563B0D">
          <w:rPr>
            <w:rFonts w:hint="cs"/>
            <w:rtl/>
          </w:rPr>
          <w:t xml:space="preserve"> عدد فیش تخت </w:t>
        </w:r>
        <w:r w:rsidRPr="00563B0D">
          <w:t>3mm</w:t>
        </w:r>
        <w:r w:rsidRPr="008C48D1">
          <w:rPr>
            <w:rFonts w:hint="cs"/>
            <w:rtl/>
          </w:rPr>
          <w:t xml:space="preserve"> نصب گردیده میسر می</w:t>
        </w:r>
      </w:ins>
      <w:ins w:id="1040" w:author="Arash Tighbor" w:date="2016-01-30T08:29:00Z">
        <w:r>
          <w:rPr>
            <w:rFonts w:hint="cs"/>
            <w:rtl/>
          </w:rPr>
          <w:t>‌</w:t>
        </w:r>
      </w:ins>
      <w:ins w:id="1041" w:author="Arash Tighbor" w:date="2016-01-30T08:27:00Z">
        <w:r w:rsidRPr="00563B0D">
          <w:rPr>
            <w:rFonts w:hint="cs"/>
            <w:rtl/>
          </w:rPr>
          <w:t>گردد.</w:t>
        </w:r>
      </w:ins>
    </w:p>
    <w:p w:rsidR="00742E58" w:rsidRDefault="00742E58">
      <w:pPr>
        <w:pStyle w:val="Heading2"/>
        <w:rPr>
          <w:ins w:id="1042" w:author="Arash Tighbor" w:date="2016-01-30T08:30:00Z"/>
          <w:rFonts w:ascii="B Nazanin" w:hAnsi="B Nazanin" w:cs="B Nazanin"/>
          <w:sz w:val="28"/>
          <w:szCs w:val="28"/>
          <w:rtl/>
        </w:rPr>
        <w:pPrChange w:id="1043" w:author="Arash Tighbor" w:date="2016-01-30T11:13:00Z">
          <w:pPr>
            <w:pStyle w:val="Heading1"/>
          </w:pPr>
        </w:pPrChange>
      </w:pPr>
      <w:bookmarkStart w:id="1044" w:name="_Toc440803811"/>
      <w:bookmarkStart w:id="1045" w:name="_Toc441913958"/>
      <w:bookmarkStart w:id="1046" w:name="_Toc442175822"/>
      <w:ins w:id="1047" w:author="Arash Tighbor" w:date="2016-01-30T08:30:00Z">
        <w:r>
          <w:rPr>
            <w:rFonts w:hint="cs"/>
            <w:rtl/>
          </w:rPr>
          <w:t>جریان انجام فرآیند ساخت و نصب</w:t>
        </w:r>
        <w:bookmarkEnd w:id="1044"/>
        <w:bookmarkEnd w:id="1045"/>
        <w:bookmarkEnd w:id="1046"/>
      </w:ins>
    </w:p>
    <w:p w:rsidR="00742E58" w:rsidRDefault="00742E58">
      <w:pPr>
        <w:rPr>
          <w:ins w:id="1048" w:author="Arash Tighbor" w:date="2016-01-30T08:31:00Z"/>
          <w:rtl/>
        </w:rPr>
        <w:pPrChange w:id="1049" w:author="Arash Tighbor" w:date="2016-01-30T08:31:00Z">
          <w:pPr>
            <w:pStyle w:val="Heading1"/>
          </w:pPr>
        </w:pPrChange>
      </w:pPr>
      <w:ins w:id="1050" w:author="Arash Tighbor" w:date="2016-01-30T08:30:00Z">
        <w:r w:rsidRPr="00563B0D">
          <w:rPr>
            <w:rtl/>
          </w:rPr>
          <w:t>ا</w:t>
        </w:r>
        <w:r w:rsidRPr="00563B0D">
          <w:rPr>
            <w:rFonts w:hint="cs"/>
            <w:rtl/>
          </w:rPr>
          <w:t>ین</w:t>
        </w:r>
        <w:r w:rsidRPr="008C48D1">
          <w:rPr>
            <w:rtl/>
          </w:rPr>
          <w:t xml:space="preserve"> مستند با ا</w:t>
        </w:r>
        <w:r w:rsidRPr="008C48D1">
          <w:rPr>
            <w:rFonts w:hint="cs"/>
            <w:rtl/>
          </w:rPr>
          <w:t>ین</w:t>
        </w:r>
        <w:r w:rsidRPr="008C48D1">
          <w:rPr>
            <w:rtl/>
          </w:rPr>
          <w:t xml:space="preserve"> روش که ماژول مذکور در محل سازمان تول</w:t>
        </w:r>
        <w:r w:rsidRPr="008C48D1">
          <w:rPr>
            <w:rFonts w:hint="cs"/>
            <w:rtl/>
          </w:rPr>
          <w:t>ید</w:t>
        </w:r>
        <w:r w:rsidRPr="008C48D1">
          <w:rPr>
            <w:rtl/>
          </w:rPr>
          <w:t xml:space="preserve"> گردد، </w:t>
        </w:r>
      </w:ins>
      <w:ins w:id="1051" w:author="Arash Tighbor" w:date="2016-01-30T11:49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052" w:author="Arash Tighbor" w:date="2016-01-30T08:30:00Z">
        <w:del w:id="1053" w:author="Arash Tighbor" w:date="2016-01-30T11:49:00Z">
          <w:r w:rsidRPr="008C48D1" w:rsidDel="005B6ACE">
            <w:rPr>
              <w:rtl/>
            </w:rPr>
            <w:delText>ته</w:delText>
          </w:r>
          <w:r w:rsidRPr="008C48D1" w:rsidDel="005B6ACE">
            <w:rPr>
              <w:rFonts w:hint="cs"/>
              <w:rtl/>
            </w:rPr>
            <w:delText>یه</w:delText>
          </w:r>
          <w:r w:rsidRPr="008C48D1" w:rsidDel="005B6ACE">
            <w:rPr>
              <w:rtl/>
            </w:rPr>
            <w:delText xml:space="preserve"> شده</w:delText>
          </w:r>
        </w:del>
        <w:r w:rsidRPr="008C48D1">
          <w:rPr>
            <w:rtl/>
          </w:rPr>
          <w:t xml:space="preserve"> است. در محل شعبه براکت بلندگو به همراه باق</w:t>
        </w:r>
        <w:r w:rsidRPr="008C48D1">
          <w:rPr>
            <w:rFonts w:hint="cs"/>
            <w:rtl/>
          </w:rPr>
          <w:t>ی</w:t>
        </w:r>
        <w:r w:rsidRPr="008C48D1">
          <w:rPr>
            <w:rtl/>
          </w:rPr>
          <w:t xml:space="preserve"> اجزا</w:t>
        </w:r>
        <w:r w:rsidRPr="008C48D1">
          <w:rPr>
            <w:rFonts w:hint="cs"/>
            <w:rtl/>
          </w:rPr>
          <w:t>ی</w:t>
        </w:r>
        <w:r w:rsidRPr="008C48D1">
          <w:rPr>
            <w:rtl/>
          </w:rPr>
          <w:t xml:space="preserve"> ماژول به رو</w:t>
        </w:r>
        <w:r w:rsidRPr="008C48D1">
          <w:rPr>
            <w:rFonts w:hint="cs"/>
            <w:rtl/>
          </w:rPr>
          <w:t>ی</w:t>
        </w:r>
        <w:r w:rsidRPr="008C48D1">
          <w:rPr>
            <w:rtl/>
          </w:rPr>
          <w:t xml:space="preserve"> دستگاه خودپرداز نصب </w:t>
        </w:r>
      </w:ins>
      <w:ins w:id="1054" w:author="Arash Tighbor" w:date="2016-01-30T11:49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055" w:author="Arash Tighbor" w:date="2016-01-30T08:30:00Z">
        <w:del w:id="1056" w:author="Arash Tighbor" w:date="2016-01-30T11:49:00Z">
          <w:r w:rsidRPr="008C48D1" w:rsidDel="005B6ACE">
            <w:rPr>
              <w:rtl/>
            </w:rPr>
            <w:delText>م</w:delText>
          </w:r>
          <w:r w:rsidRPr="008C48D1" w:rsidDel="005B6ACE">
            <w:rPr>
              <w:rFonts w:hint="cs"/>
              <w:rtl/>
            </w:rPr>
            <w:delText>ی</w:delText>
          </w:r>
          <w:r w:rsidRPr="008C48D1" w:rsidDel="005B6ACE">
            <w:rPr>
              <w:rtl/>
            </w:rPr>
            <w:delText xml:space="preserve"> گردد</w:delText>
          </w:r>
        </w:del>
        <w:r w:rsidRPr="008C48D1">
          <w:rPr>
            <w:rtl/>
          </w:rPr>
          <w:t xml:space="preserve"> و ارتباطات الکتر</w:t>
        </w:r>
        <w:r w:rsidRPr="008C48D1">
          <w:rPr>
            <w:rFonts w:hint="cs"/>
            <w:rtl/>
          </w:rPr>
          <w:t>یکی</w:t>
        </w:r>
        <w:r w:rsidRPr="008C48D1">
          <w:rPr>
            <w:rtl/>
          </w:rPr>
          <w:t xml:space="preserve"> </w:t>
        </w:r>
      </w:ins>
      <w:ins w:id="1057" w:author="Arash Tighbor" w:date="2016-01-30T11:49:00Z">
        <w:r w:rsidR="005B6ACE">
          <w:rPr>
            <w:rtl/>
          </w:rPr>
          <w:t>موردن</w:t>
        </w:r>
        <w:r w:rsidR="005B6ACE">
          <w:rPr>
            <w:rFonts w:hint="cs"/>
            <w:rtl/>
          </w:rPr>
          <w:t>یاز</w:t>
        </w:r>
      </w:ins>
      <w:ins w:id="1058" w:author="Arash Tighbor" w:date="2016-01-30T08:30:00Z">
        <w:del w:id="1059" w:author="Arash Tighbor" w:date="2016-01-30T11:49:00Z">
          <w:r w:rsidRPr="008C48D1" w:rsidDel="005B6ACE">
            <w:rPr>
              <w:rtl/>
            </w:rPr>
            <w:delText>مورد ن</w:delText>
          </w:r>
          <w:r w:rsidRPr="008C48D1" w:rsidDel="005B6ACE">
            <w:rPr>
              <w:rFonts w:hint="cs"/>
              <w:rtl/>
            </w:rPr>
            <w:delText>یاز</w:delText>
          </w:r>
        </w:del>
        <w:r w:rsidRPr="008C48D1">
          <w:rPr>
            <w:rtl/>
          </w:rPr>
          <w:t xml:space="preserve"> وصل </w:t>
        </w:r>
      </w:ins>
      <w:ins w:id="1060" w:author="Arash Tighbor" w:date="2016-01-30T11:49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ی‌شوند</w:t>
        </w:r>
      </w:ins>
      <w:ins w:id="1061" w:author="Arash Tighbor" w:date="2016-01-30T08:30:00Z">
        <w:del w:id="1062" w:author="Arash Tighbor" w:date="2016-01-30T11:49:00Z">
          <w:r w:rsidRPr="008C48D1" w:rsidDel="005B6ACE">
            <w:rPr>
              <w:rtl/>
            </w:rPr>
            <w:delText>م</w:delText>
          </w:r>
          <w:r w:rsidRPr="008C48D1" w:rsidDel="005B6ACE">
            <w:rPr>
              <w:rFonts w:hint="cs"/>
              <w:rtl/>
            </w:rPr>
            <w:delText>ی</w:delText>
          </w:r>
          <w:r w:rsidRPr="008C48D1" w:rsidDel="005B6ACE">
            <w:rPr>
              <w:rtl/>
            </w:rPr>
            <w:delText xml:space="preserve"> شوند</w:delText>
          </w:r>
        </w:del>
        <w:r w:rsidRPr="008C48D1">
          <w:rPr>
            <w:rtl/>
          </w:rPr>
          <w:t>. ا</w:t>
        </w:r>
        <w:r w:rsidRPr="008C48D1">
          <w:rPr>
            <w:rFonts w:hint="cs"/>
            <w:rtl/>
          </w:rPr>
          <w:t>ین</w:t>
        </w:r>
        <w:r w:rsidRPr="008C48D1">
          <w:rPr>
            <w:rtl/>
          </w:rPr>
          <w:t xml:space="preserve"> روش با ا</w:t>
        </w:r>
        <w:r w:rsidRPr="008C48D1">
          <w:rPr>
            <w:rFonts w:hint="cs"/>
            <w:rtl/>
          </w:rPr>
          <w:t>ین</w:t>
        </w:r>
        <w:r w:rsidRPr="008C48D1">
          <w:rPr>
            <w:rtl/>
          </w:rPr>
          <w:t xml:space="preserve"> رو</w:t>
        </w:r>
        <w:r w:rsidRPr="008C48D1">
          <w:rPr>
            <w:rFonts w:hint="cs"/>
            <w:rtl/>
          </w:rPr>
          <w:t>یکرد</w:t>
        </w:r>
        <w:r w:rsidRPr="008C48D1">
          <w:rPr>
            <w:rtl/>
          </w:rPr>
          <w:t xml:space="preserve"> که حداقل زمان ممکن در محل </w:t>
        </w:r>
        <w:r w:rsidRPr="008C48D1">
          <w:rPr>
            <w:rFonts w:hint="cs"/>
            <w:rtl/>
          </w:rPr>
          <w:t>شعبه</w:t>
        </w:r>
        <w:r w:rsidRPr="008C48D1">
          <w:rPr>
            <w:rtl/>
          </w:rPr>
          <w:t xml:space="preserve"> صرف گردد </w:t>
        </w:r>
      </w:ins>
      <w:ins w:id="1063" w:author="Arash Tighbor" w:date="2016-01-30T11:49:00Z">
        <w:r w:rsidR="005B6ACE">
          <w:rPr>
            <w:rtl/>
          </w:rPr>
          <w:t>انتخاب‌شده</w:t>
        </w:r>
      </w:ins>
      <w:ins w:id="1064" w:author="Arash Tighbor" w:date="2016-01-30T08:30:00Z">
        <w:del w:id="1065" w:author="Arash Tighbor" w:date="2016-01-30T11:49:00Z">
          <w:r w:rsidRPr="008C48D1" w:rsidDel="005B6ACE">
            <w:rPr>
              <w:rtl/>
            </w:rPr>
            <w:delText>انتخاب شده</w:delText>
          </w:r>
        </w:del>
        <w:r w:rsidRPr="008C48D1">
          <w:rPr>
            <w:rtl/>
          </w:rPr>
          <w:t xml:space="preserve"> است.</w:t>
        </w:r>
      </w:ins>
    </w:p>
    <w:p w:rsidR="00742E58" w:rsidRPr="003961B9" w:rsidRDefault="00742E58">
      <w:pPr>
        <w:rPr>
          <w:ins w:id="1066" w:author="Arash Tighbor" w:date="2016-01-30T08:30:00Z"/>
          <w:sz w:val="4"/>
          <w:szCs w:val="4"/>
          <w:rPrChange w:id="1067" w:author="Arash Tighbor" w:date="2016-01-30T08:38:00Z">
            <w:rPr>
              <w:ins w:id="1068" w:author="Arash Tighbor" w:date="2016-01-30T08:30:00Z"/>
              <w:rFonts w:ascii="B Nazanin" w:hAnsi="B Nazanin" w:cs="B Nazanin"/>
              <w:sz w:val="28"/>
              <w:szCs w:val="28"/>
            </w:rPr>
          </w:rPrChange>
        </w:rPr>
        <w:pPrChange w:id="1069" w:author="Arash Tighbor" w:date="2016-01-30T08:31:00Z">
          <w:pPr>
            <w:pStyle w:val="Heading1"/>
          </w:pPr>
        </w:pPrChange>
      </w:pPr>
    </w:p>
    <w:p w:rsidR="00742E58" w:rsidRPr="00563B0D" w:rsidRDefault="003961B9" w:rsidP="00563B0D">
      <w:pPr>
        <w:rPr>
          <w:ins w:id="1070" w:author="Arash Tighbor" w:date="2016-01-30T08:27:00Z"/>
          <w:rtl/>
        </w:rPr>
      </w:pPr>
      <w:del w:id="1071" w:author="Arash Tighbor" w:date="2016-02-02T11:18:00Z">
        <w:r w:rsidRPr="003961B9" w:rsidDel="00DB5487">
          <w:rPr>
            <w:sz w:val="20"/>
            <w:szCs w:val="22"/>
          </w:rPr>
          <w:fldChar w:fldCharType="begin"/>
        </w:r>
        <w:r w:rsidRPr="003961B9" w:rsidDel="00DB5487">
          <w:rPr>
            <w:sz w:val="20"/>
            <w:szCs w:val="22"/>
          </w:rPr>
          <w:fldChar w:fldCharType="end"/>
        </w:r>
        <w:r w:rsidRPr="003961B9" w:rsidDel="00DB5487">
          <w:rPr>
            <w:sz w:val="20"/>
            <w:szCs w:val="22"/>
          </w:rPr>
          <w:fldChar w:fldCharType="begin"/>
        </w:r>
        <w:r w:rsidRPr="003961B9" w:rsidDel="00DB5487">
          <w:rPr>
            <w:sz w:val="20"/>
            <w:szCs w:val="22"/>
          </w:rPr>
          <w:fldChar w:fldCharType="end"/>
        </w:r>
        <w:r w:rsidRPr="003961B9" w:rsidDel="00DB5487">
          <w:rPr>
            <w:sz w:val="20"/>
            <w:szCs w:val="22"/>
          </w:rPr>
          <w:fldChar w:fldCharType="begin"/>
        </w:r>
        <w:r w:rsidRPr="003961B9" w:rsidDel="00DB5487">
          <w:rPr>
            <w:sz w:val="20"/>
            <w:szCs w:val="22"/>
          </w:rPr>
          <w:fldChar w:fldCharType="end"/>
        </w:r>
      </w:del>
    </w:p>
    <w:p w:rsidR="00AF16F5" w:rsidRPr="00AF16F5" w:rsidRDefault="00AF16F5">
      <w:pPr>
        <w:rPr>
          <w:ins w:id="1072" w:author="Arash Tighbor" w:date="2016-01-30T08:14:00Z"/>
          <w:rPrChange w:id="1073" w:author="Arash Tighbor" w:date="2016-01-30T08:14:00Z">
            <w:rPr>
              <w:ins w:id="1074" w:author="Arash Tighbor" w:date="2016-01-30T08:14:00Z"/>
              <w:rFonts w:ascii="B Nazanin" w:hAnsi="B Nazanin" w:cs="B Nazanin"/>
              <w:sz w:val="28"/>
              <w:szCs w:val="28"/>
            </w:rPr>
          </w:rPrChange>
        </w:rPr>
        <w:pPrChange w:id="1075" w:author="Arash Tighbor" w:date="2016-01-30T08:14:00Z">
          <w:pPr>
            <w:pStyle w:val="Heading1"/>
          </w:pPr>
        </w:pPrChange>
      </w:pPr>
    </w:p>
    <w:p w:rsidR="00B11757" w:rsidRDefault="00B11757">
      <w:pPr>
        <w:bidi w:val="0"/>
        <w:spacing w:line="276" w:lineRule="auto"/>
        <w:jc w:val="left"/>
        <w:rPr>
          <w:ins w:id="1076" w:author="Arash Tighbor" w:date="2016-01-30T08:51:00Z"/>
          <w:rtl/>
        </w:rPr>
      </w:pPr>
      <w:ins w:id="1077" w:author="Arash Tighbor" w:date="2016-01-30T08:51:00Z">
        <w:r>
          <w:rPr>
            <w:rtl/>
          </w:rPr>
          <w:br w:type="page"/>
        </w:r>
      </w:ins>
    </w:p>
    <w:p w:rsidR="00D13343" w:rsidRPr="00DB5487" w:rsidRDefault="008861C4">
      <w:pPr>
        <w:pStyle w:val="Heading1"/>
        <w:rPr>
          <w:ins w:id="1078" w:author="Arash Tighbor" w:date="2016-01-30T11:21:00Z"/>
          <w:sz w:val="44"/>
          <w:szCs w:val="44"/>
          <w:rPrChange w:id="1079" w:author="Arash Tighbor" w:date="2016-02-02T11:24:00Z">
            <w:rPr>
              <w:ins w:id="1080" w:author="Arash Tighbor" w:date="2016-01-30T11:21:00Z"/>
            </w:rPr>
          </w:rPrChange>
        </w:rPr>
        <w:pPrChange w:id="1081" w:author="Arash Tighbor" w:date="2016-02-02T11:24:00Z">
          <w:pPr/>
        </w:pPrChange>
      </w:pPr>
      <w:bookmarkStart w:id="1082" w:name="_Toc442175823"/>
      <w:ins w:id="1083" w:author="Arash Tighbor" w:date="2016-02-02T11:14:00Z">
        <w:r w:rsidRPr="00DB5487">
          <w:rPr>
            <w:sz w:val="44"/>
            <w:szCs w:val="44"/>
            <w:rtl/>
            <w:rPrChange w:id="1084" w:author="Arash Tighbor" w:date="2016-02-02T11:24:00Z">
              <w:rPr>
                <w:i w:val="0"/>
                <w:sz w:val="44"/>
                <w:szCs w:val="48"/>
                <w:rtl/>
              </w:rPr>
            </w:rPrChange>
          </w:rPr>
          <w:lastRenderedPageBreak/>
          <w:t>راه‌انداز</w:t>
        </w:r>
        <w:r w:rsidRPr="00DB5487">
          <w:rPr>
            <w:rFonts w:hint="cs"/>
            <w:sz w:val="44"/>
            <w:szCs w:val="44"/>
            <w:rtl/>
            <w:rPrChange w:id="1085" w:author="Arash Tighbor" w:date="2016-02-02T11:24:00Z">
              <w:rPr>
                <w:rFonts w:hint="cs"/>
                <w:i w:val="0"/>
                <w:sz w:val="44"/>
                <w:szCs w:val="48"/>
                <w:rtl/>
              </w:rPr>
            </w:rPrChange>
          </w:rPr>
          <w:t>ی</w:t>
        </w:r>
        <w:r w:rsidRPr="00DB5487">
          <w:rPr>
            <w:sz w:val="44"/>
            <w:szCs w:val="44"/>
            <w:rtl/>
            <w:rPrChange w:id="1086" w:author="Arash Tighbor" w:date="2016-02-02T11:24:00Z">
              <w:rPr>
                <w:i w:val="0"/>
                <w:sz w:val="44"/>
                <w:szCs w:val="48"/>
                <w:rtl/>
              </w:rPr>
            </w:rPrChange>
          </w:rPr>
          <w:t xml:space="preserve"> س</w:t>
        </w:r>
        <w:r w:rsidRPr="00DB5487">
          <w:rPr>
            <w:rFonts w:hint="cs"/>
            <w:sz w:val="44"/>
            <w:szCs w:val="44"/>
            <w:rtl/>
            <w:rPrChange w:id="1087" w:author="Arash Tighbor" w:date="2016-02-02T11:24:00Z">
              <w:rPr>
                <w:rFonts w:hint="cs"/>
                <w:i w:val="0"/>
                <w:sz w:val="44"/>
                <w:szCs w:val="48"/>
                <w:rtl/>
              </w:rPr>
            </w:rPrChange>
          </w:rPr>
          <w:t>یستم</w:t>
        </w:r>
        <w:r w:rsidRPr="00DB5487">
          <w:rPr>
            <w:sz w:val="44"/>
            <w:szCs w:val="44"/>
            <w:rtl/>
            <w:rPrChange w:id="1088" w:author="Arash Tighbor" w:date="2016-02-02T11:24:00Z">
              <w:rPr>
                <w:i w:val="0"/>
                <w:sz w:val="44"/>
                <w:szCs w:val="48"/>
                <w:rtl/>
              </w:rPr>
            </w:rPrChange>
          </w:rPr>
          <w:t xml:space="preserve"> صوت</w:t>
        </w:r>
        <w:r w:rsidRPr="00DB5487">
          <w:rPr>
            <w:rFonts w:hint="cs"/>
            <w:sz w:val="44"/>
            <w:szCs w:val="44"/>
            <w:rtl/>
            <w:rPrChange w:id="1089" w:author="Arash Tighbor" w:date="2016-02-02T11:24:00Z">
              <w:rPr>
                <w:rFonts w:hint="cs"/>
                <w:i w:val="0"/>
                <w:sz w:val="44"/>
                <w:szCs w:val="48"/>
                <w:rtl/>
              </w:rPr>
            </w:rPrChange>
          </w:rPr>
          <w:t>ی</w:t>
        </w:r>
        <w:r w:rsidRPr="00DB5487">
          <w:rPr>
            <w:sz w:val="44"/>
            <w:szCs w:val="44"/>
            <w:rtl/>
            <w:rPrChange w:id="1090" w:author="Arash Tighbor" w:date="2016-02-02T11:24:00Z">
              <w:rPr>
                <w:i w:val="0"/>
                <w:sz w:val="44"/>
                <w:szCs w:val="48"/>
                <w:rtl/>
              </w:rPr>
            </w:rPrChange>
          </w:rPr>
          <w:t xml:space="preserve"> </w:t>
        </w:r>
      </w:ins>
      <w:ins w:id="1091" w:author="Arash Tighbor" w:date="2016-01-30T08:55:00Z">
        <w:r w:rsidR="00DB14D3" w:rsidRPr="00DB5487">
          <w:rPr>
            <w:rFonts w:hint="cs"/>
            <w:sz w:val="44"/>
            <w:szCs w:val="44"/>
            <w:rtl/>
            <w:rPrChange w:id="1092" w:author="Arash Tighbor" w:date="2016-02-02T11:24:00Z">
              <w:rPr>
                <w:rFonts w:hint="cs"/>
                <w:i w:val="0"/>
                <w:rtl/>
              </w:rPr>
            </w:rPrChange>
          </w:rPr>
          <w:t>در</w:t>
        </w:r>
        <w:r w:rsidR="00DB14D3" w:rsidRPr="00DB5487">
          <w:rPr>
            <w:sz w:val="44"/>
            <w:szCs w:val="44"/>
            <w:rtl/>
            <w:rPrChange w:id="1093" w:author="Arash Tighbor" w:date="2016-02-02T11:24:00Z">
              <w:rPr>
                <w:i w:val="0"/>
                <w:rtl/>
              </w:rPr>
            </w:rPrChange>
          </w:rPr>
          <w:t xml:space="preserve"> خودپرداز</w:t>
        </w:r>
      </w:ins>
      <w:ins w:id="1094" w:author="Arash Tighbor" w:date="2016-01-30T09:23:00Z">
        <w:del w:id="1095" w:author="Arash Tighbor" w:date="2016-01-30T11:20:00Z">
          <w:r w:rsidR="009B66CE" w:rsidRPr="00DB5487" w:rsidDel="00D13343">
            <w:rPr>
              <w:sz w:val="44"/>
              <w:szCs w:val="44"/>
              <w:rtl/>
              <w:rPrChange w:id="1096" w:author="Arash Tighbor" w:date="2016-02-02T11:24:00Z">
                <w:rPr>
                  <w:i w:val="0"/>
                  <w:sz w:val="28"/>
                  <w:szCs w:val="32"/>
                  <w:rtl/>
                </w:rPr>
              </w:rPrChange>
            </w:rPr>
            <w:br/>
          </w:r>
        </w:del>
      </w:ins>
      <w:ins w:id="1097" w:author="Arash Tighbor" w:date="2016-01-30T08:55:00Z">
        <w:r w:rsidR="00DB14D3" w:rsidRPr="00DB5487">
          <w:rPr>
            <w:sz w:val="44"/>
            <w:szCs w:val="44"/>
            <w:rPrChange w:id="1098" w:author="Arash Tighbor" w:date="2016-02-02T11:24:00Z">
              <w:rPr>
                <w:i w:val="0"/>
              </w:rPr>
            </w:rPrChange>
          </w:rPr>
          <w:t>Pro</w:t>
        </w:r>
        <w:del w:id="1099" w:author="Arash Tighbor" w:date="2016-01-30T11:20:00Z">
          <w:r w:rsidR="00DB14D3" w:rsidRPr="00DB5487" w:rsidDel="00D13343">
            <w:rPr>
              <w:sz w:val="44"/>
              <w:szCs w:val="44"/>
              <w:rPrChange w:id="1100" w:author="Arash Tighbor" w:date="2016-02-02T11:24:00Z">
                <w:rPr>
                  <w:i w:val="0"/>
                </w:rPr>
              </w:rPrChange>
            </w:rPr>
            <w:delText>c</w:delText>
          </w:r>
        </w:del>
      </w:ins>
      <w:ins w:id="1101" w:author="Arash Tighbor" w:date="2016-01-30T11:20:00Z">
        <w:r w:rsidR="00D13343" w:rsidRPr="00DB5487">
          <w:rPr>
            <w:sz w:val="44"/>
            <w:szCs w:val="44"/>
            <w:rPrChange w:id="1102" w:author="Arash Tighbor" w:date="2016-02-02T11:24:00Z">
              <w:rPr>
                <w:i w:val="0"/>
              </w:rPr>
            </w:rPrChange>
          </w:rPr>
          <w:t>C</w:t>
        </w:r>
      </w:ins>
      <w:ins w:id="1103" w:author="Arash Tighbor" w:date="2016-01-30T08:55:00Z">
        <w:r w:rsidR="00DB14D3" w:rsidRPr="00DB5487">
          <w:rPr>
            <w:sz w:val="44"/>
            <w:szCs w:val="44"/>
            <w:rPrChange w:id="1104" w:author="Arash Tighbor" w:date="2016-02-02T11:24:00Z">
              <w:rPr>
                <w:i w:val="0"/>
              </w:rPr>
            </w:rPrChange>
          </w:rPr>
          <w:t>ash</w:t>
        </w:r>
        <w:bookmarkEnd w:id="1082"/>
        <w:r w:rsidR="00DB14D3" w:rsidRPr="00DB5487">
          <w:rPr>
            <w:sz w:val="44"/>
            <w:szCs w:val="44"/>
            <w:rPrChange w:id="1105" w:author="Arash Tighbor" w:date="2016-02-02T11:24:00Z">
              <w:rPr>
                <w:i w:val="0"/>
              </w:rPr>
            </w:rPrChange>
          </w:rPr>
          <w:t xml:space="preserve"> </w:t>
        </w:r>
      </w:ins>
    </w:p>
    <w:p w:rsidR="00AF16F5" w:rsidRPr="00DB5487" w:rsidRDefault="00D13343">
      <w:pPr>
        <w:pStyle w:val="Heading1"/>
        <w:rPr>
          <w:ins w:id="1106" w:author="Arash Tighbor" w:date="2016-01-30T08:56:00Z"/>
          <w:sz w:val="44"/>
          <w:szCs w:val="44"/>
          <w:rtl/>
          <w:rPrChange w:id="1107" w:author="Arash Tighbor" w:date="2016-02-02T11:24:00Z">
            <w:rPr>
              <w:ins w:id="1108" w:author="Arash Tighbor" w:date="2016-01-30T08:56:00Z"/>
              <w:rtl/>
            </w:rPr>
          </w:rPrChange>
        </w:rPr>
        <w:pPrChange w:id="1109" w:author="Arash Tighbor" w:date="2016-02-02T11:14:00Z">
          <w:pPr/>
        </w:pPrChange>
      </w:pPr>
      <w:ins w:id="1110" w:author="Arash Tighbor" w:date="2016-01-30T11:21:00Z">
        <w:r w:rsidRPr="00DB5487">
          <w:rPr>
            <w:sz w:val="44"/>
            <w:szCs w:val="44"/>
            <w:rPrChange w:id="1111" w:author="Arash Tighbor" w:date="2016-02-02T11:24:00Z">
              <w:rPr>
                <w:i w:val="0"/>
              </w:rPr>
            </w:rPrChange>
          </w:rPr>
          <w:t xml:space="preserve"> </w:t>
        </w:r>
      </w:ins>
      <w:bookmarkStart w:id="1112" w:name="_Toc442175824"/>
      <w:ins w:id="1113" w:author="Arash Tighbor" w:date="2016-01-30T08:55:00Z">
        <w:r w:rsidR="00DB14D3" w:rsidRPr="00DB5487">
          <w:rPr>
            <w:sz w:val="44"/>
            <w:szCs w:val="44"/>
            <w:rPrChange w:id="1114" w:author="Arash Tighbor" w:date="2016-02-02T11:24:00Z">
              <w:rPr>
                <w:i w:val="0"/>
              </w:rPr>
            </w:rPrChange>
          </w:rPr>
          <w:t>2050</w:t>
        </w:r>
        <w:del w:id="1115" w:author="Arash Tighbor" w:date="2016-01-30T11:20:00Z">
          <w:r w:rsidR="00DB14D3" w:rsidRPr="00DB5487" w:rsidDel="00D13343">
            <w:rPr>
              <w:sz w:val="44"/>
              <w:szCs w:val="44"/>
              <w:rPrChange w:id="1116" w:author="Arash Tighbor" w:date="2016-02-02T11:24:00Z">
                <w:rPr>
                  <w:i w:val="0"/>
                </w:rPr>
              </w:rPrChange>
            </w:rPr>
            <w:delText>,</w:delText>
          </w:r>
        </w:del>
      </w:ins>
      <w:ins w:id="1117" w:author="Arash Tighbor" w:date="2016-01-30T11:20:00Z">
        <w:r w:rsidRPr="00DB5487">
          <w:rPr>
            <w:rFonts w:hint="cs"/>
            <w:sz w:val="44"/>
            <w:szCs w:val="44"/>
            <w:rtl/>
            <w:rPrChange w:id="1118" w:author="Arash Tighbor" w:date="2016-02-02T11:24:00Z">
              <w:rPr>
                <w:rFonts w:hint="cs"/>
                <w:i w:val="0"/>
                <w:rtl/>
              </w:rPr>
            </w:rPrChange>
          </w:rPr>
          <w:t>و</w:t>
        </w:r>
      </w:ins>
      <w:ins w:id="1119" w:author="Arash Tighbor" w:date="2016-01-30T08:56:00Z">
        <w:r w:rsidR="00DB14D3" w:rsidRPr="00DB5487">
          <w:rPr>
            <w:sz w:val="44"/>
            <w:szCs w:val="44"/>
            <w:rPrChange w:id="1120" w:author="Arash Tighbor" w:date="2016-02-02T11:24:00Z">
              <w:rPr>
                <w:i w:val="0"/>
              </w:rPr>
            </w:rPrChange>
          </w:rPr>
          <w:t xml:space="preserve"> </w:t>
        </w:r>
      </w:ins>
      <w:ins w:id="1121" w:author="Arash Tighbor" w:date="2016-01-30T08:55:00Z">
        <w:r w:rsidR="00DB14D3" w:rsidRPr="00DB5487">
          <w:rPr>
            <w:sz w:val="44"/>
            <w:szCs w:val="44"/>
            <w:rPrChange w:id="1122" w:author="Arash Tighbor" w:date="2016-02-02T11:24:00Z">
              <w:rPr>
                <w:i w:val="0"/>
              </w:rPr>
            </w:rPrChange>
          </w:rPr>
          <w:t>2150</w:t>
        </w:r>
      </w:ins>
      <w:bookmarkEnd w:id="1112"/>
      <w:ins w:id="1123" w:author="Arash Tighbor" w:date="2016-02-02T11:14:00Z">
        <w:r w:rsidR="008861C4" w:rsidRPr="00DB5487">
          <w:rPr>
            <w:sz w:val="44"/>
            <w:szCs w:val="44"/>
            <w:rtl/>
            <w:rPrChange w:id="1124" w:author="Arash Tighbor" w:date="2016-02-02T11:24:00Z">
              <w:rPr>
                <w:i w:val="0"/>
                <w:sz w:val="48"/>
                <w:szCs w:val="52"/>
                <w:rtl/>
              </w:rPr>
            </w:rPrChange>
          </w:rPr>
          <w:t xml:space="preserve"> </w:t>
        </w:r>
      </w:ins>
      <w:ins w:id="1125" w:author="Arash Tighbor" w:date="2016-01-30T08:55:00Z">
        <w:r w:rsidR="00DB14D3" w:rsidRPr="00DB5487">
          <w:rPr>
            <w:sz w:val="44"/>
            <w:szCs w:val="44"/>
            <w:rtl/>
            <w:rPrChange w:id="1126" w:author="Arash Tighbor" w:date="2016-02-02T11:24:00Z">
              <w:rPr>
                <w:i w:val="0"/>
                <w:rtl/>
              </w:rPr>
            </w:rPrChange>
          </w:rPr>
          <w:t xml:space="preserve"> </w:t>
        </w:r>
      </w:ins>
    </w:p>
    <w:p w:rsidR="00DB14D3" w:rsidRDefault="00DB14D3">
      <w:pPr>
        <w:pStyle w:val="Heading2"/>
        <w:rPr>
          <w:ins w:id="1127" w:author="Arash Tighbor" w:date="2016-01-30T08:56:00Z"/>
          <w:rtl/>
        </w:rPr>
        <w:pPrChange w:id="1128" w:author="Arash Tighbor" w:date="2016-01-30T11:13:00Z">
          <w:pPr>
            <w:pStyle w:val="Heading1"/>
          </w:pPr>
        </w:pPrChange>
      </w:pPr>
      <w:bookmarkStart w:id="1129" w:name="_Toc441913961"/>
      <w:bookmarkStart w:id="1130" w:name="_Toc442175825"/>
      <w:bookmarkStart w:id="1131" w:name="_Toc440805728"/>
      <w:ins w:id="1132" w:author="Arash Tighbor" w:date="2016-01-30T08:56:00Z">
        <w:r w:rsidRPr="00563B0D">
          <w:rPr>
            <w:rFonts w:hint="cs"/>
            <w:rtl/>
          </w:rPr>
          <w:t>اطلاعات عمومی</w:t>
        </w:r>
        <w:bookmarkEnd w:id="1129"/>
        <w:bookmarkEnd w:id="1130"/>
        <w:r w:rsidRPr="00563B0D">
          <w:rPr>
            <w:rFonts w:hint="cs"/>
            <w:rtl/>
          </w:rPr>
          <w:t xml:space="preserve"> </w:t>
        </w:r>
        <w:bookmarkEnd w:id="1131"/>
      </w:ins>
    </w:p>
    <w:p w:rsidR="00DB14D3" w:rsidRDefault="00DB14D3">
      <w:pPr>
        <w:spacing w:after="0"/>
        <w:rPr>
          <w:ins w:id="1133" w:author="Arash Tighbor" w:date="2016-01-30T08:57:00Z"/>
          <w:rtl/>
        </w:rPr>
        <w:pPrChange w:id="1134" w:author="Arash Tighbor" w:date="2016-02-02T11:26:00Z">
          <w:pPr>
            <w:pStyle w:val="Heading1"/>
          </w:pPr>
        </w:pPrChange>
      </w:pPr>
      <w:ins w:id="1135" w:author="Arash Tighbor" w:date="2016-01-30T08:56:00Z">
        <w:r w:rsidRPr="00563B0D">
          <w:rPr>
            <w:rtl/>
          </w:rPr>
          <w:t>ا</w:t>
        </w:r>
        <w:r w:rsidRPr="00563B0D">
          <w:rPr>
            <w:rFonts w:hint="cs"/>
            <w:rtl/>
          </w:rPr>
          <w:t>ین</w:t>
        </w:r>
        <w:r w:rsidRPr="008C48D1">
          <w:rPr>
            <w:rtl/>
          </w:rPr>
          <w:t xml:space="preserve"> ماژول با</w:t>
        </w:r>
        <w:r w:rsidRPr="008C48D1">
          <w:rPr>
            <w:rFonts w:hint="cs"/>
            <w:rtl/>
          </w:rPr>
          <w:t>ید</w:t>
        </w:r>
        <w:r w:rsidRPr="008C48D1">
          <w:rPr>
            <w:rtl/>
          </w:rPr>
          <w:t xml:space="preserve"> دارا</w:t>
        </w:r>
        <w:r w:rsidRPr="008C48D1">
          <w:rPr>
            <w:rFonts w:hint="cs"/>
            <w:rtl/>
          </w:rPr>
          <w:t>ی</w:t>
        </w:r>
        <w:r w:rsidRPr="008C48D1">
          <w:rPr>
            <w:rtl/>
          </w:rPr>
          <w:t xml:space="preserve"> درگاه ورود اطلاعات از </w:t>
        </w:r>
      </w:ins>
      <w:ins w:id="1136" w:author="Arash Tighbor" w:date="2016-01-30T11:49:00Z">
        <w:r w:rsidR="005B6ACE">
          <w:rPr>
            <w:rtl/>
          </w:rPr>
          <w:t>نرم‌افزار</w:t>
        </w:r>
      </w:ins>
      <w:ins w:id="1137" w:author="Arash Tighbor" w:date="2016-01-30T08:56:00Z">
        <w:del w:id="1138" w:author="Arash Tighbor" w:date="2016-01-30T11:49:00Z">
          <w:r w:rsidRPr="008C48D1" w:rsidDel="005B6ACE">
            <w:rPr>
              <w:rtl/>
            </w:rPr>
            <w:delText>نرم افزار</w:delText>
          </w:r>
        </w:del>
        <w:r w:rsidRPr="008C48D1">
          <w:rPr>
            <w:rtl/>
          </w:rPr>
          <w:t xml:space="preserve"> کنترل </w:t>
        </w:r>
      </w:ins>
      <w:ins w:id="1139" w:author="Arash Tighbor" w:date="2016-01-30T11:49:00Z">
        <w:r w:rsidR="005B6ACE">
          <w:rPr>
            <w:rtl/>
          </w:rPr>
          <w:t>خودپرداز</w:t>
        </w:r>
      </w:ins>
      <w:ins w:id="1140" w:author="Arash Tighbor" w:date="2016-01-30T08:56:00Z">
        <w:del w:id="1141" w:author="Arash Tighbor" w:date="2016-01-30T11:49:00Z">
          <w:r w:rsidRPr="008C48D1" w:rsidDel="005B6ACE">
            <w:rPr>
              <w:rtl/>
            </w:rPr>
            <w:delText>خود پرداز</w:delText>
          </w:r>
        </w:del>
        <w:r w:rsidRPr="008C48D1">
          <w:rPr>
            <w:rtl/>
          </w:rPr>
          <w:t xml:space="preserve">، درگاه </w:t>
        </w:r>
      </w:ins>
      <w:ins w:id="1142" w:author="Arash Tighbor" w:date="2016-01-30T11:49:00Z">
        <w:r w:rsidR="005B6ACE">
          <w:rPr>
            <w:rtl/>
          </w:rPr>
          <w:t>تأم</w:t>
        </w:r>
        <w:r w:rsidR="005B6ACE">
          <w:rPr>
            <w:rFonts w:hint="cs"/>
            <w:rtl/>
          </w:rPr>
          <w:t>ین</w:t>
        </w:r>
      </w:ins>
      <w:ins w:id="1143" w:author="Arash Tighbor" w:date="2016-01-30T08:56:00Z">
        <w:del w:id="1144" w:author="Arash Tighbor" w:date="2016-01-30T11:49:00Z">
          <w:r w:rsidRPr="008C48D1" w:rsidDel="005B6ACE">
            <w:rPr>
              <w:rtl/>
            </w:rPr>
            <w:delText>تام</w:delText>
          </w:r>
          <w:r w:rsidRPr="008C48D1" w:rsidDel="005B6ACE">
            <w:rPr>
              <w:rFonts w:hint="cs"/>
              <w:rtl/>
            </w:rPr>
            <w:delText>ین</w:delText>
          </w:r>
        </w:del>
        <w:r w:rsidRPr="008C48D1">
          <w:rPr>
            <w:rtl/>
          </w:rPr>
          <w:t xml:space="preserve"> توان الکتر</w:t>
        </w:r>
        <w:r w:rsidRPr="008C48D1">
          <w:rPr>
            <w:rFonts w:hint="cs"/>
            <w:rtl/>
          </w:rPr>
          <w:t>یکی</w:t>
        </w:r>
        <w:r w:rsidRPr="008C48D1">
          <w:rPr>
            <w:rtl/>
          </w:rPr>
          <w:t xml:space="preserve"> </w:t>
        </w:r>
      </w:ins>
      <w:ins w:id="1145" w:author="Arash Tighbor" w:date="2016-01-30T11:49:00Z">
        <w:r w:rsidR="005B6ACE">
          <w:rPr>
            <w:rtl/>
          </w:rPr>
          <w:t>موردن</w:t>
        </w:r>
        <w:r w:rsidR="005B6ACE">
          <w:rPr>
            <w:rFonts w:hint="cs"/>
            <w:rtl/>
          </w:rPr>
          <w:t>یاز</w:t>
        </w:r>
      </w:ins>
      <w:ins w:id="1146" w:author="Arash Tighbor" w:date="2016-01-30T08:56:00Z">
        <w:del w:id="1147" w:author="Arash Tighbor" w:date="2016-01-30T11:49:00Z">
          <w:r w:rsidRPr="008C48D1" w:rsidDel="005B6ACE">
            <w:rPr>
              <w:rtl/>
            </w:rPr>
            <w:delText>مورد ن</w:delText>
          </w:r>
          <w:r w:rsidRPr="008C48D1" w:rsidDel="005B6ACE">
            <w:rPr>
              <w:rFonts w:hint="cs"/>
              <w:rtl/>
            </w:rPr>
            <w:delText>یاز</w:delText>
          </w:r>
        </w:del>
        <w:r w:rsidRPr="008C48D1">
          <w:rPr>
            <w:rtl/>
          </w:rPr>
          <w:t>، س</w:t>
        </w:r>
        <w:r w:rsidRPr="008C48D1">
          <w:rPr>
            <w:rFonts w:hint="cs"/>
            <w:rtl/>
          </w:rPr>
          <w:t>یستم</w:t>
        </w:r>
        <w:r w:rsidRPr="008C48D1">
          <w:rPr>
            <w:rtl/>
          </w:rPr>
          <w:t xml:space="preserve"> مبدل صوت</w:t>
        </w:r>
        <w:r w:rsidRPr="008C48D1">
          <w:rPr>
            <w:rFonts w:hint="cs"/>
            <w:rtl/>
          </w:rPr>
          <w:t>ی</w:t>
        </w:r>
        <w:r w:rsidRPr="008C48D1">
          <w:rPr>
            <w:rtl/>
          </w:rPr>
          <w:t xml:space="preserve">، </w:t>
        </w:r>
      </w:ins>
      <w:ins w:id="1148" w:author="Arash Tighbor" w:date="2016-01-30T11:49:00Z">
        <w:r w:rsidR="005B6ACE">
          <w:rPr>
            <w:rtl/>
          </w:rPr>
          <w:t>راه‌انداز</w:t>
        </w:r>
      </w:ins>
      <w:ins w:id="1149" w:author="Arash Tighbor" w:date="2016-01-30T08:56:00Z">
        <w:del w:id="1150" w:author="Arash Tighbor" w:date="2016-01-30T11:49:00Z">
          <w:r w:rsidRPr="008C48D1" w:rsidDel="005B6ACE">
            <w:rPr>
              <w:rtl/>
            </w:rPr>
            <w:delText>راه انداز</w:delText>
          </w:r>
        </w:del>
        <w:r w:rsidRPr="008C48D1">
          <w:rPr>
            <w:rtl/>
          </w:rPr>
          <w:t xml:space="preserve"> و کنترل </w:t>
        </w:r>
      </w:ins>
      <w:ins w:id="1151" w:author="Arash Tighbor" w:date="2016-01-30T11:49:00Z">
        <w:r w:rsidR="005B6ACE">
          <w:rPr>
            <w:rtl/>
          </w:rPr>
          <w:t>سخت‌افزار</w:t>
        </w:r>
        <w:r w:rsidR="005B6ACE">
          <w:rPr>
            <w:rFonts w:hint="cs"/>
            <w:rtl/>
          </w:rPr>
          <w:t>ی</w:t>
        </w:r>
      </w:ins>
      <w:ins w:id="1152" w:author="Arash Tighbor" w:date="2016-01-30T08:56:00Z">
        <w:del w:id="1153" w:author="Arash Tighbor" w:date="2016-01-30T11:49:00Z">
          <w:r w:rsidRPr="008C48D1" w:rsidDel="005B6ACE">
            <w:rPr>
              <w:rtl/>
            </w:rPr>
            <w:delText>سخت افزار</w:delText>
          </w:r>
          <w:r w:rsidRPr="008C48D1" w:rsidDel="005B6ACE">
            <w:rPr>
              <w:rFonts w:hint="cs"/>
              <w:rtl/>
            </w:rPr>
            <w:delText>ی</w:delText>
          </w:r>
        </w:del>
        <w:r w:rsidRPr="008C48D1">
          <w:rPr>
            <w:rtl/>
          </w:rPr>
          <w:t xml:space="preserve"> آن (اسپ</w:t>
        </w:r>
        <w:r w:rsidRPr="008C48D1">
          <w:rPr>
            <w:rFonts w:hint="cs"/>
            <w:rtl/>
          </w:rPr>
          <w:t>یکر</w:t>
        </w:r>
        <w:r w:rsidRPr="008C48D1">
          <w:rPr>
            <w:rtl/>
          </w:rPr>
          <w:t xml:space="preserve"> و </w:t>
        </w:r>
      </w:ins>
      <w:ins w:id="1154" w:author="Arash Tighbor" w:date="2016-01-30T11:49:00Z">
        <w:r w:rsidR="005B6ACE">
          <w:rPr>
            <w:rtl/>
          </w:rPr>
          <w:t>آمپل</w:t>
        </w:r>
        <w:r w:rsidR="005B6ACE">
          <w:rPr>
            <w:rFonts w:hint="cs"/>
            <w:rtl/>
          </w:rPr>
          <w:t>ی‌فایر</w:t>
        </w:r>
      </w:ins>
      <w:ins w:id="1155" w:author="Arash Tighbor" w:date="2016-01-30T08:56:00Z">
        <w:del w:id="1156" w:author="Arash Tighbor" w:date="2016-01-30T11:49:00Z">
          <w:r w:rsidRPr="008C48D1" w:rsidDel="005B6ACE">
            <w:rPr>
              <w:rtl/>
            </w:rPr>
            <w:delText>آمپل</w:delText>
          </w:r>
          <w:r w:rsidRPr="008C48D1" w:rsidDel="005B6ACE">
            <w:rPr>
              <w:rFonts w:hint="cs"/>
              <w:rtl/>
            </w:rPr>
            <w:delText>ی</w:delText>
          </w:r>
          <w:r w:rsidRPr="008C48D1" w:rsidDel="005B6ACE">
            <w:rPr>
              <w:rtl/>
            </w:rPr>
            <w:delText xml:space="preserve"> فا</w:delText>
          </w:r>
          <w:r w:rsidRPr="008C48D1" w:rsidDel="005B6ACE">
            <w:rPr>
              <w:rFonts w:hint="cs"/>
              <w:rtl/>
            </w:rPr>
            <w:delText>یر</w:delText>
          </w:r>
        </w:del>
        <w:r w:rsidRPr="008C48D1">
          <w:rPr>
            <w:rtl/>
          </w:rPr>
          <w:t xml:space="preserve">) باشد. </w:t>
        </w:r>
      </w:ins>
    </w:p>
    <w:p w:rsidR="00DB14D3" w:rsidRDefault="00DB14D3">
      <w:pPr>
        <w:rPr>
          <w:ins w:id="1157" w:author="Arash Tighbor" w:date="2016-01-30T08:57:00Z"/>
          <w:rtl/>
        </w:rPr>
        <w:pPrChange w:id="1158" w:author="Arash Tighbor" w:date="2016-01-30T11:54:00Z">
          <w:pPr>
            <w:pStyle w:val="Heading1"/>
          </w:pPr>
        </w:pPrChange>
      </w:pPr>
      <w:ins w:id="1159" w:author="Arash Tighbor" w:date="2016-01-30T08:56:00Z">
        <w:r w:rsidRPr="00563B0D">
          <w:rPr>
            <w:rtl/>
          </w:rPr>
          <w:t>در ذ</w:t>
        </w:r>
        <w:r w:rsidRPr="00563B0D">
          <w:rPr>
            <w:rFonts w:hint="cs"/>
            <w:rtl/>
          </w:rPr>
          <w:t>یل</w:t>
        </w:r>
        <w:r w:rsidRPr="008C48D1">
          <w:rPr>
            <w:rtl/>
          </w:rPr>
          <w:t xml:space="preserve"> اجزا</w:t>
        </w:r>
        <w:r w:rsidRPr="008C48D1">
          <w:rPr>
            <w:rFonts w:hint="cs"/>
            <w:rtl/>
          </w:rPr>
          <w:t>ی</w:t>
        </w:r>
        <w:r w:rsidRPr="008C48D1">
          <w:rPr>
            <w:rtl/>
          </w:rPr>
          <w:t xml:space="preserve"> ا</w:t>
        </w:r>
        <w:r w:rsidRPr="008C48D1">
          <w:rPr>
            <w:rFonts w:hint="cs"/>
            <w:rtl/>
          </w:rPr>
          <w:t>ین</w:t>
        </w:r>
        <w:r w:rsidRPr="008C48D1">
          <w:rPr>
            <w:rtl/>
          </w:rPr>
          <w:t xml:space="preserve"> ماژول </w:t>
        </w:r>
      </w:ins>
      <w:ins w:id="1160" w:author="Arash Tighbor" w:date="2016-01-30T11:49:00Z">
        <w:r w:rsidR="005B6ACE">
          <w:rPr>
            <w:rtl/>
          </w:rPr>
          <w:t>به‌صورت</w:t>
        </w:r>
      </w:ins>
      <w:ins w:id="1161" w:author="Arash Tighbor" w:date="2016-01-30T08:56:00Z">
        <w:del w:id="1162" w:author="Arash Tighbor" w:date="2016-01-30T11:49:00Z">
          <w:r w:rsidRPr="008C48D1" w:rsidDel="005B6ACE">
            <w:rPr>
              <w:rtl/>
            </w:rPr>
            <w:delText>به صورت</w:delText>
          </w:r>
        </w:del>
        <w:r w:rsidRPr="008C48D1">
          <w:rPr>
            <w:rtl/>
          </w:rPr>
          <w:t xml:space="preserve"> شمات</w:t>
        </w:r>
        <w:r w:rsidRPr="008C48D1">
          <w:rPr>
            <w:rFonts w:hint="cs"/>
            <w:rtl/>
          </w:rPr>
          <w:t>یک</w:t>
        </w:r>
        <w:r w:rsidRPr="008C48D1">
          <w:rPr>
            <w:rtl/>
          </w:rPr>
          <w:t xml:space="preserve"> </w:t>
        </w:r>
      </w:ins>
      <w:bookmarkStart w:id="1163" w:name="OLE_LINK1"/>
      <w:bookmarkStart w:id="1164" w:name="OLE_LINK2"/>
      <w:ins w:id="1165" w:author="Arash Tighbor" w:date="2016-01-30T09:25:00Z">
        <w:r w:rsidR="00D9744D">
          <w:rPr>
            <w:rFonts w:hint="cs"/>
            <w:rtl/>
          </w:rPr>
          <w:t xml:space="preserve">نشان </w:t>
        </w:r>
      </w:ins>
      <w:ins w:id="1166" w:author="Arash Tighbor" w:date="2016-01-30T11:49:00Z">
        <w:r w:rsidR="005B6ACE">
          <w:rPr>
            <w:rtl/>
          </w:rPr>
          <w:t>داده‌شده</w:t>
        </w:r>
      </w:ins>
      <w:ins w:id="1167" w:author="Arash Tighbor" w:date="2016-01-30T09:25:00Z">
        <w:del w:id="1168" w:author="Arash Tighbor" w:date="2016-01-30T11:49:00Z">
          <w:r w:rsidR="00D9744D" w:rsidDel="005B6ACE">
            <w:rPr>
              <w:rFonts w:hint="cs"/>
              <w:rtl/>
            </w:rPr>
            <w:delText>داده</w:delText>
          </w:r>
        </w:del>
      </w:ins>
      <w:ins w:id="1169" w:author="Arash Tighbor" w:date="2016-01-30T08:56:00Z">
        <w:del w:id="1170" w:author="Arash Tighbor" w:date="2016-01-30T11:49:00Z">
          <w:r w:rsidR="009B66CE" w:rsidRPr="00563B0D" w:rsidDel="005B6ACE">
            <w:rPr>
              <w:rtl/>
            </w:rPr>
            <w:delText xml:space="preserve"> </w:delText>
          </w:r>
          <w:bookmarkEnd w:id="1163"/>
          <w:bookmarkEnd w:id="1164"/>
          <w:r w:rsidR="009B66CE" w:rsidRPr="00563B0D" w:rsidDel="005B6ACE">
            <w:rPr>
              <w:rtl/>
            </w:rPr>
            <w:delText>شده</w:delText>
          </w:r>
        </w:del>
        <w:del w:id="1171" w:author="Arash Tighbor" w:date="2016-01-30T11:54:00Z">
          <w:r w:rsidR="009B66CE" w:rsidRPr="00563B0D" w:rsidDel="005B6ACE">
            <w:rPr>
              <w:rtl/>
            </w:rPr>
            <w:delText xml:space="preserve"> است</w:delText>
          </w:r>
        </w:del>
      </w:ins>
      <w:ins w:id="1172" w:author="Arash Tighbor" w:date="2016-01-30T11:54:00Z">
        <w:r w:rsidR="005B6ACE">
          <w:rPr>
            <w:rFonts w:hint="cs"/>
            <w:rtl/>
          </w:rPr>
          <w:t>‌اند</w:t>
        </w:r>
      </w:ins>
      <w:ins w:id="1173" w:author="Arash Tighbor" w:date="2016-01-30T08:56:00Z">
        <w:r w:rsidRPr="00563B0D">
          <w:rPr>
            <w:rtl/>
          </w:rPr>
          <w:t>:</w:t>
        </w:r>
      </w:ins>
    </w:p>
    <w:p w:rsidR="00DB14D3" w:rsidRPr="00563B0D" w:rsidRDefault="00DB14D3">
      <w:pPr>
        <w:jc w:val="center"/>
        <w:rPr>
          <w:ins w:id="1174" w:author="Arash Tighbor" w:date="2016-01-30T08:56:00Z"/>
          <w:rtl/>
        </w:rPr>
        <w:pPrChange w:id="1175" w:author="Arash Tighbor" w:date="2016-01-30T08:57:00Z">
          <w:pPr>
            <w:pStyle w:val="Heading1"/>
          </w:pPr>
        </w:pPrChange>
      </w:pPr>
      <w:ins w:id="1176" w:author="Arash Tighbor" w:date="2016-01-30T08:57:00Z">
        <w:r w:rsidRPr="004C247A">
          <w:rPr>
            <w:noProof/>
          </w:rPr>
          <w:drawing>
            <wp:inline distT="0" distB="0" distL="0" distR="0" wp14:anchorId="44D5A313" wp14:editId="52DDFA60">
              <wp:extent cx="4678680" cy="1200150"/>
              <wp:effectExtent l="0" t="0" r="7620" b="0"/>
              <wp:docPr id="53" name="Picture 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2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4367" b="3925"/>
                      <a:stretch/>
                    </pic:blipFill>
                    <pic:spPr bwMode="auto">
                      <a:xfrm>
                        <a:off x="0" y="0"/>
                        <a:ext cx="4680000" cy="12004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:rsidR="00DB14D3" w:rsidRDefault="00DB14D3">
      <w:pPr>
        <w:pStyle w:val="Heading2"/>
        <w:rPr>
          <w:ins w:id="1177" w:author="Arash Tighbor" w:date="2016-01-30T08:58:00Z"/>
          <w:rFonts w:ascii="B Nazanin" w:hAnsi="B Nazanin" w:cs="B Nazanin"/>
          <w:sz w:val="28"/>
          <w:szCs w:val="28"/>
          <w:rtl/>
        </w:rPr>
        <w:pPrChange w:id="1178" w:author="Arash Tighbor" w:date="2016-01-30T11:13:00Z">
          <w:pPr>
            <w:pStyle w:val="Heading1"/>
          </w:pPr>
        </w:pPrChange>
      </w:pPr>
      <w:bookmarkStart w:id="1179" w:name="_Toc440805729"/>
      <w:bookmarkStart w:id="1180" w:name="_Toc441913962"/>
      <w:bookmarkStart w:id="1181" w:name="_Toc442175826"/>
      <w:ins w:id="1182" w:author="Arash Tighbor" w:date="2016-01-30T08:58:00Z">
        <w:r>
          <w:rPr>
            <w:rFonts w:hint="cs"/>
            <w:rtl/>
          </w:rPr>
          <w:t>اطلاعات تخصصی</w:t>
        </w:r>
        <w:bookmarkEnd w:id="1179"/>
        <w:bookmarkEnd w:id="1180"/>
        <w:bookmarkEnd w:id="1181"/>
      </w:ins>
    </w:p>
    <w:p w:rsidR="00DB14D3" w:rsidRDefault="00DB14D3">
      <w:pPr>
        <w:pStyle w:val="Heading3"/>
        <w:rPr>
          <w:ins w:id="1183" w:author="Arash Tighbor" w:date="2016-01-30T08:58:00Z"/>
          <w:rFonts w:asciiTheme="majorHAnsi" w:hAnsiTheme="majorHAnsi" w:cs="B Nazanin"/>
          <w:sz w:val="26"/>
          <w:szCs w:val="24"/>
        </w:rPr>
        <w:pPrChange w:id="1184" w:author="Arash Tighbor" w:date="2016-01-30T11:14:00Z">
          <w:pPr>
            <w:pStyle w:val="Heading2"/>
          </w:pPr>
        </w:pPrChange>
      </w:pPr>
      <w:bookmarkStart w:id="1185" w:name="_Toc441913963"/>
      <w:bookmarkStart w:id="1186" w:name="_Toc442175827"/>
      <w:bookmarkStart w:id="1187" w:name="_Toc440805730"/>
      <w:ins w:id="1188" w:author="Arash Tighbor" w:date="2016-01-30T08:58:00Z">
        <w:r>
          <w:t>ATM PC</w:t>
        </w:r>
        <w:bookmarkEnd w:id="1185"/>
        <w:bookmarkEnd w:id="1186"/>
        <w:r>
          <w:rPr>
            <w:rFonts w:hint="cs"/>
            <w:rtl/>
          </w:rPr>
          <w:t xml:space="preserve"> </w:t>
        </w:r>
        <w:bookmarkEnd w:id="1187"/>
      </w:ins>
    </w:p>
    <w:p w:rsidR="00DB14D3" w:rsidRDefault="00DB14D3">
      <w:pPr>
        <w:ind w:left="545"/>
        <w:rPr>
          <w:ins w:id="1189" w:author="Arash Tighbor" w:date="2016-01-30T09:00:00Z"/>
          <w:rtl/>
        </w:rPr>
        <w:pPrChange w:id="1190" w:author="Arash Tighbor" w:date="2016-01-30T09:27:00Z">
          <w:pPr>
            <w:autoSpaceDE w:val="0"/>
            <w:autoSpaceDN w:val="0"/>
            <w:adjustRightInd w:val="0"/>
            <w:spacing w:line="288" w:lineRule="auto"/>
          </w:pPr>
        </w:pPrChange>
      </w:pPr>
      <w:ins w:id="1191" w:author="Arash Tighbor" w:date="2016-01-30T08:58:00Z">
        <w:r w:rsidRPr="00563B0D">
          <w:rPr>
            <w:rFonts w:hint="cs"/>
            <w:rtl/>
          </w:rPr>
          <w:t xml:space="preserve">در نمونه </w:t>
        </w:r>
      </w:ins>
      <w:ins w:id="1192" w:author="Arash Tighbor" w:date="2016-01-30T11:49:00Z">
        <w:r w:rsidR="005B6ACE">
          <w:rPr>
            <w:rtl/>
          </w:rPr>
          <w:t>طراح</w:t>
        </w:r>
        <w:r w:rsidR="005B6ACE">
          <w:rPr>
            <w:rFonts w:hint="cs"/>
            <w:rtl/>
          </w:rPr>
          <w:t>ی‌شده</w:t>
        </w:r>
      </w:ins>
      <w:ins w:id="1193" w:author="Arash Tighbor" w:date="2016-01-30T08:58:00Z">
        <w:del w:id="1194" w:author="Arash Tighbor" w:date="2016-01-30T11:49:00Z">
          <w:r w:rsidRPr="00563B0D" w:rsidDel="005B6ACE">
            <w:rPr>
              <w:rFonts w:hint="cs"/>
              <w:rtl/>
            </w:rPr>
            <w:delText>طراحی شده</w:delText>
          </w:r>
        </w:del>
        <w:r w:rsidRPr="00563B0D">
          <w:rPr>
            <w:rFonts w:hint="cs"/>
            <w:rtl/>
          </w:rPr>
          <w:t xml:space="preserve"> جهت این پروژه اطلاعات ورودی به طبقه </w:t>
        </w:r>
      </w:ins>
      <w:ins w:id="1195" w:author="Arash Tighbor" w:date="2016-01-30T11:49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196" w:author="Arash Tighbor" w:date="2016-01-30T08:58:00Z">
        <w:del w:id="1197" w:author="Arash Tighbor" w:date="2016-01-30T11:49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(</w:t>
        </w:r>
        <w:r w:rsidRPr="00563B0D">
          <w:t>AMP</w:t>
        </w:r>
        <w:r w:rsidRPr="008C48D1">
          <w:rPr>
            <w:rFonts w:hint="cs"/>
            <w:rtl/>
          </w:rPr>
          <w:t xml:space="preserve">) از طریق خروجی کارت صدای </w:t>
        </w:r>
        <w:r w:rsidRPr="008C48D1">
          <w:t xml:space="preserve">ATM </w:t>
        </w:r>
        <w:r w:rsidRPr="008C48D1">
          <w:rPr>
            <w:rFonts w:hint="cs"/>
            <w:rtl/>
          </w:rPr>
          <w:t xml:space="preserve"> تهیه </w:t>
        </w:r>
      </w:ins>
      <w:ins w:id="1198" w:author="Arash Tighbor" w:date="2016-01-30T11:49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199" w:author="Arash Tighbor" w:date="2016-01-30T08:58:00Z">
        <w:del w:id="1200" w:author="Arash Tighbor" w:date="2016-01-30T11:49:00Z">
          <w:r w:rsidRPr="008C48D1" w:rsidDel="005B6ACE">
            <w:rPr>
              <w:rFonts w:hint="cs"/>
              <w:rtl/>
            </w:rPr>
            <w:delText>می گردد</w:delText>
          </w:r>
        </w:del>
        <w:r w:rsidRPr="008C48D1">
          <w:rPr>
            <w:rFonts w:hint="cs"/>
            <w:rtl/>
          </w:rPr>
          <w:t>. برای انتقال این داده</w:t>
        </w:r>
      </w:ins>
      <w:ins w:id="1201" w:author="Arash Tighbor" w:date="2016-01-30T09:27:00Z">
        <w:r w:rsidR="00D9744D">
          <w:rPr>
            <w:rFonts w:hint="cs"/>
            <w:rtl/>
          </w:rPr>
          <w:t>،</w:t>
        </w:r>
      </w:ins>
      <w:ins w:id="1202" w:author="Arash Tighbor" w:date="2016-01-30T08:58:00Z">
        <w:r w:rsidRPr="00563B0D">
          <w:rPr>
            <w:rFonts w:hint="cs"/>
            <w:rtl/>
          </w:rPr>
          <w:t xml:space="preserve"> از کابل </w:t>
        </w:r>
      </w:ins>
      <w:ins w:id="1203" w:author="Arash Tighbor" w:date="2016-01-30T09:01:00Z">
        <w:r>
          <w:rPr>
            <w:rFonts w:hint="cs"/>
            <w:rtl/>
          </w:rPr>
          <w:t>3</w:t>
        </w:r>
      </w:ins>
      <w:ins w:id="1204" w:author="Arash Tighbor" w:date="2016-01-30T08:58:00Z">
        <w:r w:rsidRPr="00563B0D">
          <w:rPr>
            <w:rFonts w:hint="cs"/>
            <w:rtl/>
          </w:rPr>
          <w:t xml:space="preserve"> رشته مخصوص انتقال صوت استریو (با حداقل توان موجود) </w:t>
        </w:r>
      </w:ins>
      <w:ins w:id="1205" w:author="Arash Tighbor" w:date="2016-01-30T11:49:00Z">
        <w:r w:rsidR="005B6ACE">
          <w:rPr>
            <w:rtl/>
          </w:rPr>
          <w:t>درحال</w:t>
        </w:r>
        <w:r w:rsidR="005B6ACE">
          <w:rPr>
            <w:rFonts w:hint="cs"/>
            <w:rtl/>
          </w:rPr>
          <w:t>ی‌که</w:t>
        </w:r>
      </w:ins>
      <w:ins w:id="1206" w:author="Arash Tighbor" w:date="2016-01-30T08:58:00Z">
        <w:del w:id="1207" w:author="Arash Tighbor" w:date="2016-01-30T11:49:00Z">
          <w:r w:rsidRPr="00563B0D" w:rsidDel="005B6ACE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</w:t>
        </w:r>
      </w:ins>
      <w:ins w:id="1208" w:author="Arash Tighbor" w:date="2016-01-30T08:59:00Z">
        <w:r>
          <w:rPr>
            <w:rFonts w:hint="cs"/>
            <w:rtl/>
          </w:rPr>
          <w:t xml:space="preserve">به </w:t>
        </w:r>
      </w:ins>
      <w:ins w:id="1209" w:author="Arash Tighbor" w:date="2016-01-30T08:58:00Z">
        <w:r w:rsidRPr="00563B0D">
          <w:rPr>
            <w:rFonts w:hint="cs"/>
            <w:rtl/>
          </w:rPr>
          <w:t>دو سر آن جک استریو نری صدا {</w:t>
        </w:r>
        <w:r w:rsidRPr="00DB14D3">
          <w:rPr>
            <w:rtl/>
            <w:rPrChange w:id="1210" w:author="Arash Tighbor" w:date="2016-01-30T08:59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DB14D3">
          <w:rPr>
            <w:rPrChange w:id="1211" w:author="Arash Tighbor" w:date="2016-01-30T08:59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–ring-sleeve (TRS)</w:t>
        </w:r>
        <w:r w:rsidRPr="00563B0D">
          <w:t xml:space="preserve"> </w:t>
        </w:r>
        <w:r w:rsidRPr="00DB14D3">
          <w:rPr>
            <w:rPrChange w:id="1212" w:author="Arash Tighbor" w:date="2016-01-30T08:59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DB14D3">
          <w:rPr>
            <w:rtl/>
            <w:rPrChange w:id="1213" w:author="Arash Tighbor" w:date="2016-01-30T08:59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</w:t>
        </w:r>
      </w:ins>
      <w:ins w:id="1214" w:author="Arash Tighbor" w:date="2016-01-30T09:27:00Z">
        <w:r w:rsidR="00D9744D">
          <w:rPr>
            <w:rFonts w:hint="cs"/>
            <w:rtl/>
          </w:rPr>
          <w:t xml:space="preserve"> </w:t>
        </w:r>
      </w:ins>
      <w:ins w:id="1215" w:author="Arash Tighbor" w:date="2016-01-30T08:58:00Z">
        <w:r w:rsidRPr="00563B0D">
          <w:rPr>
            <w:rFonts w:hint="cs"/>
            <w:rtl/>
          </w:rPr>
          <w:t xml:space="preserve">وصل شده استفاده </w:t>
        </w:r>
      </w:ins>
      <w:ins w:id="1216" w:author="Arash Tighbor" w:date="2016-01-30T11:49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217" w:author="Arash Tighbor" w:date="2016-01-30T08:58:00Z">
        <w:del w:id="1218" w:author="Arash Tighbor" w:date="2016-01-30T11:49:00Z">
          <w:r w:rsidRPr="00563B0D" w:rsidDel="005B6ACE">
            <w:rPr>
              <w:rFonts w:hint="cs"/>
              <w:rtl/>
            </w:rPr>
            <w:delText>می گردد</w:delText>
          </w:r>
        </w:del>
        <w:r w:rsidRPr="00563B0D">
          <w:rPr>
            <w:rFonts w:hint="cs"/>
            <w:rtl/>
          </w:rPr>
          <w:t>.</w:t>
        </w:r>
      </w:ins>
    </w:p>
    <w:p w:rsidR="00DB14D3" w:rsidRPr="00DB14D3" w:rsidRDefault="00DB14D3">
      <w:pPr>
        <w:pStyle w:val="Heading3"/>
        <w:rPr>
          <w:ins w:id="1219" w:author="Arash Tighbor" w:date="2016-01-30T09:00:00Z"/>
          <w:rPrChange w:id="1220" w:author="Arash Tighbor" w:date="2016-01-30T09:00:00Z">
            <w:rPr>
              <w:ins w:id="1221" w:author="Arash Tighbor" w:date="2016-01-30T09:00:00Z"/>
              <w:rFonts w:asciiTheme="majorHAnsi" w:hAnsiTheme="majorHAnsi"/>
              <w:szCs w:val="24"/>
            </w:rPr>
          </w:rPrChange>
        </w:rPr>
        <w:pPrChange w:id="1222" w:author="Arash Tighbor" w:date="2016-01-30T11:14:00Z">
          <w:pPr>
            <w:pStyle w:val="Heading2"/>
          </w:pPr>
        </w:pPrChange>
      </w:pPr>
      <w:bookmarkStart w:id="1223" w:name="_Toc441913964"/>
      <w:bookmarkStart w:id="1224" w:name="_Toc442175828"/>
      <w:ins w:id="1225" w:author="Arash Tighbor" w:date="2016-01-30T09:00:00Z">
        <w:r w:rsidRPr="00563B0D">
          <w:t>AMPLIFIRE</w:t>
        </w:r>
        <w:bookmarkEnd w:id="1223"/>
        <w:bookmarkEnd w:id="1224"/>
        <w:r w:rsidRPr="00563B0D">
          <w:rPr>
            <w:rFonts w:hint="cs"/>
            <w:rtl/>
          </w:rPr>
          <w:t xml:space="preserve"> </w:t>
        </w:r>
      </w:ins>
    </w:p>
    <w:p w:rsidR="00DB14D3" w:rsidRPr="00DB5487" w:rsidRDefault="00DB14D3">
      <w:pPr>
        <w:ind w:left="545"/>
        <w:rPr>
          <w:ins w:id="1226" w:author="Arash Tighbor" w:date="2016-01-30T09:00:00Z"/>
          <w:spacing w:val="-6"/>
          <w:rtl/>
          <w:rPrChange w:id="1227" w:author="Arash Tighbor" w:date="2016-02-02T11:27:00Z">
            <w:rPr>
              <w:ins w:id="1228" w:author="Arash Tighbor" w:date="2016-01-30T09:00:00Z"/>
              <w:rtl/>
            </w:rPr>
          </w:rPrChange>
        </w:rPr>
        <w:pPrChange w:id="1229" w:author="Arash Tighbor" w:date="2016-01-30T11:16:00Z">
          <w:pPr/>
        </w:pPrChange>
      </w:pPr>
      <w:ins w:id="1230" w:author="Arash Tighbor" w:date="2016-01-30T09:00:00Z">
        <w:r w:rsidRPr="00DB5487">
          <w:rPr>
            <w:rFonts w:hint="cs"/>
            <w:spacing w:val="-6"/>
            <w:rtl/>
            <w:rPrChange w:id="1231" w:author="Arash Tighbor" w:date="2016-02-02T11:27:00Z">
              <w:rPr>
                <w:rFonts w:hint="cs"/>
                <w:rtl/>
              </w:rPr>
            </w:rPrChange>
          </w:rPr>
          <w:t>طبقه</w:t>
        </w:r>
        <w:r w:rsidRPr="00DB5487">
          <w:rPr>
            <w:spacing w:val="-6"/>
            <w:rtl/>
            <w:rPrChange w:id="1232" w:author="Arash Tighbor" w:date="2016-02-02T11:27:00Z">
              <w:rPr>
                <w:rtl/>
              </w:rPr>
            </w:rPrChange>
          </w:rPr>
          <w:t xml:space="preserve"> </w:t>
        </w:r>
      </w:ins>
      <w:ins w:id="1233" w:author="Arash Tighbor" w:date="2016-01-30T11:49:00Z">
        <w:r w:rsidR="005B6ACE" w:rsidRPr="00DB5487">
          <w:rPr>
            <w:spacing w:val="-6"/>
            <w:rtl/>
            <w:rPrChange w:id="1234" w:author="Arash Tighbor" w:date="2016-02-02T11:27:00Z">
              <w:rPr>
                <w:rtl/>
              </w:rPr>
            </w:rPrChange>
          </w:rPr>
          <w:t>تقو</w:t>
        </w:r>
        <w:r w:rsidR="005B6ACE" w:rsidRPr="00DB5487">
          <w:rPr>
            <w:rFonts w:hint="cs"/>
            <w:spacing w:val="-6"/>
            <w:rtl/>
            <w:rPrChange w:id="1235" w:author="Arash Tighbor" w:date="2016-02-02T11:27:00Z">
              <w:rPr>
                <w:rFonts w:hint="cs"/>
                <w:rtl/>
              </w:rPr>
            </w:rPrChange>
          </w:rPr>
          <w:t>یت‌کننده</w:t>
        </w:r>
      </w:ins>
      <w:ins w:id="1236" w:author="Arash Tighbor" w:date="2016-01-30T09:00:00Z">
        <w:del w:id="1237" w:author="Arash Tighbor" w:date="2016-01-30T11:49:00Z">
          <w:r w:rsidRPr="00DB5487" w:rsidDel="005B6ACE">
            <w:rPr>
              <w:rFonts w:hint="cs"/>
              <w:spacing w:val="-6"/>
              <w:rtl/>
              <w:rPrChange w:id="1238" w:author="Arash Tighbor" w:date="2016-02-02T11:27:00Z">
                <w:rPr>
                  <w:rFonts w:hint="cs"/>
                  <w:rtl/>
                </w:rPr>
              </w:rPrChange>
            </w:rPr>
            <w:delText>تقویت</w:delText>
          </w:r>
          <w:r w:rsidRPr="00DB5487" w:rsidDel="005B6ACE">
            <w:rPr>
              <w:spacing w:val="-6"/>
              <w:rtl/>
              <w:rPrChange w:id="1239" w:author="Arash Tighbor" w:date="2016-02-02T11:27:00Z">
                <w:rPr>
                  <w:rtl/>
                </w:rPr>
              </w:rPrChange>
            </w:rPr>
            <w:delText xml:space="preserve"> </w:delText>
          </w:r>
          <w:r w:rsidRPr="00DB5487" w:rsidDel="005B6ACE">
            <w:rPr>
              <w:rFonts w:hint="cs"/>
              <w:spacing w:val="-6"/>
              <w:rtl/>
              <w:rPrChange w:id="1240" w:author="Arash Tighbor" w:date="2016-02-02T11:27:00Z">
                <w:rPr>
                  <w:rFonts w:hint="cs"/>
                  <w:rtl/>
                </w:rPr>
              </w:rPrChange>
            </w:rPr>
            <w:delText>کننده</w:delText>
          </w:r>
        </w:del>
        <w:r w:rsidRPr="00DB5487">
          <w:rPr>
            <w:spacing w:val="-6"/>
            <w:rtl/>
            <w:rPrChange w:id="1241" w:author="Arash Tighbor" w:date="2016-02-02T11:27:00Z">
              <w:rPr>
                <w:rtl/>
              </w:rPr>
            </w:rPrChange>
          </w:rPr>
          <w:t xml:space="preserve"> </w:t>
        </w:r>
      </w:ins>
      <w:ins w:id="1242" w:author="Arash Tighbor" w:date="2016-01-30T11:49:00Z">
        <w:r w:rsidR="005B6ACE" w:rsidRPr="00DB5487">
          <w:rPr>
            <w:spacing w:val="-6"/>
            <w:rtl/>
            <w:rPrChange w:id="1243" w:author="Arash Tighbor" w:date="2016-02-02T11:27:00Z">
              <w:rPr>
                <w:rtl/>
              </w:rPr>
            </w:rPrChange>
          </w:rPr>
          <w:t>ته</w:t>
        </w:r>
        <w:r w:rsidR="005B6ACE" w:rsidRPr="00DB5487">
          <w:rPr>
            <w:rFonts w:hint="cs"/>
            <w:spacing w:val="-6"/>
            <w:rtl/>
            <w:rPrChange w:id="1244" w:author="Arash Tighbor" w:date="2016-02-02T11:27:00Z">
              <w:rPr>
                <w:rFonts w:hint="cs"/>
                <w:rtl/>
              </w:rPr>
            </w:rPrChange>
          </w:rPr>
          <w:t>یه‌شده</w:t>
        </w:r>
      </w:ins>
      <w:ins w:id="1245" w:author="Arash Tighbor" w:date="2016-01-30T09:00:00Z">
        <w:del w:id="1246" w:author="Arash Tighbor" w:date="2016-01-30T11:49:00Z">
          <w:r w:rsidRPr="00DB5487" w:rsidDel="005B6ACE">
            <w:rPr>
              <w:rFonts w:hint="cs"/>
              <w:spacing w:val="-6"/>
              <w:rtl/>
              <w:rPrChange w:id="1247" w:author="Arash Tighbor" w:date="2016-02-02T11:27:00Z">
                <w:rPr>
                  <w:rFonts w:hint="cs"/>
                  <w:rtl/>
                </w:rPr>
              </w:rPrChange>
            </w:rPr>
            <w:delText>تهیه</w:delText>
          </w:r>
          <w:r w:rsidRPr="00DB5487" w:rsidDel="005B6ACE">
            <w:rPr>
              <w:spacing w:val="-6"/>
              <w:rtl/>
              <w:rPrChange w:id="1248" w:author="Arash Tighbor" w:date="2016-02-02T11:27:00Z">
                <w:rPr>
                  <w:rtl/>
                </w:rPr>
              </w:rPrChange>
            </w:rPr>
            <w:delText xml:space="preserve"> </w:delText>
          </w:r>
          <w:r w:rsidRPr="00DB5487" w:rsidDel="005B6ACE">
            <w:rPr>
              <w:rFonts w:hint="cs"/>
              <w:spacing w:val="-6"/>
              <w:rtl/>
              <w:rPrChange w:id="1249" w:author="Arash Tighbor" w:date="2016-02-02T11:27:00Z">
                <w:rPr>
                  <w:rFonts w:hint="cs"/>
                  <w:rtl/>
                </w:rPr>
              </w:rPrChange>
            </w:rPr>
            <w:delText>شده</w:delText>
          </w:r>
        </w:del>
        <w:r w:rsidRPr="00DB5487">
          <w:rPr>
            <w:spacing w:val="-6"/>
            <w:rtl/>
            <w:rPrChange w:id="1250" w:author="Arash Tighbor" w:date="2016-02-02T11:27:00Z">
              <w:rPr>
                <w:rtl/>
              </w:rPr>
            </w:rPrChange>
          </w:rPr>
          <w:t xml:space="preserve"> علاوه بر ورود</w:t>
        </w:r>
        <w:r w:rsidRPr="00DB5487">
          <w:rPr>
            <w:rFonts w:hint="cs"/>
            <w:spacing w:val="-6"/>
            <w:rtl/>
            <w:rPrChange w:id="1251" w:author="Arash Tighbor" w:date="2016-02-02T11:27:00Z">
              <w:rPr>
                <w:rFonts w:hint="cs"/>
                <w:rtl/>
              </w:rPr>
            </w:rPrChange>
          </w:rPr>
          <w:t>ی</w:t>
        </w:r>
        <w:r w:rsidRPr="00DB5487">
          <w:rPr>
            <w:spacing w:val="-6"/>
            <w:rtl/>
            <w:rPrChange w:id="1252" w:author="Arash Tighbor" w:date="2016-02-02T11:27:00Z">
              <w:rPr>
                <w:rtl/>
              </w:rPr>
            </w:rPrChange>
          </w:rPr>
          <w:t xml:space="preserve"> اطلاعات از </w:t>
        </w:r>
        <w:r w:rsidRPr="00DB5487">
          <w:rPr>
            <w:spacing w:val="-6"/>
            <w:rPrChange w:id="1253" w:author="Arash Tighbor" w:date="2016-02-02T11:27:00Z">
              <w:rPr/>
            </w:rPrChange>
          </w:rPr>
          <w:t>PC</w:t>
        </w:r>
        <w:r w:rsidRPr="00DB5487">
          <w:rPr>
            <w:spacing w:val="-6"/>
            <w:rtl/>
            <w:rPrChange w:id="1254" w:author="Arash Tighbor" w:date="2016-02-02T11:27:00Z">
              <w:rPr>
                <w:rtl/>
              </w:rPr>
            </w:rPrChange>
          </w:rPr>
          <w:t xml:space="preserve"> با</w:t>
        </w:r>
        <w:r w:rsidRPr="00DB5487">
          <w:rPr>
            <w:rFonts w:hint="cs"/>
            <w:spacing w:val="-6"/>
            <w:rtl/>
            <w:rPrChange w:id="1255" w:author="Arash Tighbor" w:date="2016-02-02T11:27:00Z">
              <w:rPr>
                <w:rFonts w:hint="cs"/>
                <w:rtl/>
              </w:rPr>
            </w:rPrChange>
          </w:rPr>
          <w:t>ید</w:t>
        </w:r>
        <w:r w:rsidRPr="00DB5487">
          <w:rPr>
            <w:spacing w:val="-6"/>
            <w:rtl/>
            <w:rPrChange w:id="1256" w:author="Arash Tighbor" w:date="2016-02-02T11:27:00Z">
              <w:rPr>
                <w:rtl/>
              </w:rPr>
            </w:rPrChange>
          </w:rPr>
          <w:t xml:space="preserve"> دارا</w:t>
        </w:r>
        <w:r w:rsidRPr="00DB5487">
          <w:rPr>
            <w:rFonts w:hint="cs"/>
            <w:spacing w:val="-6"/>
            <w:rtl/>
            <w:rPrChange w:id="1257" w:author="Arash Tighbor" w:date="2016-02-02T11:27:00Z">
              <w:rPr>
                <w:rFonts w:hint="cs"/>
                <w:rtl/>
              </w:rPr>
            </w:rPrChange>
          </w:rPr>
          <w:t>ی</w:t>
        </w:r>
        <w:r w:rsidRPr="00DB5487">
          <w:rPr>
            <w:spacing w:val="-6"/>
            <w:rtl/>
            <w:rPrChange w:id="1258" w:author="Arash Tighbor" w:date="2016-02-02T11:27:00Z">
              <w:rPr>
                <w:rtl/>
              </w:rPr>
            </w:rPrChange>
          </w:rPr>
          <w:t xml:space="preserve"> اتصال به شبکه توان خودپرداز با ولتاژ </w:t>
        </w:r>
        <w:r w:rsidRPr="00DB5487">
          <w:rPr>
            <w:spacing w:val="-6"/>
            <w:rPrChange w:id="1259" w:author="Arash Tighbor" w:date="2016-02-02T11:27:00Z">
              <w:rPr/>
            </w:rPrChange>
          </w:rPr>
          <w:t>5VDC</w:t>
        </w:r>
        <w:r w:rsidRPr="00DB5487">
          <w:rPr>
            <w:spacing w:val="-6"/>
            <w:rtl/>
            <w:rPrChange w:id="1260" w:author="Arash Tighbor" w:date="2016-02-02T11:27:00Z">
              <w:rPr>
                <w:rtl/>
              </w:rPr>
            </w:rPrChange>
          </w:rPr>
          <w:t xml:space="preserve"> باشد. ا</w:t>
        </w:r>
        <w:r w:rsidRPr="00DB5487">
          <w:rPr>
            <w:rFonts w:hint="cs"/>
            <w:spacing w:val="-6"/>
            <w:rtl/>
            <w:rPrChange w:id="1261" w:author="Arash Tighbor" w:date="2016-02-02T11:27:00Z">
              <w:rPr>
                <w:rFonts w:hint="cs"/>
                <w:rtl/>
              </w:rPr>
            </w:rPrChange>
          </w:rPr>
          <w:t>ین</w:t>
        </w:r>
        <w:r w:rsidRPr="00DB5487">
          <w:rPr>
            <w:spacing w:val="-6"/>
            <w:rtl/>
            <w:rPrChange w:id="1262" w:author="Arash Tighbor" w:date="2016-02-02T11:27:00Z">
              <w:rPr>
                <w:rtl/>
              </w:rPr>
            </w:rPrChange>
          </w:rPr>
          <w:t xml:space="preserve"> طبقه دارا</w:t>
        </w:r>
        <w:r w:rsidRPr="00DB5487">
          <w:rPr>
            <w:rFonts w:hint="cs"/>
            <w:spacing w:val="-6"/>
            <w:rtl/>
            <w:rPrChange w:id="1263" w:author="Arash Tighbor" w:date="2016-02-02T11:27:00Z">
              <w:rPr>
                <w:rFonts w:hint="cs"/>
                <w:rtl/>
              </w:rPr>
            </w:rPrChange>
          </w:rPr>
          <w:t>ی</w:t>
        </w:r>
        <w:r w:rsidRPr="00DB5487">
          <w:rPr>
            <w:spacing w:val="-6"/>
            <w:rtl/>
            <w:rPrChange w:id="1264" w:author="Arash Tighbor" w:date="2016-02-02T11:27:00Z">
              <w:rPr>
                <w:rtl/>
              </w:rPr>
            </w:rPrChange>
          </w:rPr>
          <w:t xml:space="preserve"> توان خروج</w:t>
        </w:r>
        <w:r w:rsidRPr="00DB5487">
          <w:rPr>
            <w:rFonts w:hint="cs"/>
            <w:spacing w:val="-6"/>
            <w:rtl/>
            <w:rPrChange w:id="1265" w:author="Arash Tighbor" w:date="2016-02-02T11:27:00Z">
              <w:rPr>
                <w:rFonts w:hint="cs"/>
                <w:rtl/>
              </w:rPr>
            </w:rPrChange>
          </w:rPr>
          <w:t>ی</w:t>
        </w:r>
        <w:r w:rsidRPr="00DB5487">
          <w:rPr>
            <w:spacing w:val="-6"/>
            <w:rtl/>
            <w:rPrChange w:id="1266" w:author="Arash Tighbor" w:date="2016-02-02T11:27:00Z">
              <w:rPr>
                <w:rtl/>
              </w:rPr>
            </w:rPrChange>
          </w:rPr>
          <w:t xml:space="preserve"> </w:t>
        </w:r>
        <w:r w:rsidRPr="00DB5487">
          <w:rPr>
            <w:spacing w:val="-6"/>
            <w:rPrChange w:id="1267" w:author="Arash Tighbor" w:date="2016-02-02T11:27:00Z">
              <w:rPr/>
            </w:rPrChange>
          </w:rPr>
          <w:t>3W</w:t>
        </w:r>
        <w:r w:rsidRPr="00DB5487">
          <w:rPr>
            <w:spacing w:val="-6"/>
            <w:rtl/>
            <w:rPrChange w:id="1268" w:author="Arash Tighbor" w:date="2016-02-02T11:27:00Z">
              <w:rPr>
                <w:rtl/>
              </w:rPr>
            </w:rPrChange>
          </w:rPr>
          <w:t xml:space="preserve"> </w:t>
        </w:r>
      </w:ins>
      <w:ins w:id="1269" w:author="Arash Tighbor" w:date="2016-01-30T11:49:00Z">
        <w:r w:rsidR="005B6ACE" w:rsidRPr="00DB5487">
          <w:rPr>
            <w:spacing w:val="-6"/>
            <w:rtl/>
            <w:rPrChange w:id="1270" w:author="Arash Tighbor" w:date="2016-02-02T11:27:00Z">
              <w:rPr>
                <w:rtl/>
              </w:rPr>
            </w:rPrChange>
          </w:rPr>
          <w:t>به‌صورت</w:t>
        </w:r>
      </w:ins>
      <w:ins w:id="1271" w:author="Arash Tighbor" w:date="2016-01-30T09:00:00Z">
        <w:del w:id="1272" w:author="Arash Tighbor" w:date="2016-01-30T11:49:00Z">
          <w:r w:rsidRPr="00DB5487" w:rsidDel="005B6ACE">
            <w:rPr>
              <w:rFonts w:hint="cs"/>
              <w:spacing w:val="-6"/>
              <w:rtl/>
              <w:rPrChange w:id="1273" w:author="Arash Tighbor" w:date="2016-02-02T11:27:00Z">
                <w:rPr>
                  <w:rFonts w:hint="cs"/>
                  <w:rtl/>
                </w:rPr>
              </w:rPrChange>
            </w:rPr>
            <w:delText>به</w:delText>
          </w:r>
          <w:r w:rsidRPr="00DB5487" w:rsidDel="005B6ACE">
            <w:rPr>
              <w:spacing w:val="-6"/>
              <w:rtl/>
              <w:rPrChange w:id="1274" w:author="Arash Tighbor" w:date="2016-02-02T11:27:00Z">
                <w:rPr>
                  <w:rtl/>
                </w:rPr>
              </w:rPrChange>
            </w:rPr>
            <w:delText xml:space="preserve"> </w:delText>
          </w:r>
          <w:r w:rsidRPr="00DB5487" w:rsidDel="005B6ACE">
            <w:rPr>
              <w:rFonts w:hint="cs"/>
              <w:spacing w:val="-6"/>
              <w:rtl/>
              <w:rPrChange w:id="1275" w:author="Arash Tighbor" w:date="2016-02-02T11:27:00Z">
                <w:rPr>
                  <w:rFonts w:hint="cs"/>
                  <w:rtl/>
                </w:rPr>
              </w:rPrChange>
            </w:rPr>
            <w:delText>صورت</w:delText>
          </w:r>
        </w:del>
        <w:r w:rsidRPr="00DB5487">
          <w:rPr>
            <w:spacing w:val="-6"/>
            <w:rtl/>
            <w:rPrChange w:id="1276" w:author="Arash Tighbor" w:date="2016-02-02T11:27:00Z">
              <w:rPr>
                <w:rtl/>
              </w:rPr>
            </w:rPrChange>
          </w:rPr>
          <w:t xml:space="preserve"> استر</w:t>
        </w:r>
        <w:r w:rsidRPr="00DB5487">
          <w:rPr>
            <w:rFonts w:hint="cs"/>
            <w:spacing w:val="-6"/>
            <w:rtl/>
            <w:rPrChange w:id="1277" w:author="Arash Tighbor" w:date="2016-02-02T11:27:00Z">
              <w:rPr>
                <w:rFonts w:hint="cs"/>
                <w:rtl/>
              </w:rPr>
            </w:rPrChange>
          </w:rPr>
          <w:t>یو</w:t>
        </w:r>
        <w:r w:rsidRPr="00DB5487">
          <w:rPr>
            <w:spacing w:val="-6"/>
            <w:rtl/>
            <w:rPrChange w:id="1278" w:author="Arash Tighbor" w:date="2016-02-02T11:27:00Z">
              <w:rPr>
                <w:rtl/>
              </w:rPr>
            </w:rPrChange>
          </w:rPr>
          <w:t xml:space="preserve"> و مناسب برا</w:t>
        </w:r>
        <w:r w:rsidRPr="00DB5487">
          <w:rPr>
            <w:rFonts w:hint="cs"/>
            <w:spacing w:val="-6"/>
            <w:rtl/>
            <w:rPrChange w:id="1279" w:author="Arash Tighbor" w:date="2016-02-02T11:27:00Z">
              <w:rPr>
                <w:rFonts w:hint="cs"/>
                <w:rtl/>
              </w:rPr>
            </w:rPrChange>
          </w:rPr>
          <w:t>ی</w:t>
        </w:r>
        <w:r w:rsidRPr="00DB5487">
          <w:rPr>
            <w:spacing w:val="-6"/>
            <w:rtl/>
            <w:rPrChange w:id="1280" w:author="Arash Tighbor" w:date="2016-02-02T11:27:00Z">
              <w:rPr>
                <w:rtl/>
              </w:rPr>
            </w:rPrChange>
          </w:rPr>
          <w:t xml:space="preserve"> </w:t>
        </w:r>
      </w:ins>
      <w:ins w:id="1281" w:author="Arash Tighbor" w:date="2016-01-30T11:49:00Z">
        <w:r w:rsidR="005B6ACE" w:rsidRPr="00DB5487">
          <w:rPr>
            <w:spacing w:val="-6"/>
            <w:rtl/>
            <w:rPrChange w:id="1282" w:author="Arash Tighbor" w:date="2016-02-02T11:27:00Z">
              <w:rPr>
                <w:rtl/>
              </w:rPr>
            </w:rPrChange>
          </w:rPr>
          <w:t>بلندگوها</w:t>
        </w:r>
        <w:r w:rsidR="005B6ACE" w:rsidRPr="00DB5487">
          <w:rPr>
            <w:rFonts w:hint="cs"/>
            <w:spacing w:val="-6"/>
            <w:rtl/>
            <w:rPrChange w:id="1283" w:author="Arash Tighbor" w:date="2016-02-02T11:27:00Z">
              <w:rPr>
                <w:rFonts w:hint="cs"/>
                <w:rtl/>
              </w:rPr>
            </w:rPrChange>
          </w:rPr>
          <w:t>ی</w:t>
        </w:r>
      </w:ins>
      <w:ins w:id="1284" w:author="Arash Tighbor" w:date="2016-01-30T09:00:00Z">
        <w:del w:id="1285" w:author="Arash Tighbor" w:date="2016-01-30T11:49:00Z">
          <w:r w:rsidRPr="00DB5487" w:rsidDel="005B6ACE">
            <w:rPr>
              <w:rFonts w:hint="cs"/>
              <w:spacing w:val="-6"/>
              <w:rtl/>
              <w:rPrChange w:id="1286" w:author="Arash Tighbor" w:date="2016-02-02T11:27:00Z">
                <w:rPr>
                  <w:rFonts w:hint="cs"/>
                  <w:rtl/>
                </w:rPr>
              </w:rPrChange>
            </w:rPr>
            <w:delText>بلندگو</w:delText>
          </w:r>
          <w:r w:rsidRPr="00DB5487" w:rsidDel="005B6ACE">
            <w:rPr>
              <w:spacing w:val="-6"/>
              <w:rtl/>
              <w:rPrChange w:id="1287" w:author="Arash Tighbor" w:date="2016-02-02T11:27:00Z">
                <w:rPr>
                  <w:rtl/>
                </w:rPr>
              </w:rPrChange>
            </w:rPr>
            <w:delText xml:space="preserve"> </w:delText>
          </w:r>
          <w:r w:rsidRPr="00DB5487" w:rsidDel="005B6ACE">
            <w:rPr>
              <w:rFonts w:hint="cs"/>
              <w:spacing w:val="-6"/>
              <w:rtl/>
              <w:rPrChange w:id="1288" w:author="Arash Tighbor" w:date="2016-02-02T11:27:00Z">
                <w:rPr>
                  <w:rFonts w:hint="cs"/>
                  <w:rtl/>
                </w:rPr>
              </w:rPrChange>
            </w:rPr>
            <w:delText>های</w:delText>
          </w:r>
        </w:del>
        <w:r w:rsidRPr="00DB5487">
          <w:rPr>
            <w:spacing w:val="-6"/>
            <w:rtl/>
            <w:rPrChange w:id="1289" w:author="Arash Tighbor" w:date="2016-02-02T11:27:00Z">
              <w:rPr>
                <w:rtl/>
              </w:rPr>
            </w:rPrChange>
          </w:rPr>
          <w:t xml:space="preserve"> با </w:t>
        </w:r>
      </w:ins>
      <w:ins w:id="1290" w:author="Arash Tighbor" w:date="2016-01-30T11:49:00Z">
        <w:r w:rsidR="005B6ACE" w:rsidRPr="00DB5487">
          <w:rPr>
            <w:spacing w:val="-6"/>
            <w:rtl/>
            <w:rPrChange w:id="1291" w:author="Arash Tighbor" w:date="2016-02-02T11:27:00Z">
              <w:rPr>
                <w:rtl/>
              </w:rPr>
            </w:rPrChange>
          </w:rPr>
          <w:t>مقاومت</w:t>
        </w:r>
      </w:ins>
      <w:ins w:id="1292" w:author="Arash Tighbor" w:date="2016-01-30T09:00:00Z">
        <w:del w:id="1293" w:author="Arash Tighbor" w:date="2016-01-30T11:49:00Z">
          <w:r w:rsidRPr="00DB5487" w:rsidDel="005B6ACE">
            <w:rPr>
              <w:rFonts w:hint="cs"/>
              <w:spacing w:val="-6"/>
              <w:rtl/>
              <w:rPrChange w:id="1294" w:author="Arash Tighbor" w:date="2016-02-02T11:27:00Z">
                <w:rPr>
                  <w:rFonts w:hint="cs"/>
                  <w:rtl/>
                </w:rPr>
              </w:rPrChange>
            </w:rPr>
            <w:delText>مقاوت</w:delText>
          </w:r>
        </w:del>
        <w:r w:rsidRPr="00DB5487">
          <w:rPr>
            <w:spacing w:val="-6"/>
            <w:rtl/>
            <w:rPrChange w:id="1295" w:author="Arash Tighbor" w:date="2016-02-02T11:27:00Z">
              <w:rPr>
                <w:rtl/>
              </w:rPr>
            </w:rPrChange>
          </w:rPr>
          <w:t xml:space="preserve"> ورود</w:t>
        </w:r>
        <w:r w:rsidRPr="00DB5487">
          <w:rPr>
            <w:rFonts w:hint="cs"/>
            <w:spacing w:val="-6"/>
            <w:rtl/>
            <w:rPrChange w:id="1296" w:author="Arash Tighbor" w:date="2016-02-02T11:27:00Z">
              <w:rPr>
                <w:rFonts w:hint="cs"/>
                <w:rtl/>
              </w:rPr>
            </w:rPrChange>
          </w:rPr>
          <w:t>ی</w:t>
        </w:r>
        <w:r w:rsidRPr="00DB5487">
          <w:rPr>
            <w:spacing w:val="-6"/>
            <w:rtl/>
            <w:rPrChange w:id="1297" w:author="Arash Tighbor" w:date="2016-02-02T11:27:00Z">
              <w:rPr>
                <w:rtl/>
              </w:rPr>
            </w:rPrChange>
          </w:rPr>
          <w:t xml:space="preserve"> </w:t>
        </w:r>
        <w:r w:rsidRPr="00DB5487">
          <w:rPr>
            <w:spacing w:val="-6"/>
            <w:rPrChange w:id="1298" w:author="Arash Tighbor" w:date="2016-02-02T11:27:00Z">
              <w:rPr/>
            </w:rPrChange>
          </w:rPr>
          <w:t>4Ω</w:t>
        </w:r>
        <w:r w:rsidRPr="00DB5487">
          <w:rPr>
            <w:spacing w:val="-6"/>
            <w:rtl/>
            <w:rPrChange w:id="1299" w:author="Arash Tighbor" w:date="2016-02-02T11:27:00Z">
              <w:rPr>
                <w:rtl/>
              </w:rPr>
            </w:rPrChange>
          </w:rPr>
          <w:t xml:space="preserve"> </w:t>
        </w:r>
      </w:ins>
      <w:ins w:id="1300" w:author="Arash Tighbor" w:date="2016-01-30T11:49:00Z">
        <w:r w:rsidR="005B6ACE" w:rsidRPr="00DB5487">
          <w:rPr>
            <w:spacing w:val="-6"/>
            <w:rtl/>
            <w:rPrChange w:id="1301" w:author="Arash Tighbor" w:date="2016-02-02T11:27:00Z">
              <w:rPr>
                <w:rtl/>
              </w:rPr>
            </w:rPrChange>
          </w:rPr>
          <w:t>م</w:t>
        </w:r>
        <w:r w:rsidR="005B6ACE" w:rsidRPr="00DB5487">
          <w:rPr>
            <w:rFonts w:hint="cs"/>
            <w:spacing w:val="-6"/>
            <w:rtl/>
            <w:rPrChange w:id="1302" w:author="Arash Tighbor" w:date="2016-02-02T11:27:00Z">
              <w:rPr>
                <w:rFonts w:hint="cs"/>
                <w:rtl/>
              </w:rPr>
            </w:rPrChange>
          </w:rPr>
          <w:t>ی‌باشد</w:t>
        </w:r>
      </w:ins>
      <w:ins w:id="1303" w:author="Arash Tighbor" w:date="2016-01-30T09:00:00Z">
        <w:del w:id="1304" w:author="Arash Tighbor" w:date="2016-01-30T11:49:00Z">
          <w:r w:rsidRPr="00DB5487" w:rsidDel="005B6ACE">
            <w:rPr>
              <w:rFonts w:hint="cs"/>
              <w:spacing w:val="-6"/>
              <w:rtl/>
              <w:rPrChange w:id="1305" w:author="Arash Tighbor" w:date="2016-02-02T11:27:00Z">
                <w:rPr>
                  <w:rFonts w:hint="cs"/>
                  <w:rtl/>
                </w:rPr>
              </w:rPrChange>
            </w:rPr>
            <w:delText>می</w:delText>
          </w:r>
          <w:r w:rsidRPr="00DB5487" w:rsidDel="005B6ACE">
            <w:rPr>
              <w:spacing w:val="-6"/>
              <w:rtl/>
              <w:rPrChange w:id="1306" w:author="Arash Tighbor" w:date="2016-02-02T11:27:00Z">
                <w:rPr>
                  <w:rtl/>
                </w:rPr>
              </w:rPrChange>
            </w:rPr>
            <w:delText xml:space="preserve"> </w:delText>
          </w:r>
          <w:r w:rsidRPr="00DB5487" w:rsidDel="005B6ACE">
            <w:rPr>
              <w:rFonts w:hint="cs"/>
              <w:spacing w:val="-6"/>
              <w:rtl/>
              <w:rPrChange w:id="1307" w:author="Arash Tighbor" w:date="2016-02-02T11:27:00Z">
                <w:rPr>
                  <w:rFonts w:hint="cs"/>
                  <w:rtl/>
                </w:rPr>
              </w:rPrChange>
            </w:rPr>
            <w:delText>باشد</w:delText>
          </w:r>
        </w:del>
        <w:r w:rsidRPr="00DB5487">
          <w:rPr>
            <w:spacing w:val="-6"/>
            <w:rtl/>
            <w:rPrChange w:id="1308" w:author="Arash Tighbor" w:date="2016-02-02T11:27:00Z">
              <w:rPr>
                <w:rtl/>
              </w:rPr>
            </w:rPrChange>
          </w:rPr>
          <w:t>.</w:t>
        </w:r>
      </w:ins>
    </w:p>
    <w:p w:rsidR="00DB14D3" w:rsidRDefault="00DB14D3">
      <w:pPr>
        <w:pStyle w:val="Heading3"/>
        <w:rPr>
          <w:ins w:id="1309" w:author="Arash Tighbor" w:date="2016-01-30T09:00:00Z"/>
          <w:rtl/>
        </w:rPr>
        <w:pPrChange w:id="1310" w:author="Arash Tighbor" w:date="2016-01-30T11:14:00Z">
          <w:pPr>
            <w:pStyle w:val="Heading2"/>
          </w:pPr>
        </w:pPrChange>
      </w:pPr>
      <w:bookmarkStart w:id="1311" w:name="_Toc440805732"/>
      <w:bookmarkStart w:id="1312" w:name="_Toc441913965"/>
      <w:bookmarkStart w:id="1313" w:name="_Toc442175829"/>
      <w:ins w:id="1314" w:author="Arash Tighbor" w:date="2016-01-30T09:00:00Z">
        <w:r>
          <w:t>SPEAKER</w:t>
        </w:r>
        <w:bookmarkEnd w:id="1311"/>
        <w:bookmarkEnd w:id="1312"/>
        <w:bookmarkEnd w:id="1313"/>
      </w:ins>
    </w:p>
    <w:p w:rsidR="00DB14D3" w:rsidRDefault="00DB14D3">
      <w:pPr>
        <w:ind w:left="545"/>
        <w:rPr>
          <w:ins w:id="1315" w:author="Arash Tighbor" w:date="2016-01-30T09:02:00Z"/>
          <w:rtl/>
        </w:rPr>
        <w:pPrChange w:id="1316" w:author="Arash Tighbor" w:date="2016-01-30T11:16:00Z">
          <w:pPr/>
        </w:pPrChange>
      </w:pPr>
      <w:ins w:id="1317" w:author="Arash Tighbor" w:date="2016-01-30T09:00:00Z">
        <w:r w:rsidRPr="00563B0D">
          <w:rPr>
            <w:rFonts w:hint="cs"/>
            <w:rtl/>
          </w:rPr>
          <w:t xml:space="preserve">بلندگو با مقاومت ورودی </w:t>
        </w:r>
        <w:r w:rsidRPr="00563B0D">
          <w:t>4Ω</w:t>
        </w:r>
        <w:r w:rsidRPr="008C48D1">
          <w:rPr>
            <w:rFonts w:hint="cs"/>
            <w:rtl/>
          </w:rPr>
          <w:t xml:space="preserve"> و حداقل با توان </w:t>
        </w:r>
        <w:r w:rsidRPr="008C48D1">
          <w:t>3W</w:t>
        </w:r>
        <w:r w:rsidRPr="008C48D1">
          <w:rPr>
            <w:rFonts w:hint="cs"/>
            <w:rtl/>
          </w:rPr>
          <w:t xml:space="preserve"> با اندازه </w:t>
        </w:r>
      </w:ins>
      <w:ins w:id="1318" w:author="Arash Tighbor" w:date="2016-01-30T09:01:00Z">
        <w:r>
          <w:rPr>
            <w:rFonts w:hint="cs"/>
            <w:rtl/>
          </w:rPr>
          <w:t>4</w:t>
        </w:r>
      </w:ins>
      <w:ins w:id="1319" w:author="Arash Tighbor" w:date="2016-01-30T09:00:00Z">
        <w:r w:rsidR="00D9744D" w:rsidRPr="00563B0D">
          <w:rPr>
            <w:rFonts w:hint="cs"/>
            <w:rtl/>
          </w:rPr>
          <w:t xml:space="preserve"> اینچ </w:t>
        </w:r>
      </w:ins>
      <w:ins w:id="1320" w:author="Arash Tighbor" w:date="2016-01-30T11:49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321" w:author="Arash Tighbor" w:date="2016-01-30T09:00:00Z">
        <w:del w:id="1322" w:author="Arash Tighbor" w:date="2016-01-30T11:49:00Z">
          <w:r w:rsidR="00D9744D" w:rsidRPr="00563B0D" w:rsidDel="005B6ACE">
            <w:rPr>
              <w:rFonts w:hint="cs"/>
              <w:rtl/>
            </w:rPr>
            <w:delText>تهیه شده</w:delText>
          </w:r>
        </w:del>
        <w:r w:rsidR="00D9744D" w:rsidRPr="00563B0D">
          <w:rPr>
            <w:rFonts w:hint="cs"/>
            <w:rtl/>
          </w:rPr>
          <w:t xml:space="preserve"> است</w:t>
        </w:r>
        <w:r w:rsidRPr="00563B0D">
          <w:rPr>
            <w:rFonts w:hint="cs"/>
            <w:rtl/>
          </w:rPr>
          <w:t xml:space="preserve">. ارتباط </w:t>
        </w:r>
      </w:ins>
      <w:ins w:id="1323" w:author="Arash Tighbor" w:date="2016-01-30T11:49:00Z">
        <w:r w:rsidR="005B6ACE">
          <w:rPr>
            <w:rtl/>
          </w:rPr>
          <w:t>بلندگو</w:t>
        </w:r>
      </w:ins>
      <w:ins w:id="1324" w:author="Arash Tighbor" w:date="2016-01-30T09:00:00Z">
        <w:del w:id="1325" w:author="Arash Tighbor" w:date="2016-01-30T11:49:00Z">
          <w:r w:rsidRPr="00563B0D" w:rsidDel="005B6ACE">
            <w:rPr>
              <w:rFonts w:hint="cs"/>
              <w:rtl/>
            </w:rPr>
            <w:delText>بلند گو</w:delText>
          </w:r>
        </w:del>
        <w:r w:rsidRPr="00563B0D">
          <w:rPr>
            <w:rFonts w:hint="cs"/>
            <w:rtl/>
          </w:rPr>
          <w:t xml:space="preserve"> و طبقه </w:t>
        </w:r>
      </w:ins>
      <w:ins w:id="1326" w:author="Arash Tighbor" w:date="2016-01-30T11:49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327" w:author="Arash Tighbor" w:date="2016-01-30T09:00:00Z">
        <w:del w:id="1328" w:author="Arash Tighbor" w:date="2016-01-30T11:49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 از طریق کابل </w:t>
        </w:r>
      </w:ins>
      <w:ins w:id="1329" w:author="Arash Tighbor" w:date="2016-01-30T09:01:00Z">
        <w:r>
          <w:rPr>
            <w:rFonts w:hint="cs"/>
            <w:rtl/>
          </w:rPr>
          <w:t>2</w:t>
        </w:r>
      </w:ins>
      <w:ins w:id="1330" w:author="Arash Tighbor" w:date="2016-01-30T09:00:00Z">
        <w:r w:rsidRPr="00563B0D">
          <w:rPr>
            <w:rFonts w:hint="cs"/>
            <w:rtl/>
          </w:rPr>
          <w:t xml:space="preserve"> رشته (با حداقل توان موجود) ترجیح</w:t>
        </w:r>
      </w:ins>
      <w:ins w:id="1331" w:author="Arash Tighbor" w:date="2016-01-30T09:01:00Z">
        <w:r>
          <w:rPr>
            <w:rFonts w:hint="cs"/>
            <w:rtl/>
          </w:rPr>
          <w:t>اً</w:t>
        </w:r>
      </w:ins>
      <w:ins w:id="1332" w:author="Arash Tighbor" w:date="2016-01-30T09:00:00Z">
        <w:r w:rsidRPr="00563B0D">
          <w:rPr>
            <w:rFonts w:hint="cs"/>
            <w:rtl/>
          </w:rPr>
          <w:t xml:space="preserve"> سیم افشان </w:t>
        </w:r>
      </w:ins>
      <w:ins w:id="1333" w:author="Arash Tighbor" w:date="2016-01-30T11:49:00Z">
        <w:r w:rsidR="005B6ACE">
          <w:rPr>
            <w:rtl/>
          </w:rPr>
          <w:t>درحال</w:t>
        </w:r>
        <w:r w:rsidR="005B6ACE">
          <w:rPr>
            <w:rFonts w:hint="cs"/>
            <w:rtl/>
          </w:rPr>
          <w:t>ی‌که</w:t>
        </w:r>
      </w:ins>
      <w:ins w:id="1334" w:author="Arash Tighbor" w:date="2016-01-30T09:00:00Z">
        <w:del w:id="1335" w:author="Arash Tighbor" w:date="2016-01-30T11:49:00Z">
          <w:r w:rsidRPr="00563B0D" w:rsidDel="005B6ACE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به یک سر آن فیش نری مونو  {</w:t>
        </w:r>
        <w:r w:rsidRPr="00DB14D3">
          <w:rPr>
            <w:rtl/>
            <w:rPrChange w:id="1336" w:author="Arash Tighbor" w:date="2016-01-30T09:01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DB14D3">
          <w:rPr>
            <w:rPrChange w:id="1337" w:author="Arash Tighbor" w:date="2016-01-30T09:01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 (RS)</w:t>
        </w:r>
        <w:r w:rsidRPr="00563B0D">
          <w:t xml:space="preserve"> </w:t>
        </w:r>
        <w:r w:rsidRPr="00DB14D3">
          <w:rPr>
            <w:rPrChange w:id="1338" w:author="Arash Tighbor" w:date="2016-01-30T09:01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DB14D3">
          <w:rPr>
            <w:rtl/>
            <w:rPrChange w:id="1339" w:author="Arash Tighbor" w:date="2016-01-30T09:01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 </w:t>
        </w:r>
        <w:r w:rsidRPr="00563B0D">
          <w:rPr>
            <w:rFonts w:hint="cs"/>
            <w:rtl/>
          </w:rPr>
          <w:t xml:space="preserve">و سر دیگر </w:t>
        </w:r>
      </w:ins>
      <w:ins w:id="1340" w:author="Arash Tighbor" w:date="2016-01-30T09:02:00Z">
        <w:r>
          <w:rPr>
            <w:rFonts w:hint="cs"/>
            <w:rtl/>
          </w:rPr>
          <w:t>2</w:t>
        </w:r>
      </w:ins>
      <w:ins w:id="1341" w:author="Arash Tighbor" w:date="2016-01-30T09:00:00Z">
        <w:r w:rsidRPr="00563B0D">
          <w:rPr>
            <w:rFonts w:hint="cs"/>
            <w:rtl/>
          </w:rPr>
          <w:t xml:space="preserve"> عدد فیش تخت </w:t>
        </w:r>
        <w:r w:rsidRPr="00563B0D">
          <w:t>3mm</w:t>
        </w:r>
        <w:r w:rsidRPr="008C48D1">
          <w:rPr>
            <w:rFonts w:hint="cs"/>
            <w:rtl/>
          </w:rPr>
          <w:t xml:space="preserve"> نصب گردیده میسر </w:t>
        </w:r>
      </w:ins>
      <w:ins w:id="1342" w:author="Arash Tighbor" w:date="2016-01-30T11:49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343" w:author="Arash Tighbor" w:date="2016-01-30T09:00:00Z">
        <w:del w:id="1344" w:author="Arash Tighbor" w:date="2016-01-30T11:49:00Z">
          <w:r w:rsidRPr="008C48D1" w:rsidDel="005B6ACE">
            <w:rPr>
              <w:rFonts w:hint="cs"/>
              <w:rtl/>
            </w:rPr>
            <w:delText>می گردد</w:delText>
          </w:r>
        </w:del>
        <w:r w:rsidRPr="008C48D1">
          <w:rPr>
            <w:rFonts w:hint="cs"/>
            <w:rtl/>
          </w:rPr>
          <w:t>.</w:t>
        </w:r>
      </w:ins>
    </w:p>
    <w:p w:rsidR="00DB14D3" w:rsidRDefault="00DB14D3">
      <w:pPr>
        <w:pStyle w:val="Heading2"/>
        <w:rPr>
          <w:ins w:id="1345" w:author="Arash Tighbor" w:date="2016-01-30T09:02:00Z"/>
          <w:rFonts w:ascii="B Nazanin" w:hAnsi="B Nazanin" w:cs="B Nazanin"/>
          <w:sz w:val="28"/>
          <w:szCs w:val="28"/>
        </w:rPr>
        <w:pPrChange w:id="1346" w:author="Arash Tighbor" w:date="2016-01-30T11:13:00Z">
          <w:pPr>
            <w:pStyle w:val="Heading1"/>
          </w:pPr>
        </w:pPrChange>
      </w:pPr>
      <w:bookmarkStart w:id="1347" w:name="_Toc440805733"/>
      <w:bookmarkStart w:id="1348" w:name="_Toc441913966"/>
      <w:bookmarkStart w:id="1349" w:name="_Toc442175830"/>
      <w:ins w:id="1350" w:author="Arash Tighbor" w:date="2016-01-30T09:02:00Z">
        <w:r>
          <w:rPr>
            <w:rFonts w:hint="cs"/>
            <w:rtl/>
          </w:rPr>
          <w:lastRenderedPageBreak/>
          <w:t>جریان انجام فرآیند ساخت و نصب</w:t>
        </w:r>
        <w:bookmarkEnd w:id="1347"/>
        <w:bookmarkEnd w:id="1348"/>
        <w:bookmarkEnd w:id="1349"/>
        <w:r>
          <w:rPr>
            <w:rFonts w:hint="cs"/>
          </w:rPr>
          <w:tab/>
        </w:r>
      </w:ins>
    </w:p>
    <w:p w:rsidR="00105ACD" w:rsidRDefault="00DB14D3">
      <w:pPr>
        <w:rPr>
          <w:ins w:id="1351" w:author="Arash Tighbor" w:date="2016-01-30T09:34:00Z"/>
          <w:rtl/>
        </w:rPr>
        <w:pPrChange w:id="1352" w:author="Arash Tighbor" w:date="2016-02-02T11:27:00Z">
          <w:pPr>
            <w:bidi w:val="0"/>
            <w:spacing w:line="276" w:lineRule="auto"/>
            <w:jc w:val="left"/>
          </w:pPr>
        </w:pPrChange>
      </w:pPr>
      <w:ins w:id="1353" w:author="Arash Tighbor" w:date="2016-01-30T09:02:00Z">
        <w:r w:rsidRPr="00563B0D">
          <w:rPr>
            <w:rFonts w:hint="cs"/>
            <w:rtl/>
          </w:rPr>
          <w:t xml:space="preserve">این مستند با این روش که ماژول مذکور در محل سازمان تولید و روی پلیت بلندگو </w:t>
        </w:r>
        <w:r w:rsidRPr="00563B0D">
          <w:t>FASCIA</w:t>
        </w:r>
        <w:r w:rsidRPr="008C48D1">
          <w:rPr>
            <w:rFonts w:hint="cs"/>
            <w:rtl/>
          </w:rPr>
          <w:t xml:space="preserve"> نصب گردد </w:t>
        </w:r>
      </w:ins>
      <w:ins w:id="1354" w:author="Arash Tighbor" w:date="2016-01-30T11:50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355" w:author="Arash Tighbor" w:date="2016-01-30T09:02:00Z">
        <w:del w:id="1356" w:author="Arash Tighbor" w:date="2016-01-30T11:50:00Z">
          <w:r w:rsidRPr="008C48D1" w:rsidDel="005B6ACE">
            <w:rPr>
              <w:rFonts w:hint="cs"/>
              <w:rtl/>
            </w:rPr>
            <w:delText>تهیه شده</w:delText>
          </w:r>
        </w:del>
        <w:r w:rsidRPr="008C48D1">
          <w:rPr>
            <w:rFonts w:hint="cs"/>
            <w:rtl/>
          </w:rPr>
          <w:t xml:space="preserve"> است. در محل شعبه پلیت بلندگو </w:t>
        </w:r>
        <w:r w:rsidRPr="008C48D1">
          <w:t>FASCIA</w:t>
        </w:r>
        <w:r w:rsidRPr="008C48D1">
          <w:rPr>
            <w:rFonts w:hint="cs"/>
            <w:rtl/>
          </w:rPr>
          <w:t xml:space="preserve"> </w:t>
        </w:r>
      </w:ins>
      <w:ins w:id="1357" w:author="Arash Tighbor" w:date="2016-01-30T11:50:00Z">
        <w:r w:rsidR="005B6ACE">
          <w:rPr>
            <w:rtl/>
          </w:rPr>
          <w:t>خودپرداز</w:t>
        </w:r>
      </w:ins>
      <w:ins w:id="1358" w:author="Arash Tighbor" w:date="2016-01-30T09:02:00Z">
        <w:del w:id="1359" w:author="Arash Tighbor" w:date="2016-01-30T11:50:00Z">
          <w:r w:rsidRPr="008C48D1" w:rsidDel="005B6ACE">
            <w:rPr>
              <w:rFonts w:hint="cs"/>
              <w:rtl/>
            </w:rPr>
            <w:delText>خود پرداز</w:delText>
          </w:r>
        </w:del>
        <w:r w:rsidRPr="008C48D1">
          <w:rPr>
            <w:rFonts w:hint="cs"/>
            <w:rtl/>
          </w:rPr>
          <w:t xml:space="preserve"> </w:t>
        </w:r>
      </w:ins>
      <w:ins w:id="1360" w:author="Arash Tighbor" w:date="2016-01-30T11:50:00Z">
        <w:r w:rsidR="005B6ACE">
          <w:rPr>
            <w:rtl/>
          </w:rPr>
          <w:t>بازشده</w:t>
        </w:r>
      </w:ins>
      <w:ins w:id="1361" w:author="Arash Tighbor" w:date="2016-01-30T09:02:00Z">
        <w:del w:id="1362" w:author="Arash Tighbor" w:date="2016-01-30T11:50:00Z">
          <w:r w:rsidRPr="008C48D1" w:rsidDel="005B6ACE">
            <w:rPr>
              <w:rFonts w:hint="cs"/>
              <w:rtl/>
            </w:rPr>
            <w:delText>باز شده</w:delText>
          </w:r>
        </w:del>
        <w:r w:rsidRPr="008C48D1">
          <w:rPr>
            <w:rFonts w:hint="cs"/>
            <w:rtl/>
          </w:rPr>
          <w:t xml:space="preserve"> و با پلیت بلندگو </w:t>
        </w:r>
        <w:r w:rsidRPr="008C48D1">
          <w:t>FASCIA</w:t>
        </w:r>
        <w:r w:rsidRPr="008C48D1">
          <w:rPr>
            <w:rFonts w:hint="cs"/>
            <w:rtl/>
          </w:rPr>
          <w:t xml:space="preserve"> تجهیز شده تعویض </w:t>
        </w:r>
        <w:r>
          <w:rPr>
            <w:rtl/>
          </w:rPr>
          <w:br/>
        </w:r>
        <w:r w:rsidRPr="00563B0D">
          <w:rPr>
            <w:rFonts w:hint="cs"/>
            <w:rtl/>
          </w:rPr>
          <w:t>می</w:t>
        </w:r>
        <w:r>
          <w:rPr>
            <w:rFonts w:hint="cs"/>
            <w:rtl/>
          </w:rPr>
          <w:t>‌</w:t>
        </w:r>
        <w:r w:rsidRPr="00563B0D">
          <w:rPr>
            <w:rFonts w:hint="cs"/>
            <w:rtl/>
          </w:rPr>
          <w:t xml:space="preserve">گردد و ارتباطات الکتریکی </w:t>
        </w:r>
      </w:ins>
      <w:ins w:id="1363" w:author="Arash Tighbor" w:date="2016-01-30T11:50:00Z">
        <w:r w:rsidR="005B6ACE">
          <w:rPr>
            <w:rtl/>
          </w:rPr>
          <w:t>موردن</w:t>
        </w:r>
        <w:r w:rsidR="005B6ACE">
          <w:rPr>
            <w:rFonts w:hint="cs"/>
            <w:rtl/>
          </w:rPr>
          <w:t>یاز</w:t>
        </w:r>
      </w:ins>
      <w:ins w:id="1364" w:author="Arash Tighbor" w:date="2016-01-30T09:02:00Z">
        <w:del w:id="1365" w:author="Arash Tighbor" w:date="2016-01-30T11:50:00Z">
          <w:r w:rsidRPr="00563B0D" w:rsidDel="005B6ACE">
            <w:rPr>
              <w:rFonts w:hint="cs"/>
              <w:rtl/>
            </w:rPr>
            <w:delText>مورد نیاز</w:delText>
          </w:r>
        </w:del>
        <w:r w:rsidRPr="00563B0D">
          <w:rPr>
            <w:rFonts w:hint="cs"/>
            <w:rtl/>
          </w:rPr>
          <w:t xml:space="preserve"> وصل </w:t>
        </w:r>
      </w:ins>
      <w:ins w:id="1366" w:author="Arash Tighbor" w:date="2016-01-30T11:50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ی‌شوند</w:t>
        </w:r>
      </w:ins>
      <w:ins w:id="1367" w:author="Arash Tighbor" w:date="2016-01-30T09:02:00Z">
        <w:del w:id="1368" w:author="Arash Tighbor" w:date="2016-01-30T11:50:00Z">
          <w:r w:rsidRPr="00563B0D" w:rsidDel="005B6ACE">
            <w:rPr>
              <w:rFonts w:hint="cs"/>
              <w:rtl/>
            </w:rPr>
            <w:delText>می شوند</w:delText>
          </w:r>
        </w:del>
        <w:r w:rsidRPr="008C48D1">
          <w:rPr>
            <w:rFonts w:hint="cs"/>
            <w:rtl/>
          </w:rPr>
          <w:t xml:space="preserve">. این روش با این رویکرد که حداقل زمان ممکن در محل شعبه صرف گردد </w:t>
        </w:r>
      </w:ins>
      <w:ins w:id="1369" w:author="Arash Tighbor" w:date="2016-01-30T11:50:00Z">
        <w:r w:rsidR="005B6ACE">
          <w:rPr>
            <w:rtl/>
          </w:rPr>
          <w:t>انتخاب‌شده</w:t>
        </w:r>
      </w:ins>
      <w:ins w:id="1370" w:author="Arash Tighbor" w:date="2016-01-30T09:02:00Z">
        <w:del w:id="1371" w:author="Arash Tighbor" w:date="2016-01-30T11:50:00Z">
          <w:r w:rsidRPr="008C48D1" w:rsidDel="005B6ACE">
            <w:rPr>
              <w:rFonts w:hint="cs"/>
              <w:rtl/>
            </w:rPr>
            <w:delText>انتخاب شده</w:delText>
          </w:r>
        </w:del>
        <w:r w:rsidRPr="008C48D1">
          <w:rPr>
            <w:rFonts w:hint="cs"/>
            <w:rtl/>
          </w:rPr>
          <w:t xml:space="preserve"> است. </w:t>
        </w:r>
      </w:ins>
    </w:p>
    <w:p w:rsidR="001C0A81" w:rsidRPr="00DB5487" w:rsidDel="009B4610" w:rsidRDefault="008861C4">
      <w:pPr>
        <w:pStyle w:val="Heading1"/>
        <w:rPr>
          <w:ins w:id="1372" w:author="Arash Tighbor" w:date="2016-01-30T09:35:00Z"/>
          <w:del w:id="1373" w:author="Arash Tighbor" w:date="2016-01-30T11:18:00Z"/>
          <w:sz w:val="44"/>
          <w:szCs w:val="44"/>
          <w:rtl/>
          <w:rPrChange w:id="1374" w:author="Arash Tighbor" w:date="2016-02-02T11:24:00Z">
            <w:rPr>
              <w:ins w:id="1375" w:author="Arash Tighbor" w:date="2016-01-30T09:35:00Z"/>
              <w:del w:id="1376" w:author="Arash Tighbor" w:date="2016-01-30T11:18:00Z"/>
              <w:rtl/>
            </w:rPr>
          </w:rPrChange>
        </w:rPr>
        <w:pPrChange w:id="1377" w:author="Arash Tighbor" w:date="2016-02-02T11:19:00Z">
          <w:pPr/>
        </w:pPrChange>
      </w:pPr>
      <w:bookmarkStart w:id="1378" w:name="_Toc442175831"/>
      <w:ins w:id="1379" w:author="Arash Tighbor" w:date="2016-02-02T11:14:00Z">
        <w:r w:rsidRPr="00DB5487">
          <w:rPr>
            <w:sz w:val="44"/>
            <w:szCs w:val="44"/>
            <w:rtl/>
            <w:rPrChange w:id="1380" w:author="Arash Tighbor" w:date="2016-02-02T11:24:00Z">
              <w:rPr>
                <w:sz w:val="44"/>
                <w:szCs w:val="48"/>
                <w:rtl/>
              </w:rPr>
            </w:rPrChange>
          </w:rPr>
          <w:t>راه‌انداز</w:t>
        </w:r>
        <w:r w:rsidRPr="00DB5487">
          <w:rPr>
            <w:rFonts w:hint="cs"/>
            <w:sz w:val="44"/>
            <w:szCs w:val="44"/>
            <w:rtl/>
            <w:rPrChange w:id="1381" w:author="Arash Tighbor" w:date="2016-02-02T11:24:00Z">
              <w:rPr>
                <w:rFonts w:hint="cs"/>
                <w:sz w:val="44"/>
                <w:szCs w:val="48"/>
                <w:rtl/>
              </w:rPr>
            </w:rPrChange>
          </w:rPr>
          <w:t>ی</w:t>
        </w:r>
        <w:r w:rsidRPr="00DB5487">
          <w:rPr>
            <w:sz w:val="44"/>
            <w:szCs w:val="44"/>
            <w:rtl/>
            <w:rPrChange w:id="1382" w:author="Arash Tighbor" w:date="2016-02-02T11:24:00Z">
              <w:rPr>
                <w:sz w:val="44"/>
                <w:szCs w:val="48"/>
                <w:rtl/>
              </w:rPr>
            </w:rPrChange>
          </w:rPr>
          <w:t xml:space="preserve"> س</w:t>
        </w:r>
        <w:r w:rsidRPr="00DB5487">
          <w:rPr>
            <w:rFonts w:hint="cs"/>
            <w:sz w:val="44"/>
            <w:szCs w:val="44"/>
            <w:rtl/>
            <w:rPrChange w:id="1383" w:author="Arash Tighbor" w:date="2016-02-02T11:24:00Z">
              <w:rPr>
                <w:rFonts w:hint="cs"/>
                <w:sz w:val="44"/>
                <w:szCs w:val="48"/>
                <w:rtl/>
              </w:rPr>
            </w:rPrChange>
          </w:rPr>
          <w:t>یستم</w:t>
        </w:r>
        <w:r w:rsidRPr="00DB5487">
          <w:rPr>
            <w:sz w:val="44"/>
            <w:szCs w:val="44"/>
            <w:rtl/>
            <w:rPrChange w:id="1384" w:author="Arash Tighbor" w:date="2016-02-02T11:24:00Z">
              <w:rPr>
                <w:sz w:val="44"/>
                <w:szCs w:val="48"/>
                <w:rtl/>
              </w:rPr>
            </w:rPrChange>
          </w:rPr>
          <w:t xml:space="preserve"> صوت</w:t>
        </w:r>
        <w:r w:rsidRPr="00DB5487">
          <w:rPr>
            <w:rFonts w:hint="cs"/>
            <w:sz w:val="44"/>
            <w:szCs w:val="44"/>
            <w:rtl/>
            <w:rPrChange w:id="1385" w:author="Arash Tighbor" w:date="2016-02-02T11:24:00Z">
              <w:rPr>
                <w:rFonts w:hint="cs"/>
                <w:sz w:val="44"/>
                <w:szCs w:val="48"/>
                <w:rtl/>
              </w:rPr>
            </w:rPrChange>
          </w:rPr>
          <w:t>ی</w:t>
        </w:r>
      </w:ins>
      <w:ins w:id="1386" w:author="Arash Tighbor" w:date="2016-02-02T11:19:00Z">
        <w:r w:rsidR="00DB5487" w:rsidRPr="00DB5487">
          <w:rPr>
            <w:sz w:val="44"/>
            <w:szCs w:val="44"/>
            <w:rtl/>
            <w:rPrChange w:id="1387" w:author="Arash Tighbor" w:date="2016-02-02T11:24:00Z">
              <w:rPr>
                <w:sz w:val="48"/>
                <w:szCs w:val="52"/>
                <w:rtl/>
              </w:rPr>
            </w:rPrChange>
          </w:rPr>
          <w:t xml:space="preserve"> </w:t>
        </w:r>
      </w:ins>
      <w:ins w:id="1388" w:author="Arash Tighbor" w:date="2016-02-02T11:14:00Z">
        <w:r w:rsidRPr="00DB5487">
          <w:rPr>
            <w:rFonts w:hint="cs"/>
            <w:sz w:val="44"/>
            <w:szCs w:val="44"/>
            <w:rtl/>
            <w:rPrChange w:id="1389" w:author="Arash Tighbor" w:date="2016-02-02T11:24:00Z">
              <w:rPr>
                <w:rFonts w:hint="cs"/>
                <w:sz w:val="48"/>
                <w:szCs w:val="52"/>
                <w:rtl/>
              </w:rPr>
            </w:rPrChange>
          </w:rPr>
          <w:t>در</w:t>
        </w:r>
        <w:r w:rsidRPr="00DB5487">
          <w:rPr>
            <w:sz w:val="44"/>
            <w:szCs w:val="44"/>
            <w:rtl/>
            <w:rPrChange w:id="1390" w:author="Arash Tighbor" w:date="2016-02-02T11:24:00Z">
              <w:rPr>
                <w:sz w:val="48"/>
                <w:szCs w:val="52"/>
                <w:rtl/>
              </w:rPr>
            </w:rPrChange>
          </w:rPr>
          <w:t xml:space="preserve"> </w:t>
        </w:r>
      </w:ins>
      <w:ins w:id="1391" w:author="Arash Tighbor" w:date="2016-01-30T11:22:00Z">
        <w:r w:rsidR="00D13343" w:rsidRPr="00DB5487">
          <w:rPr>
            <w:rFonts w:hint="cs"/>
            <w:sz w:val="44"/>
            <w:szCs w:val="44"/>
            <w:rtl/>
            <w:rPrChange w:id="1392" w:author="Arash Tighbor" w:date="2016-02-02T11:24:00Z">
              <w:rPr>
                <w:rFonts w:hint="cs"/>
                <w:sz w:val="48"/>
                <w:szCs w:val="52"/>
                <w:rtl/>
              </w:rPr>
            </w:rPrChange>
          </w:rPr>
          <w:t>خ</w:t>
        </w:r>
      </w:ins>
      <w:ins w:id="1393" w:author="Arash Tighbor" w:date="2016-01-30T09:34:00Z">
        <w:del w:id="1394" w:author="Arash Tighbor" w:date="2016-01-30T11:22:00Z">
          <w:r w:rsidR="00105ACD" w:rsidRPr="00DB5487" w:rsidDel="00D13343">
            <w:rPr>
              <w:sz w:val="44"/>
              <w:szCs w:val="44"/>
              <w:rtl/>
              <w:rPrChange w:id="1395" w:author="Arash Tighbor" w:date="2016-02-02T11:24:00Z">
                <w:rPr>
                  <w:rtl/>
                </w:rPr>
              </w:rPrChange>
            </w:rPr>
            <w:delText xml:space="preserve"> خ</w:delText>
          </w:r>
        </w:del>
        <w:r w:rsidR="00105ACD" w:rsidRPr="00DB5487">
          <w:rPr>
            <w:sz w:val="44"/>
            <w:szCs w:val="44"/>
            <w:rtl/>
            <w:rPrChange w:id="1396" w:author="Arash Tighbor" w:date="2016-02-02T11:24:00Z">
              <w:rPr>
                <w:rtl/>
              </w:rPr>
            </w:rPrChange>
          </w:rPr>
          <w:t>ودپرداز</w:t>
        </w:r>
      </w:ins>
      <w:bookmarkEnd w:id="1378"/>
    </w:p>
    <w:p w:rsidR="00DB5487" w:rsidRPr="00DB5487" w:rsidRDefault="001C0A81" w:rsidP="00963945">
      <w:pPr>
        <w:pStyle w:val="Heading1"/>
        <w:rPr>
          <w:ins w:id="1397" w:author="Arash Tighbor" w:date="2016-02-02T11:19:00Z"/>
          <w:sz w:val="2"/>
          <w:szCs w:val="2"/>
          <w:rtl/>
          <w:rPrChange w:id="1398" w:author="Arash Tighbor" w:date="2016-02-02T11:20:00Z">
            <w:rPr>
              <w:ins w:id="1399" w:author="Arash Tighbor" w:date="2016-02-02T11:19:00Z"/>
              <w:sz w:val="36"/>
              <w:szCs w:val="36"/>
              <w:rtl/>
            </w:rPr>
          </w:rPrChange>
        </w:rPr>
      </w:pPr>
      <w:bookmarkStart w:id="1400" w:name="_Toc441913969"/>
      <w:bookmarkStart w:id="1401" w:name="_Toc442175832"/>
      <w:ins w:id="1402" w:author="Arash Tighbor" w:date="2016-01-30T09:35:00Z">
        <w:r w:rsidRPr="00DB5487">
          <w:rPr>
            <w:sz w:val="44"/>
            <w:szCs w:val="44"/>
            <w:rPrChange w:id="1403" w:author="Arash Tighbor" w:date="2016-02-02T11:24:00Z">
              <w:rPr/>
            </w:rPrChange>
          </w:rPr>
          <w:t>1500</w:t>
        </w:r>
      </w:ins>
      <w:bookmarkEnd w:id="1400"/>
      <w:bookmarkEnd w:id="1401"/>
      <w:ins w:id="1404" w:author="Arash Tighbor" w:date="2016-02-02T11:19:00Z">
        <w:r w:rsidR="00DB5487" w:rsidRPr="00DB5487">
          <w:rPr>
            <w:sz w:val="44"/>
            <w:szCs w:val="44"/>
            <w:rtl/>
            <w:rPrChange w:id="1405" w:author="Arash Tighbor" w:date="2016-02-02T11:24:00Z">
              <w:rPr>
                <w:rtl/>
              </w:rPr>
            </w:rPrChange>
          </w:rPr>
          <w:br/>
        </w:r>
        <w:bookmarkStart w:id="1406" w:name="_Toc441913970"/>
      </w:ins>
    </w:p>
    <w:p w:rsidR="001C0A81" w:rsidRPr="00DB5487" w:rsidRDefault="001C0A81">
      <w:pPr>
        <w:pStyle w:val="Heading1"/>
        <w:jc w:val="left"/>
        <w:rPr>
          <w:ins w:id="1407" w:author="Arash Tighbor" w:date="2016-01-30T09:35:00Z"/>
          <w:sz w:val="36"/>
          <w:szCs w:val="36"/>
          <w:rPrChange w:id="1408" w:author="Arash Tighbor" w:date="2016-02-02T11:19:00Z">
            <w:rPr>
              <w:ins w:id="1409" w:author="Arash Tighbor" w:date="2016-01-30T09:35:00Z"/>
              <w:rFonts w:ascii="B Nazanin" w:hAnsi="B Nazanin" w:cs="B Nazanin"/>
              <w:sz w:val="28"/>
              <w:szCs w:val="28"/>
            </w:rPr>
          </w:rPrChange>
        </w:rPr>
        <w:pPrChange w:id="1410" w:author="Arash Tighbor" w:date="2016-02-02T11:19:00Z">
          <w:pPr>
            <w:pStyle w:val="Heading1"/>
          </w:pPr>
        </w:pPrChange>
      </w:pPr>
      <w:bookmarkStart w:id="1411" w:name="_Toc442175833"/>
      <w:ins w:id="1412" w:author="Arash Tighbor" w:date="2016-01-30T09:35:00Z">
        <w:r w:rsidRPr="00DB5487">
          <w:rPr>
            <w:rFonts w:hint="eastAsia"/>
            <w:sz w:val="36"/>
            <w:szCs w:val="36"/>
            <w:rtl/>
            <w:rPrChange w:id="1413" w:author="Arash Tighbor" w:date="2016-02-02T11:19:00Z">
              <w:rPr>
                <w:rFonts w:hint="eastAsia"/>
                <w:rtl/>
              </w:rPr>
            </w:rPrChange>
          </w:rPr>
          <w:t>اطلاعات</w:t>
        </w:r>
        <w:r w:rsidRPr="00DB5487">
          <w:rPr>
            <w:sz w:val="36"/>
            <w:szCs w:val="36"/>
            <w:rtl/>
            <w:rPrChange w:id="1414" w:author="Arash Tighbor" w:date="2016-02-02T11:19:00Z">
              <w:rPr>
                <w:rtl/>
              </w:rPr>
            </w:rPrChange>
          </w:rPr>
          <w:t xml:space="preserve"> </w:t>
        </w:r>
        <w:r w:rsidRPr="00DB5487">
          <w:rPr>
            <w:rFonts w:hint="eastAsia"/>
            <w:sz w:val="36"/>
            <w:szCs w:val="36"/>
            <w:rtl/>
            <w:rPrChange w:id="1415" w:author="Arash Tighbor" w:date="2016-02-02T11:19:00Z">
              <w:rPr>
                <w:rFonts w:hint="eastAsia"/>
                <w:rtl/>
              </w:rPr>
            </w:rPrChange>
          </w:rPr>
          <w:t>عموم</w:t>
        </w:r>
        <w:r w:rsidRPr="00DB5487">
          <w:rPr>
            <w:rFonts w:hint="cs"/>
            <w:sz w:val="36"/>
            <w:szCs w:val="36"/>
            <w:rtl/>
            <w:rPrChange w:id="1416" w:author="Arash Tighbor" w:date="2016-02-02T11:19:00Z">
              <w:rPr>
                <w:rFonts w:hint="cs"/>
                <w:rtl/>
              </w:rPr>
            </w:rPrChange>
          </w:rPr>
          <w:t>ی</w:t>
        </w:r>
        <w:bookmarkEnd w:id="1406"/>
        <w:bookmarkEnd w:id="1411"/>
      </w:ins>
    </w:p>
    <w:p w:rsidR="001C0A81" w:rsidRDefault="001C0A81" w:rsidP="00563B0D">
      <w:pPr>
        <w:rPr>
          <w:ins w:id="1417" w:author="Arash Tighbor" w:date="2016-01-30T09:36:00Z"/>
          <w:rtl/>
        </w:rPr>
      </w:pPr>
      <w:ins w:id="1418" w:author="Arash Tighbor" w:date="2016-01-30T09:35:00Z">
        <w:r w:rsidRPr="00563B0D">
          <w:rPr>
            <w:rFonts w:hint="cs"/>
            <w:rtl/>
          </w:rPr>
          <w:t xml:space="preserve">این ماژول باید دارای درگاه ورود اطلاعات از </w:t>
        </w:r>
      </w:ins>
      <w:ins w:id="1419" w:author="Arash Tighbor" w:date="2016-01-30T11:50:00Z">
        <w:r w:rsidR="005B6ACE">
          <w:rPr>
            <w:rtl/>
          </w:rPr>
          <w:t>نرم‌افزار</w:t>
        </w:r>
      </w:ins>
      <w:ins w:id="1420" w:author="Arash Tighbor" w:date="2016-01-30T09:35:00Z">
        <w:del w:id="1421" w:author="Arash Tighbor" w:date="2016-01-30T11:50:00Z">
          <w:r w:rsidRPr="00563B0D" w:rsidDel="005B6ACE">
            <w:rPr>
              <w:rFonts w:hint="cs"/>
              <w:rtl/>
            </w:rPr>
            <w:delText>نرم افزار</w:delText>
          </w:r>
        </w:del>
        <w:r w:rsidRPr="00563B0D">
          <w:rPr>
            <w:rFonts w:hint="cs"/>
            <w:rtl/>
          </w:rPr>
          <w:t xml:space="preserve"> کنترل </w:t>
        </w:r>
      </w:ins>
      <w:ins w:id="1422" w:author="Arash Tighbor" w:date="2016-01-30T11:50:00Z">
        <w:r w:rsidR="005B6ACE">
          <w:rPr>
            <w:rtl/>
          </w:rPr>
          <w:t>خودپرداز</w:t>
        </w:r>
      </w:ins>
      <w:ins w:id="1423" w:author="Arash Tighbor" w:date="2016-01-30T09:35:00Z">
        <w:del w:id="1424" w:author="Arash Tighbor" w:date="2016-01-30T11:50:00Z">
          <w:r w:rsidRPr="00563B0D" w:rsidDel="005B6ACE">
            <w:rPr>
              <w:rFonts w:hint="cs"/>
              <w:rtl/>
            </w:rPr>
            <w:delText>خود پرداز</w:delText>
          </w:r>
        </w:del>
        <w:r w:rsidRPr="00563B0D">
          <w:rPr>
            <w:rFonts w:hint="cs"/>
            <w:rtl/>
          </w:rPr>
          <w:t xml:space="preserve">، درگاه </w:t>
        </w:r>
      </w:ins>
      <w:ins w:id="1425" w:author="Arash Tighbor" w:date="2016-01-30T11:50:00Z">
        <w:r w:rsidR="005B6ACE">
          <w:rPr>
            <w:rtl/>
          </w:rPr>
          <w:t>تأم</w:t>
        </w:r>
        <w:r w:rsidR="005B6ACE">
          <w:rPr>
            <w:rFonts w:hint="cs"/>
            <w:rtl/>
          </w:rPr>
          <w:t>ین</w:t>
        </w:r>
      </w:ins>
      <w:ins w:id="1426" w:author="Arash Tighbor" w:date="2016-01-30T09:35:00Z">
        <w:del w:id="1427" w:author="Arash Tighbor" w:date="2016-01-30T11:50:00Z">
          <w:r w:rsidRPr="00563B0D" w:rsidDel="005B6ACE">
            <w:rPr>
              <w:rFonts w:hint="cs"/>
              <w:rtl/>
            </w:rPr>
            <w:delText>تامین</w:delText>
          </w:r>
        </w:del>
        <w:r w:rsidRPr="00563B0D">
          <w:rPr>
            <w:rFonts w:hint="cs"/>
            <w:rtl/>
          </w:rPr>
          <w:t xml:space="preserve"> توان الکتریکی </w:t>
        </w:r>
      </w:ins>
      <w:ins w:id="1428" w:author="Arash Tighbor" w:date="2016-01-30T11:50:00Z">
        <w:r w:rsidR="005B6ACE">
          <w:rPr>
            <w:rtl/>
          </w:rPr>
          <w:t>موردن</w:t>
        </w:r>
        <w:r w:rsidR="005B6ACE">
          <w:rPr>
            <w:rFonts w:hint="cs"/>
            <w:rtl/>
          </w:rPr>
          <w:t>یاز</w:t>
        </w:r>
      </w:ins>
      <w:ins w:id="1429" w:author="Arash Tighbor" w:date="2016-01-30T09:35:00Z">
        <w:del w:id="1430" w:author="Arash Tighbor" w:date="2016-01-30T11:50:00Z">
          <w:r w:rsidRPr="00563B0D" w:rsidDel="005B6ACE">
            <w:rPr>
              <w:rFonts w:hint="cs"/>
              <w:rtl/>
            </w:rPr>
            <w:delText>مورد نیاز</w:delText>
          </w:r>
        </w:del>
        <w:r w:rsidRPr="00563B0D">
          <w:rPr>
            <w:rFonts w:hint="cs"/>
            <w:rtl/>
          </w:rPr>
          <w:t xml:space="preserve">، سیستم مبدل صوتی، </w:t>
        </w:r>
      </w:ins>
      <w:ins w:id="1431" w:author="Arash Tighbor" w:date="2016-01-30T11:50:00Z">
        <w:r w:rsidR="005B6ACE">
          <w:rPr>
            <w:rtl/>
          </w:rPr>
          <w:t>راه‌انداز</w:t>
        </w:r>
      </w:ins>
      <w:ins w:id="1432" w:author="Arash Tighbor" w:date="2016-01-30T09:35:00Z">
        <w:del w:id="1433" w:author="Arash Tighbor" w:date="2016-01-30T11:50:00Z">
          <w:r w:rsidRPr="00563B0D" w:rsidDel="005B6ACE">
            <w:rPr>
              <w:rFonts w:hint="cs"/>
              <w:rtl/>
            </w:rPr>
            <w:delText>راه انداز</w:delText>
          </w:r>
        </w:del>
        <w:r w:rsidRPr="00563B0D">
          <w:rPr>
            <w:rFonts w:hint="cs"/>
            <w:rtl/>
          </w:rPr>
          <w:t xml:space="preserve"> و کنترل </w:t>
        </w:r>
      </w:ins>
      <w:ins w:id="1434" w:author="Arash Tighbor" w:date="2016-01-30T11:50:00Z">
        <w:r w:rsidR="005B6ACE">
          <w:rPr>
            <w:rtl/>
          </w:rPr>
          <w:t>سخت‌افزار</w:t>
        </w:r>
        <w:r w:rsidR="005B6ACE">
          <w:rPr>
            <w:rFonts w:hint="cs"/>
            <w:rtl/>
          </w:rPr>
          <w:t>ی</w:t>
        </w:r>
      </w:ins>
      <w:ins w:id="1435" w:author="Arash Tighbor" w:date="2016-01-30T09:35:00Z">
        <w:del w:id="1436" w:author="Arash Tighbor" w:date="2016-01-30T11:50:00Z">
          <w:r w:rsidRPr="00563B0D" w:rsidDel="005B6ACE">
            <w:rPr>
              <w:rFonts w:hint="cs"/>
              <w:rtl/>
            </w:rPr>
            <w:delText>سخت افزاری</w:delText>
          </w:r>
        </w:del>
        <w:r w:rsidRPr="00563B0D">
          <w:rPr>
            <w:rFonts w:hint="cs"/>
            <w:rtl/>
          </w:rPr>
          <w:t xml:space="preserve"> آن (اسپیکر و </w:t>
        </w:r>
      </w:ins>
      <w:ins w:id="1437" w:author="Arash Tighbor" w:date="2016-01-30T11:50:00Z">
        <w:r w:rsidR="005B6ACE">
          <w:rPr>
            <w:rtl/>
          </w:rPr>
          <w:t>آمپل</w:t>
        </w:r>
        <w:r w:rsidR="005B6ACE">
          <w:rPr>
            <w:rFonts w:hint="cs"/>
            <w:rtl/>
          </w:rPr>
          <w:t>ی‌فایر</w:t>
        </w:r>
      </w:ins>
      <w:ins w:id="1438" w:author="Arash Tighbor" w:date="2016-01-30T09:35:00Z">
        <w:del w:id="1439" w:author="Arash Tighbor" w:date="2016-01-30T11:50:00Z">
          <w:r w:rsidRPr="00563B0D" w:rsidDel="005B6ACE">
            <w:rPr>
              <w:rFonts w:hint="cs"/>
              <w:rtl/>
            </w:rPr>
            <w:delText>آمپلی</w:delText>
          </w:r>
          <w:r w:rsidRPr="008C48D1" w:rsidDel="005B6ACE">
            <w:rPr>
              <w:rFonts w:hint="cs"/>
            </w:rPr>
            <w:delText xml:space="preserve"> </w:delText>
          </w:r>
          <w:r w:rsidRPr="008C48D1" w:rsidDel="005B6ACE">
            <w:rPr>
              <w:rFonts w:hint="cs"/>
              <w:rtl/>
            </w:rPr>
            <w:delText>فایر</w:delText>
          </w:r>
        </w:del>
        <w:r w:rsidRPr="008C48D1">
          <w:rPr>
            <w:rFonts w:hint="cs"/>
            <w:rtl/>
          </w:rPr>
          <w:t xml:space="preserve">) باشد. </w:t>
        </w:r>
      </w:ins>
    </w:p>
    <w:p w:rsidR="001C0A81" w:rsidRDefault="001C0A81">
      <w:pPr>
        <w:spacing w:after="0"/>
        <w:rPr>
          <w:ins w:id="1440" w:author="Arash Tighbor" w:date="2016-01-30T09:36:00Z"/>
          <w:rtl/>
        </w:rPr>
        <w:pPrChange w:id="1441" w:author="Arash Tighbor" w:date="2016-01-30T11:54:00Z">
          <w:pPr/>
        </w:pPrChange>
      </w:pPr>
      <w:ins w:id="1442" w:author="Arash Tighbor" w:date="2016-01-30T09:35:00Z">
        <w:r w:rsidRPr="00563B0D">
          <w:rPr>
            <w:rFonts w:hint="cs"/>
            <w:rtl/>
          </w:rPr>
          <w:t xml:space="preserve">در ذیل اجزای این ماژول </w:t>
        </w:r>
      </w:ins>
      <w:ins w:id="1443" w:author="Arash Tighbor" w:date="2016-01-30T11:50:00Z">
        <w:r w:rsidR="005B6ACE">
          <w:rPr>
            <w:rtl/>
          </w:rPr>
          <w:t>به‌صورت</w:t>
        </w:r>
      </w:ins>
      <w:ins w:id="1444" w:author="Arash Tighbor" w:date="2016-01-30T09:35:00Z">
        <w:del w:id="1445" w:author="Arash Tighbor" w:date="2016-01-30T11:50:00Z">
          <w:r w:rsidRPr="00563B0D" w:rsidDel="005B6ACE">
            <w:rPr>
              <w:rFonts w:hint="cs"/>
              <w:rtl/>
            </w:rPr>
            <w:delText>به صورت</w:delText>
          </w:r>
        </w:del>
        <w:r w:rsidRPr="00563B0D">
          <w:rPr>
            <w:rFonts w:hint="cs"/>
            <w:rtl/>
          </w:rPr>
          <w:t xml:space="preserve"> شماتیک </w:t>
        </w:r>
      </w:ins>
      <w:ins w:id="1446" w:author="Arash Tighbor" w:date="2016-01-30T09:36:00Z">
        <w:r>
          <w:rPr>
            <w:rFonts w:hint="cs"/>
            <w:rtl/>
          </w:rPr>
          <w:t xml:space="preserve">نشان </w:t>
        </w:r>
      </w:ins>
      <w:ins w:id="1447" w:author="Arash Tighbor" w:date="2016-01-30T11:50:00Z">
        <w:r w:rsidR="005B6ACE">
          <w:rPr>
            <w:rtl/>
          </w:rPr>
          <w:t>داده‌شده</w:t>
        </w:r>
      </w:ins>
      <w:ins w:id="1448" w:author="Arash Tighbor" w:date="2016-01-30T09:36:00Z">
        <w:del w:id="1449" w:author="Arash Tighbor" w:date="2016-01-30T11:50:00Z">
          <w:r w:rsidDel="005B6ACE">
            <w:rPr>
              <w:rFonts w:hint="cs"/>
              <w:rtl/>
            </w:rPr>
            <w:delText>داده</w:delText>
          </w:r>
        </w:del>
      </w:ins>
      <w:ins w:id="1450" w:author="Arash Tighbor" w:date="2016-01-30T09:35:00Z">
        <w:del w:id="1451" w:author="Arash Tighbor" w:date="2016-01-30T11:50:00Z">
          <w:r w:rsidRPr="00563B0D" w:rsidDel="005B6ACE">
            <w:rPr>
              <w:rFonts w:hint="cs"/>
              <w:rtl/>
            </w:rPr>
            <w:delText xml:space="preserve"> شده</w:delText>
          </w:r>
        </w:del>
        <w:del w:id="1452" w:author="Arash Tighbor" w:date="2016-01-30T11:54:00Z">
          <w:r w:rsidRPr="00563B0D" w:rsidDel="005B6ACE">
            <w:rPr>
              <w:rFonts w:hint="cs"/>
              <w:rtl/>
            </w:rPr>
            <w:delText xml:space="preserve"> است</w:delText>
          </w:r>
        </w:del>
      </w:ins>
      <w:ins w:id="1453" w:author="Arash Tighbor" w:date="2016-01-30T11:54:00Z">
        <w:r w:rsidR="005B6ACE">
          <w:rPr>
            <w:rFonts w:hint="cs"/>
            <w:rtl/>
          </w:rPr>
          <w:t>‌اند</w:t>
        </w:r>
      </w:ins>
      <w:ins w:id="1454" w:author="Arash Tighbor" w:date="2016-01-30T09:35:00Z">
        <w:r w:rsidRPr="00563B0D">
          <w:rPr>
            <w:rFonts w:hint="cs"/>
            <w:rtl/>
          </w:rPr>
          <w:t xml:space="preserve">: </w:t>
        </w:r>
      </w:ins>
    </w:p>
    <w:p w:rsidR="001C0A81" w:rsidRPr="00563B0D" w:rsidRDefault="001C0A81">
      <w:pPr>
        <w:jc w:val="center"/>
        <w:rPr>
          <w:ins w:id="1455" w:author="Arash Tighbor" w:date="2016-01-30T09:35:00Z"/>
          <w:rtl/>
        </w:rPr>
        <w:pPrChange w:id="1456" w:author="Arash Tighbor" w:date="2016-01-30T09:36:00Z">
          <w:pPr/>
        </w:pPrChange>
      </w:pPr>
      <w:ins w:id="1457" w:author="Arash Tighbor" w:date="2016-01-30T09:36:00Z">
        <w:r>
          <w:rPr>
            <w:noProof/>
          </w:rPr>
          <w:drawing>
            <wp:inline distT="0" distB="0" distL="0" distR="0" wp14:anchorId="22F226B5" wp14:editId="3EC3BEE7">
              <wp:extent cx="4680000" cy="1309037"/>
              <wp:effectExtent l="0" t="0" r="6350" b="5715"/>
              <wp:docPr id="63" name="Picture 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2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80000" cy="1309037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</w:p>
    <w:p w:rsidR="001C0A81" w:rsidRDefault="001C0A81">
      <w:pPr>
        <w:pStyle w:val="Heading2"/>
        <w:rPr>
          <w:ins w:id="1458" w:author="Arash Tighbor" w:date="2016-01-30T09:36:00Z"/>
          <w:rFonts w:ascii="B Nazanin" w:hAnsi="B Nazanin" w:cs="B Nazanin"/>
          <w:sz w:val="28"/>
          <w:szCs w:val="28"/>
          <w:rtl/>
        </w:rPr>
        <w:pPrChange w:id="1459" w:author="Arash Tighbor" w:date="2016-01-30T11:13:00Z">
          <w:pPr>
            <w:pStyle w:val="Heading1"/>
          </w:pPr>
        </w:pPrChange>
      </w:pPr>
      <w:bookmarkStart w:id="1460" w:name="_Toc441913971"/>
      <w:bookmarkStart w:id="1461" w:name="_Toc442175834"/>
      <w:ins w:id="1462" w:author="Arash Tighbor" w:date="2016-01-30T09:36:00Z">
        <w:r>
          <w:rPr>
            <w:rFonts w:hint="cs"/>
            <w:rtl/>
          </w:rPr>
          <w:t>اطلاعات تخصصی</w:t>
        </w:r>
        <w:bookmarkEnd w:id="1460"/>
        <w:bookmarkEnd w:id="1461"/>
      </w:ins>
    </w:p>
    <w:p w:rsidR="001C0A81" w:rsidRDefault="001C0A81">
      <w:pPr>
        <w:pStyle w:val="Heading3"/>
        <w:rPr>
          <w:ins w:id="1463" w:author="Arash Tighbor" w:date="2016-01-30T09:37:00Z"/>
          <w:rFonts w:asciiTheme="majorHAnsi" w:hAnsiTheme="majorHAnsi" w:cs="B Nazanin"/>
          <w:sz w:val="26"/>
          <w:szCs w:val="24"/>
        </w:rPr>
        <w:pPrChange w:id="1464" w:author="Arash Tighbor" w:date="2016-01-30T11:14:00Z">
          <w:pPr>
            <w:pStyle w:val="Heading2"/>
          </w:pPr>
        </w:pPrChange>
      </w:pPr>
      <w:bookmarkStart w:id="1465" w:name="_Toc441913972"/>
      <w:bookmarkStart w:id="1466" w:name="_Toc442175835"/>
      <w:ins w:id="1467" w:author="Arash Tighbor" w:date="2016-01-30T09:37:00Z">
        <w:r>
          <w:t>ATM PC</w:t>
        </w:r>
        <w:bookmarkEnd w:id="1465"/>
        <w:bookmarkEnd w:id="1466"/>
        <w:r>
          <w:rPr>
            <w:rFonts w:hint="cs"/>
            <w:rtl/>
          </w:rPr>
          <w:t xml:space="preserve"> </w:t>
        </w:r>
      </w:ins>
    </w:p>
    <w:p w:rsidR="001C0A81" w:rsidRDefault="001C0A81">
      <w:pPr>
        <w:ind w:left="573"/>
        <w:rPr>
          <w:ins w:id="1468" w:author="Arash Tighbor" w:date="2016-01-30T09:45:00Z"/>
          <w:rtl/>
        </w:rPr>
        <w:pPrChange w:id="1469" w:author="Arash Tighbor" w:date="2016-01-30T11:24:00Z">
          <w:pPr>
            <w:autoSpaceDE w:val="0"/>
            <w:autoSpaceDN w:val="0"/>
            <w:adjustRightInd w:val="0"/>
            <w:spacing w:line="288" w:lineRule="auto"/>
          </w:pPr>
        </w:pPrChange>
      </w:pPr>
      <w:ins w:id="1470" w:author="Arash Tighbor" w:date="2016-01-30T09:37:00Z">
        <w:r w:rsidRPr="00563B0D">
          <w:rPr>
            <w:rFonts w:hint="cs"/>
            <w:rtl/>
          </w:rPr>
          <w:t xml:space="preserve">در نمونه </w:t>
        </w:r>
      </w:ins>
      <w:ins w:id="1471" w:author="Arash Tighbor" w:date="2016-01-30T11:50:00Z">
        <w:r w:rsidR="005B6ACE">
          <w:rPr>
            <w:rtl/>
          </w:rPr>
          <w:t>طراح</w:t>
        </w:r>
        <w:r w:rsidR="005B6ACE">
          <w:rPr>
            <w:rFonts w:hint="cs"/>
            <w:rtl/>
          </w:rPr>
          <w:t>ی‌شده</w:t>
        </w:r>
      </w:ins>
      <w:ins w:id="1472" w:author="Arash Tighbor" w:date="2016-01-30T09:37:00Z">
        <w:del w:id="1473" w:author="Arash Tighbor" w:date="2016-01-30T11:50:00Z">
          <w:r w:rsidRPr="00563B0D" w:rsidDel="005B6ACE">
            <w:rPr>
              <w:rFonts w:hint="cs"/>
              <w:rtl/>
            </w:rPr>
            <w:delText>طراحی شده</w:delText>
          </w:r>
        </w:del>
        <w:r w:rsidRPr="00563B0D">
          <w:rPr>
            <w:rFonts w:hint="cs"/>
            <w:rtl/>
          </w:rPr>
          <w:t xml:space="preserve"> جهت این پروژه اطلاعات ورودی به طبقه </w:t>
        </w:r>
      </w:ins>
      <w:ins w:id="1474" w:author="Arash Tighbor" w:date="2016-01-30T11:50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475" w:author="Arash Tighbor" w:date="2016-01-30T09:37:00Z">
        <w:del w:id="1476" w:author="Arash Tighbor" w:date="2016-01-30T11:50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(</w:t>
        </w:r>
        <w:r w:rsidRPr="00563B0D">
          <w:t>AMP</w:t>
        </w:r>
        <w:r w:rsidRPr="008C48D1">
          <w:rPr>
            <w:rFonts w:hint="cs"/>
            <w:rtl/>
          </w:rPr>
          <w:t xml:space="preserve">) از طریق خروجی کارت صدای </w:t>
        </w:r>
        <w:r w:rsidRPr="008C48D1">
          <w:t xml:space="preserve">ATM </w:t>
        </w:r>
        <w:r w:rsidRPr="008C48D1">
          <w:rPr>
            <w:rFonts w:hint="cs"/>
            <w:rtl/>
          </w:rPr>
          <w:t xml:space="preserve"> تهیه </w:t>
        </w:r>
      </w:ins>
      <w:ins w:id="1477" w:author="Arash Tighbor" w:date="2016-01-30T11:50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478" w:author="Arash Tighbor" w:date="2016-01-30T09:37:00Z">
        <w:del w:id="1479" w:author="Arash Tighbor" w:date="2016-01-30T11:50:00Z">
          <w:r w:rsidRPr="008C48D1" w:rsidDel="005B6ACE">
            <w:rPr>
              <w:rFonts w:hint="cs"/>
              <w:rtl/>
            </w:rPr>
            <w:delText>می گردد</w:delText>
          </w:r>
        </w:del>
        <w:r w:rsidRPr="008C48D1">
          <w:rPr>
            <w:rFonts w:hint="cs"/>
            <w:rtl/>
          </w:rPr>
          <w:t xml:space="preserve">. برای انتقال این داده از کابل </w:t>
        </w:r>
      </w:ins>
      <w:ins w:id="1480" w:author="Arash Tighbor" w:date="2016-01-30T09:39:00Z">
        <w:r>
          <w:rPr>
            <w:rFonts w:hint="cs"/>
            <w:rtl/>
          </w:rPr>
          <w:t>3</w:t>
        </w:r>
      </w:ins>
      <w:ins w:id="1481" w:author="Arash Tighbor" w:date="2016-01-30T09:37:00Z">
        <w:r w:rsidRPr="00563B0D">
          <w:rPr>
            <w:rFonts w:hint="cs"/>
            <w:rtl/>
          </w:rPr>
          <w:t xml:space="preserve"> رشته مخصوص انتقال صوت استریو (با حداقل توان موجود) </w:t>
        </w:r>
      </w:ins>
      <w:ins w:id="1482" w:author="Arash Tighbor" w:date="2016-01-30T11:50:00Z">
        <w:r w:rsidR="005B6ACE">
          <w:rPr>
            <w:rtl/>
          </w:rPr>
          <w:t>درحال</w:t>
        </w:r>
        <w:r w:rsidR="005B6ACE">
          <w:rPr>
            <w:rFonts w:hint="cs"/>
            <w:rtl/>
          </w:rPr>
          <w:t>ی‌که</w:t>
        </w:r>
      </w:ins>
      <w:ins w:id="1483" w:author="Arash Tighbor" w:date="2016-01-30T09:37:00Z">
        <w:del w:id="1484" w:author="Arash Tighbor" w:date="2016-01-30T11:50:00Z">
          <w:r w:rsidRPr="00563B0D" w:rsidDel="005B6ACE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دو سر آن جک استریو نری صدا {</w:t>
        </w:r>
        <w:r w:rsidRPr="001C0A81">
          <w:rPr>
            <w:rtl/>
            <w:rPrChange w:id="1485" w:author="Arash Tighbor" w:date="2016-01-30T09:37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1C0A81">
          <w:rPr>
            <w:rPrChange w:id="1486" w:author="Arash Tighbor" w:date="2016-01-30T09:37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–ring-sleeve (TRS)</w:t>
        </w:r>
        <w:r w:rsidRPr="00563B0D">
          <w:t xml:space="preserve"> </w:t>
        </w:r>
        <w:r w:rsidRPr="001C0A81">
          <w:rPr>
            <w:rPrChange w:id="1487" w:author="Arash Tighbor" w:date="2016-01-30T09:37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1C0A81">
          <w:rPr>
            <w:rtl/>
            <w:rPrChange w:id="1488" w:author="Arash Tighbor" w:date="2016-01-30T09:37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</w:t>
        </w:r>
      </w:ins>
      <w:ins w:id="1489" w:author="Arash Tighbor" w:date="2016-01-30T09:39:00Z">
        <w:r>
          <w:rPr>
            <w:rFonts w:hint="cs"/>
            <w:rtl/>
          </w:rPr>
          <w:t xml:space="preserve"> </w:t>
        </w:r>
      </w:ins>
      <w:ins w:id="1490" w:author="Arash Tighbor" w:date="2016-01-30T09:37:00Z">
        <w:r w:rsidRPr="00563B0D">
          <w:rPr>
            <w:rFonts w:hint="cs"/>
            <w:rtl/>
          </w:rPr>
          <w:t xml:space="preserve">وصل شده استفاده </w:t>
        </w:r>
      </w:ins>
      <w:ins w:id="1491" w:author="Arash Tighbor" w:date="2016-01-30T09:38:00Z">
        <w:del w:id="1492" w:author="Arash Tighbor" w:date="2016-01-30T11:24:00Z">
          <w:r w:rsidDel="00D13343">
            <w:rPr>
              <w:rtl/>
            </w:rPr>
            <w:br/>
          </w:r>
        </w:del>
      </w:ins>
      <w:ins w:id="1493" w:author="Arash Tighbor" w:date="2016-01-30T09:37:00Z">
        <w:r w:rsidRPr="00563B0D">
          <w:rPr>
            <w:rFonts w:hint="cs"/>
            <w:rtl/>
          </w:rPr>
          <w:t>می</w:t>
        </w:r>
      </w:ins>
      <w:ins w:id="1494" w:author="Arash Tighbor" w:date="2016-01-30T09:38:00Z">
        <w:r>
          <w:rPr>
            <w:rFonts w:hint="cs"/>
            <w:rtl/>
          </w:rPr>
          <w:t>‌</w:t>
        </w:r>
      </w:ins>
      <w:ins w:id="1495" w:author="Arash Tighbor" w:date="2016-01-30T09:37:00Z">
        <w:r w:rsidRPr="00563B0D">
          <w:rPr>
            <w:rFonts w:hint="cs"/>
            <w:rtl/>
          </w:rPr>
          <w:t>گردد.</w:t>
        </w:r>
      </w:ins>
    </w:p>
    <w:p w:rsidR="00FD1DC8" w:rsidRDefault="00FD1DC8">
      <w:pPr>
        <w:pStyle w:val="Heading3"/>
        <w:rPr>
          <w:ins w:id="1496" w:author="Arash Tighbor" w:date="2016-01-30T09:45:00Z"/>
          <w:rFonts w:asciiTheme="majorHAnsi" w:hAnsiTheme="majorHAnsi" w:cs="B Nazanin"/>
          <w:sz w:val="26"/>
          <w:szCs w:val="24"/>
        </w:rPr>
        <w:pPrChange w:id="1497" w:author="Arash Tighbor" w:date="2016-01-30T11:14:00Z">
          <w:pPr>
            <w:pStyle w:val="Heading2"/>
          </w:pPr>
        </w:pPrChange>
      </w:pPr>
      <w:bookmarkStart w:id="1498" w:name="_Toc440805731"/>
      <w:bookmarkStart w:id="1499" w:name="_Toc441913973"/>
      <w:bookmarkStart w:id="1500" w:name="_Toc442175836"/>
      <w:ins w:id="1501" w:author="Arash Tighbor" w:date="2016-01-30T09:45:00Z">
        <w:r>
          <w:t>AMPLIFIRE</w:t>
        </w:r>
        <w:bookmarkEnd w:id="1498"/>
        <w:bookmarkEnd w:id="1499"/>
        <w:bookmarkEnd w:id="1500"/>
      </w:ins>
    </w:p>
    <w:p w:rsidR="00FD1DC8" w:rsidRDefault="00FD1DC8">
      <w:pPr>
        <w:ind w:left="573"/>
        <w:rPr>
          <w:ins w:id="1502" w:author="Arash Tighbor" w:date="2016-01-30T09:46:00Z"/>
          <w:rtl/>
        </w:rPr>
        <w:pPrChange w:id="1503" w:author="Arash Tighbor" w:date="2016-01-30T11:24:00Z">
          <w:pPr/>
        </w:pPrChange>
      </w:pPr>
      <w:ins w:id="1504" w:author="Arash Tighbor" w:date="2016-01-30T09:45:00Z">
        <w:r w:rsidRPr="00563B0D">
          <w:rPr>
            <w:rFonts w:hint="cs"/>
            <w:rtl/>
          </w:rPr>
          <w:t xml:space="preserve">طبقه </w:t>
        </w:r>
      </w:ins>
      <w:ins w:id="1505" w:author="Arash Tighbor" w:date="2016-01-30T11:50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506" w:author="Arash Tighbor" w:date="2016-01-30T09:45:00Z">
        <w:del w:id="1507" w:author="Arash Tighbor" w:date="2016-01-30T11:50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</w:t>
        </w:r>
      </w:ins>
      <w:ins w:id="1508" w:author="Arash Tighbor" w:date="2016-01-30T11:50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509" w:author="Arash Tighbor" w:date="2016-01-30T09:45:00Z">
        <w:del w:id="1510" w:author="Arash Tighbor" w:date="2016-01-30T11:50:00Z">
          <w:r w:rsidRPr="00563B0D" w:rsidDel="005B6ACE">
            <w:rPr>
              <w:rFonts w:hint="cs"/>
              <w:rtl/>
            </w:rPr>
            <w:delText>تهیه شده</w:delText>
          </w:r>
        </w:del>
        <w:r w:rsidRPr="00563B0D">
          <w:rPr>
            <w:rFonts w:hint="cs"/>
            <w:rtl/>
          </w:rPr>
          <w:t xml:space="preserve"> علاوه بر ورودی اطلاعات از </w:t>
        </w:r>
        <w:r w:rsidRPr="00563B0D">
          <w:t>PC</w:t>
        </w:r>
        <w:r w:rsidRPr="008C48D1">
          <w:rPr>
            <w:rFonts w:hint="cs"/>
            <w:rtl/>
          </w:rPr>
          <w:t xml:space="preserve"> باید دارای اتصال به شبکه توان خودپرداز با ولتاژ </w:t>
        </w:r>
        <w:r w:rsidRPr="008C48D1">
          <w:t>5VDC</w:t>
        </w:r>
        <w:r w:rsidRPr="008C48D1">
          <w:rPr>
            <w:rFonts w:hint="cs"/>
            <w:rtl/>
          </w:rPr>
          <w:t xml:space="preserve"> باشد. این طبقه دارای توان خروجی </w:t>
        </w:r>
        <w:r w:rsidRPr="008C48D1">
          <w:t>3W</w:t>
        </w:r>
        <w:r w:rsidRPr="008C48D1">
          <w:rPr>
            <w:rFonts w:hint="cs"/>
            <w:rtl/>
          </w:rPr>
          <w:t xml:space="preserve"> </w:t>
        </w:r>
      </w:ins>
      <w:ins w:id="1511" w:author="Arash Tighbor" w:date="2016-01-30T11:50:00Z">
        <w:r w:rsidR="005B6ACE">
          <w:rPr>
            <w:rtl/>
          </w:rPr>
          <w:t>به‌صورت</w:t>
        </w:r>
      </w:ins>
      <w:ins w:id="1512" w:author="Arash Tighbor" w:date="2016-01-30T09:45:00Z">
        <w:del w:id="1513" w:author="Arash Tighbor" w:date="2016-01-30T11:50:00Z">
          <w:r w:rsidRPr="008C48D1" w:rsidDel="005B6ACE">
            <w:rPr>
              <w:rFonts w:hint="cs"/>
              <w:rtl/>
            </w:rPr>
            <w:delText>به صورت</w:delText>
          </w:r>
        </w:del>
        <w:r w:rsidRPr="008C48D1">
          <w:rPr>
            <w:rFonts w:hint="cs"/>
            <w:rtl/>
          </w:rPr>
          <w:t xml:space="preserve"> استریو و مناسب برای </w:t>
        </w:r>
      </w:ins>
      <w:ins w:id="1514" w:author="Arash Tighbor" w:date="2016-01-30T11:50:00Z">
        <w:r w:rsidR="005B6ACE">
          <w:rPr>
            <w:rtl/>
          </w:rPr>
          <w:t>بلندگوها</w:t>
        </w:r>
        <w:r w:rsidR="005B6ACE">
          <w:rPr>
            <w:rFonts w:hint="cs"/>
            <w:rtl/>
          </w:rPr>
          <w:t>ی</w:t>
        </w:r>
      </w:ins>
      <w:ins w:id="1515" w:author="Arash Tighbor" w:date="2016-01-30T09:45:00Z">
        <w:del w:id="1516" w:author="Arash Tighbor" w:date="2016-01-30T11:50:00Z">
          <w:r w:rsidRPr="008C48D1" w:rsidDel="005B6ACE">
            <w:rPr>
              <w:rFonts w:hint="cs"/>
              <w:rtl/>
            </w:rPr>
            <w:delText>بلندگو های</w:delText>
          </w:r>
        </w:del>
        <w:r w:rsidRPr="008C48D1">
          <w:rPr>
            <w:rFonts w:hint="cs"/>
            <w:rtl/>
          </w:rPr>
          <w:t xml:space="preserve"> با </w:t>
        </w:r>
      </w:ins>
      <w:ins w:id="1517" w:author="Arash Tighbor" w:date="2016-01-30T11:50:00Z">
        <w:r w:rsidR="005B6ACE">
          <w:rPr>
            <w:rtl/>
          </w:rPr>
          <w:t>مقاومت</w:t>
        </w:r>
      </w:ins>
      <w:ins w:id="1518" w:author="Arash Tighbor" w:date="2016-01-30T09:45:00Z">
        <w:del w:id="1519" w:author="Arash Tighbor" w:date="2016-01-30T11:50:00Z">
          <w:r w:rsidRPr="008C48D1" w:rsidDel="005B6ACE">
            <w:rPr>
              <w:rFonts w:hint="cs"/>
              <w:rtl/>
            </w:rPr>
            <w:delText>مقاوت</w:delText>
          </w:r>
        </w:del>
        <w:r w:rsidRPr="008C48D1">
          <w:rPr>
            <w:rFonts w:hint="cs"/>
            <w:rtl/>
          </w:rPr>
          <w:t xml:space="preserve"> ورودی </w:t>
        </w:r>
        <w:r w:rsidRPr="008C48D1">
          <w:t>4Ω</w:t>
        </w:r>
        <w:r w:rsidRPr="008C48D1">
          <w:rPr>
            <w:rFonts w:hint="cs"/>
            <w:rtl/>
          </w:rPr>
          <w:t xml:space="preserve"> </w:t>
        </w:r>
      </w:ins>
      <w:ins w:id="1520" w:author="Arash Tighbor" w:date="2016-01-30T11:50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ی‌باشد</w:t>
        </w:r>
      </w:ins>
      <w:ins w:id="1521" w:author="Arash Tighbor" w:date="2016-01-30T09:45:00Z">
        <w:del w:id="1522" w:author="Arash Tighbor" w:date="2016-01-30T11:50:00Z">
          <w:r w:rsidRPr="008C48D1" w:rsidDel="005B6ACE">
            <w:rPr>
              <w:rFonts w:hint="cs"/>
              <w:rtl/>
            </w:rPr>
            <w:delText>می باشد</w:delText>
          </w:r>
        </w:del>
        <w:r w:rsidRPr="008C48D1">
          <w:rPr>
            <w:rFonts w:hint="cs"/>
            <w:rtl/>
          </w:rPr>
          <w:t>.</w:t>
        </w:r>
      </w:ins>
    </w:p>
    <w:p w:rsidR="00FD1DC8" w:rsidRDefault="00FD1DC8">
      <w:pPr>
        <w:pStyle w:val="Heading3"/>
        <w:rPr>
          <w:ins w:id="1523" w:author="Arash Tighbor" w:date="2016-01-30T09:46:00Z"/>
          <w:rFonts w:asciiTheme="majorHAnsi" w:hAnsiTheme="majorHAnsi" w:cs="B Nazanin"/>
          <w:sz w:val="26"/>
          <w:szCs w:val="24"/>
        </w:rPr>
        <w:pPrChange w:id="1524" w:author="Arash Tighbor" w:date="2016-01-30T11:14:00Z">
          <w:pPr>
            <w:pStyle w:val="Heading2"/>
          </w:pPr>
        </w:pPrChange>
      </w:pPr>
      <w:bookmarkStart w:id="1525" w:name="_Toc441913974"/>
      <w:bookmarkStart w:id="1526" w:name="_Toc442175837"/>
      <w:ins w:id="1527" w:author="Arash Tighbor" w:date="2016-01-30T09:46:00Z">
        <w:r>
          <w:lastRenderedPageBreak/>
          <w:t>SPEAKER</w:t>
        </w:r>
        <w:bookmarkEnd w:id="1525"/>
        <w:bookmarkEnd w:id="1526"/>
      </w:ins>
    </w:p>
    <w:p w:rsidR="00FD1DC8" w:rsidRPr="00563B0D" w:rsidRDefault="00FD1DC8">
      <w:pPr>
        <w:ind w:left="573"/>
        <w:rPr>
          <w:ins w:id="1528" w:author="Arash Tighbor" w:date="2016-01-30T09:46:00Z"/>
          <w:rtl/>
        </w:rPr>
        <w:pPrChange w:id="1529" w:author="Arash Tighbor" w:date="2016-01-30T11:24:00Z">
          <w:pPr/>
        </w:pPrChange>
      </w:pPr>
      <w:ins w:id="1530" w:author="Arash Tighbor" w:date="2016-01-30T09:46:00Z">
        <w:r w:rsidRPr="00563B0D">
          <w:rPr>
            <w:rFonts w:hint="cs"/>
            <w:rtl/>
          </w:rPr>
          <w:t xml:space="preserve">بلندگو با مقاومت ورودی </w:t>
        </w:r>
        <w:r w:rsidRPr="00563B0D">
          <w:t>4Ω</w:t>
        </w:r>
        <w:r w:rsidRPr="008C48D1">
          <w:rPr>
            <w:rFonts w:hint="cs"/>
            <w:rtl/>
          </w:rPr>
          <w:t xml:space="preserve"> و حداقل با توان </w:t>
        </w:r>
        <w:r w:rsidRPr="008C48D1">
          <w:t>3W</w:t>
        </w:r>
        <w:r w:rsidRPr="008C48D1">
          <w:rPr>
            <w:rFonts w:hint="cs"/>
            <w:rtl/>
          </w:rPr>
          <w:t xml:space="preserve"> با اندازه بلندگو</w:t>
        </w:r>
      </w:ins>
      <w:ins w:id="1531" w:author="Arash Tighbor" w:date="2016-01-30T09:47:00Z">
        <w:r>
          <w:rPr>
            <w:rFonts w:hint="cs"/>
            <w:rtl/>
          </w:rPr>
          <w:t xml:space="preserve"> </w:t>
        </w:r>
      </w:ins>
      <w:ins w:id="1532" w:author="Arash Tighbor" w:date="2016-01-30T09:46:00Z">
        <w:r w:rsidRPr="00563B0D">
          <w:rPr>
            <w:rFonts w:hint="cs"/>
          </w:rPr>
          <w:t xml:space="preserve"> </w:t>
        </w:r>
      </w:ins>
      <w:ins w:id="1533" w:author="Arash Tighbor" w:date="2016-01-30T09:47:00Z">
        <w:r>
          <w:t>7</w:t>
        </w:r>
      </w:ins>
      <w:ins w:id="1534" w:author="Arash Tighbor" w:date="2016-01-30T09:46:00Z">
        <w:r w:rsidRPr="00563B0D">
          <w:t>0mm</w:t>
        </w:r>
      </w:ins>
      <w:ins w:id="1535" w:author="Arash Tighbor" w:date="2016-01-30T09:47:00Z">
        <w:r>
          <w:rPr>
            <w:rFonts w:hint="cs"/>
            <w:rtl/>
          </w:rPr>
          <w:t xml:space="preserve">× </w:t>
        </w:r>
        <w:r>
          <w:t>4</w:t>
        </w:r>
      </w:ins>
      <w:ins w:id="1536" w:author="Arash Tighbor" w:date="2016-01-30T09:46:00Z">
        <w:r w:rsidRPr="00563B0D">
          <w:t>0mm</w:t>
        </w:r>
        <w:r w:rsidRPr="00563B0D">
          <w:rPr>
            <w:rFonts w:hint="cs"/>
            <w:rtl/>
          </w:rPr>
          <w:t xml:space="preserve"> </w:t>
        </w:r>
      </w:ins>
      <w:ins w:id="1537" w:author="Arash Tighbor" w:date="2016-01-30T11:50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538" w:author="Arash Tighbor" w:date="2016-01-30T09:46:00Z">
        <w:del w:id="1539" w:author="Arash Tighbor" w:date="2016-01-30T11:50:00Z">
          <w:r w:rsidRPr="00563B0D" w:rsidDel="005B6ACE">
            <w:rPr>
              <w:rFonts w:hint="cs"/>
              <w:rtl/>
            </w:rPr>
            <w:delText>تهیه شده</w:delText>
          </w:r>
        </w:del>
        <w:r w:rsidRPr="00563B0D">
          <w:rPr>
            <w:rFonts w:hint="cs"/>
            <w:rtl/>
          </w:rPr>
          <w:t xml:space="preserve"> است. ارتباط </w:t>
        </w:r>
      </w:ins>
      <w:ins w:id="1540" w:author="Arash Tighbor" w:date="2016-01-30T11:51:00Z">
        <w:r w:rsidR="005B6ACE">
          <w:rPr>
            <w:rtl/>
          </w:rPr>
          <w:t>بلندگو</w:t>
        </w:r>
      </w:ins>
      <w:ins w:id="1541" w:author="Arash Tighbor" w:date="2016-01-30T09:46:00Z">
        <w:del w:id="1542" w:author="Arash Tighbor" w:date="2016-01-30T11:51:00Z">
          <w:r w:rsidRPr="00563B0D" w:rsidDel="005B6ACE">
            <w:rPr>
              <w:rFonts w:hint="cs"/>
              <w:rtl/>
            </w:rPr>
            <w:delText>بلند گو</w:delText>
          </w:r>
        </w:del>
        <w:r w:rsidRPr="00563B0D">
          <w:rPr>
            <w:rFonts w:hint="cs"/>
            <w:rtl/>
          </w:rPr>
          <w:t xml:space="preserve"> و طبقه </w:t>
        </w:r>
      </w:ins>
      <w:ins w:id="1543" w:author="Arash Tighbor" w:date="2016-01-30T11:51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544" w:author="Arash Tighbor" w:date="2016-01-30T09:46:00Z">
        <w:del w:id="1545" w:author="Arash Tighbor" w:date="2016-01-30T11:51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 از طریق کابل </w:t>
        </w:r>
        <w:r w:rsidRPr="008C48D1">
          <w:t>2</w:t>
        </w:r>
        <w:r w:rsidRPr="008C48D1">
          <w:rPr>
            <w:rFonts w:hint="cs"/>
            <w:rtl/>
          </w:rPr>
          <w:t xml:space="preserve"> رشته (با حداقل توان موجود) </w:t>
        </w:r>
      </w:ins>
      <w:ins w:id="1546" w:author="Arash Tighbor" w:date="2016-01-30T11:51:00Z">
        <w:r w:rsidR="005B6ACE">
          <w:rPr>
            <w:rtl/>
          </w:rPr>
          <w:t>ترج</w:t>
        </w:r>
        <w:r w:rsidR="005B6ACE">
          <w:rPr>
            <w:rFonts w:hint="cs"/>
            <w:rtl/>
          </w:rPr>
          <w:t>یحاً</w:t>
        </w:r>
      </w:ins>
      <w:ins w:id="1547" w:author="Arash Tighbor" w:date="2016-01-30T09:46:00Z">
        <w:del w:id="1548" w:author="Arash Tighbor" w:date="2016-01-30T11:51:00Z">
          <w:r w:rsidRPr="008C48D1" w:rsidDel="005B6ACE">
            <w:rPr>
              <w:rFonts w:hint="cs"/>
              <w:rtl/>
            </w:rPr>
            <w:delText>ترجیحا</w:delText>
          </w:r>
        </w:del>
        <w:r w:rsidRPr="008C48D1">
          <w:rPr>
            <w:rFonts w:hint="cs"/>
            <w:rtl/>
          </w:rPr>
          <w:t xml:space="preserve"> سیم افشان </w:t>
        </w:r>
      </w:ins>
      <w:ins w:id="1549" w:author="Arash Tighbor" w:date="2016-01-30T11:51:00Z">
        <w:r w:rsidR="005B6ACE">
          <w:rPr>
            <w:rtl/>
          </w:rPr>
          <w:t>درحال</w:t>
        </w:r>
        <w:r w:rsidR="005B6ACE">
          <w:rPr>
            <w:rFonts w:hint="cs"/>
            <w:rtl/>
          </w:rPr>
          <w:t>ی‌که</w:t>
        </w:r>
      </w:ins>
      <w:ins w:id="1550" w:author="Arash Tighbor" w:date="2016-01-30T09:46:00Z">
        <w:del w:id="1551" w:author="Arash Tighbor" w:date="2016-01-30T11:51:00Z">
          <w:r w:rsidRPr="008C48D1" w:rsidDel="005B6ACE">
            <w:rPr>
              <w:rFonts w:hint="cs"/>
              <w:rtl/>
            </w:rPr>
            <w:delText>در حالی که</w:delText>
          </w:r>
        </w:del>
        <w:r w:rsidRPr="008C48D1">
          <w:rPr>
            <w:rFonts w:hint="cs"/>
            <w:rtl/>
          </w:rPr>
          <w:t xml:space="preserve"> به یک سر آن فیش نری مونو  {</w:t>
        </w:r>
        <w:r w:rsidRPr="00FD1DC8">
          <w:rPr>
            <w:rtl/>
            <w:rPrChange w:id="1552" w:author="Arash Tighbor" w:date="2016-01-30T09:46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FD1DC8">
          <w:rPr>
            <w:rPrChange w:id="1553" w:author="Arash Tighbor" w:date="2016-01-30T09:46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 (RS)</w:t>
        </w:r>
        <w:r w:rsidRPr="00563B0D">
          <w:t xml:space="preserve"> </w:t>
        </w:r>
        <w:r w:rsidRPr="00FD1DC8">
          <w:rPr>
            <w:rPrChange w:id="1554" w:author="Arash Tighbor" w:date="2016-01-30T09:46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FD1DC8">
          <w:rPr>
            <w:rtl/>
            <w:rPrChange w:id="1555" w:author="Arash Tighbor" w:date="2016-01-30T09:46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 </w:t>
        </w:r>
        <w:r w:rsidRPr="00563B0D">
          <w:rPr>
            <w:rFonts w:hint="cs"/>
            <w:rtl/>
          </w:rPr>
          <w:t xml:space="preserve">و سر دیگر </w:t>
        </w:r>
      </w:ins>
      <w:ins w:id="1556" w:author="Arash Tighbor" w:date="2016-01-30T09:48:00Z">
        <w:r>
          <w:rPr>
            <w:rFonts w:hint="cs"/>
            <w:rtl/>
          </w:rPr>
          <w:t>2</w:t>
        </w:r>
      </w:ins>
      <w:ins w:id="1557" w:author="Arash Tighbor" w:date="2016-01-30T09:46:00Z">
        <w:r w:rsidRPr="00563B0D">
          <w:rPr>
            <w:rFonts w:hint="cs"/>
            <w:rtl/>
          </w:rPr>
          <w:t xml:space="preserve"> عدد فیش تخت </w:t>
        </w:r>
        <w:r w:rsidRPr="00563B0D">
          <w:t>3mm</w:t>
        </w:r>
        <w:r w:rsidRPr="008C48D1">
          <w:rPr>
            <w:rFonts w:hint="cs"/>
            <w:rtl/>
          </w:rPr>
          <w:t xml:space="preserve"> نصب گردیده میسر </w:t>
        </w:r>
      </w:ins>
      <w:ins w:id="1558" w:author="Arash Tighbor" w:date="2016-01-30T11:51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559" w:author="Arash Tighbor" w:date="2016-01-30T09:46:00Z">
        <w:del w:id="1560" w:author="Arash Tighbor" w:date="2016-01-30T11:51:00Z">
          <w:r w:rsidRPr="008C48D1" w:rsidDel="005B6ACE">
            <w:rPr>
              <w:rFonts w:hint="cs"/>
              <w:rtl/>
            </w:rPr>
            <w:delText>می گردد</w:delText>
          </w:r>
        </w:del>
        <w:r>
          <w:rPr>
            <w:rFonts w:hint="cs"/>
            <w:rtl/>
          </w:rPr>
          <w:t>.</w:t>
        </w:r>
      </w:ins>
    </w:p>
    <w:p w:rsidR="00FD1DC8" w:rsidRDefault="00FD1DC8">
      <w:pPr>
        <w:pStyle w:val="Heading2"/>
        <w:rPr>
          <w:ins w:id="1561" w:author="Arash Tighbor" w:date="2016-01-30T09:48:00Z"/>
          <w:rFonts w:ascii="B Nazanin" w:hAnsi="B Nazanin" w:cs="B Nazanin"/>
          <w:sz w:val="28"/>
          <w:szCs w:val="28"/>
        </w:rPr>
        <w:pPrChange w:id="1562" w:author="Arash Tighbor" w:date="2016-01-30T11:13:00Z">
          <w:pPr>
            <w:pStyle w:val="Heading1"/>
          </w:pPr>
        </w:pPrChange>
      </w:pPr>
      <w:bookmarkStart w:id="1563" w:name="_Toc441913975"/>
      <w:bookmarkStart w:id="1564" w:name="_Toc442175838"/>
      <w:ins w:id="1565" w:author="Arash Tighbor" w:date="2016-01-30T09:48:00Z">
        <w:r>
          <w:rPr>
            <w:rFonts w:hint="cs"/>
            <w:rtl/>
          </w:rPr>
          <w:t>جریان انجام فرآیند ساخت و نصب</w:t>
        </w:r>
        <w:bookmarkEnd w:id="1563"/>
        <w:bookmarkEnd w:id="1564"/>
        <w:r>
          <w:rPr>
            <w:rFonts w:hint="cs"/>
          </w:rPr>
          <w:tab/>
        </w:r>
      </w:ins>
    </w:p>
    <w:p w:rsidR="00261625" w:rsidRDefault="00FD1DC8">
      <w:pPr>
        <w:rPr>
          <w:ins w:id="1566" w:author="Arash Tighbor" w:date="2016-01-30T10:21:00Z"/>
          <w:rtl/>
        </w:rPr>
        <w:pPrChange w:id="1567" w:author="Arash Tighbor" w:date="2016-02-02T11:20:00Z">
          <w:pPr>
            <w:bidi w:val="0"/>
            <w:spacing w:line="276" w:lineRule="auto"/>
            <w:jc w:val="left"/>
          </w:pPr>
        </w:pPrChange>
      </w:pPr>
      <w:ins w:id="1568" w:author="Arash Tighbor" w:date="2016-01-30T09:48:00Z">
        <w:r w:rsidRPr="00563B0D">
          <w:rPr>
            <w:rFonts w:hint="cs"/>
            <w:rtl/>
          </w:rPr>
          <w:t>این مستند با این روش که ماژول مذکور در محل سازمان تولید گردد</w:t>
        </w:r>
      </w:ins>
      <w:ins w:id="1569" w:author="Arash Tighbor" w:date="2016-01-30T09:56:00Z">
        <w:r w:rsidR="005225D1">
          <w:rPr>
            <w:rFonts w:hint="cs"/>
            <w:rtl/>
          </w:rPr>
          <w:t>،</w:t>
        </w:r>
      </w:ins>
      <w:ins w:id="1570" w:author="Arash Tighbor" w:date="2016-01-30T09:48:00Z">
        <w:r w:rsidRPr="00563B0D">
          <w:rPr>
            <w:rFonts w:hint="cs"/>
            <w:rtl/>
          </w:rPr>
          <w:t xml:space="preserve"> </w:t>
        </w:r>
      </w:ins>
      <w:ins w:id="1571" w:author="Arash Tighbor" w:date="2016-01-30T11:51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572" w:author="Arash Tighbor" w:date="2016-01-30T09:48:00Z">
        <w:del w:id="1573" w:author="Arash Tighbor" w:date="2016-01-30T11:51:00Z">
          <w:r w:rsidRPr="00563B0D" w:rsidDel="005B6ACE">
            <w:rPr>
              <w:rFonts w:hint="cs"/>
              <w:rtl/>
            </w:rPr>
            <w:delText>تهیه شده</w:delText>
          </w:r>
        </w:del>
        <w:r w:rsidRPr="00563B0D">
          <w:rPr>
            <w:rFonts w:hint="cs"/>
            <w:rtl/>
          </w:rPr>
          <w:t xml:space="preserve"> است. در محل شعبه 2 عدد بلندگو</w:t>
        </w:r>
      </w:ins>
      <w:ins w:id="1574" w:author="Arash Tighbor" w:date="2016-01-30T11:51:00Z">
        <w:r w:rsidR="005B6ACE">
          <w:rPr>
            <w:rFonts w:hint="cs"/>
            <w:rtl/>
          </w:rPr>
          <w:t xml:space="preserve"> </w:t>
        </w:r>
      </w:ins>
      <w:ins w:id="1575" w:author="Arash Tighbor" w:date="2016-01-30T09:48:00Z">
        <w:r w:rsidRPr="00563B0D">
          <w:rPr>
            <w:rFonts w:hint="cs"/>
            <w:rtl/>
          </w:rPr>
          <w:t>روی خودپرداز نصب می</w:t>
        </w:r>
      </w:ins>
      <w:ins w:id="1576" w:author="Arash Tighbor" w:date="2016-01-30T09:49:00Z">
        <w:r>
          <w:rPr>
            <w:rFonts w:hint="cs"/>
            <w:rtl/>
          </w:rPr>
          <w:t>‌</w:t>
        </w:r>
      </w:ins>
      <w:ins w:id="1577" w:author="Arash Tighbor" w:date="2016-01-30T09:48:00Z">
        <w:r w:rsidRPr="00563B0D">
          <w:rPr>
            <w:rFonts w:hint="cs"/>
            <w:rtl/>
          </w:rPr>
          <w:t>گردد و ارتباطات</w:t>
        </w:r>
        <w:r w:rsidR="005225D1" w:rsidRPr="008C48D1">
          <w:rPr>
            <w:rFonts w:hint="cs"/>
            <w:rtl/>
          </w:rPr>
          <w:t xml:space="preserve"> الکتریکی </w:t>
        </w:r>
      </w:ins>
      <w:ins w:id="1578" w:author="Arash Tighbor" w:date="2016-01-30T11:51:00Z">
        <w:r w:rsidR="005B6ACE">
          <w:rPr>
            <w:rtl/>
          </w:rPr>
          <w:t>موردن</w:t>
        </w:r>
        <w:r w:rsidR="005B6ACE">
          <w:rPr>
            <w:rFonts w:hint="cs"/>
            <w:rtl/>
          </w:rPr>
          <w:t>یاز</w:t>
        </w:r>
      </w:ins>
      <w:ins w:id="1579" w:author="Arash Tighbor" w:date="2016-01-30T09:48:00Z">
        <w:del w:id="1580" w:author="Arash Tighbor" w:date="2016-01-30T11:51:00Z">
          <w:r w:rsidR="005225D1" w:rsidRPr="008C48D1" w:rsidDel="005B6ACE">
            <w:rPr>
              <w:rFonts w:hint="cs"/>
              <w:rtl/>
            </w:rPr>
            <w:delText>مورد نیاز</w:delText>
          </w:r>
        </w:del>
        <w:r w:rsidR="005225D1" w:rsidRPr="008C48D1">
          <w:rPr>
            <w:rFonts w:hint="cs"/>
            <w:rtl/>
          </w:rPr>
          <w:t xml:space="preserve"> وصل </w:t>
        </w:r>
      </w:ins>
      <w:ins w:id="1581" w:author="Arash Tighbor" w:date="2016-01-30T11:51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ی‌شوند</w:t>
        </w:r>
      </w:ins>
      <w:ins w:id="1582" w:author="Arash Tighbor" w:date="2016-01-30T09:48:00Z">
        <w:del w:id="1583" w:author="Arash Tighbor" w:date="2016-01-30T11:51:00Z">
          <w:r w:rsidR="005225D1" w:rsidRPr="008C48D1" w:rsidDel="005B6ACE">
            <w:rPr>
              <w:rFonts w:hint="cs"/>
              <w:rtl/>
            </w:rPr>
            <w:delText>می شوند</w:delText>
          </w:r>
        </w:del>
        <w:r w:rsidRPr="008C48D1">
          <w:rPr>
            <w:rFonts w:hint="cs"/>
            <w:rtl/>
          </w:rPr>
          <w:t xml:space="preserve">. این روش با این رویکرد که حداقل زمان ممکن در محل شعبه صرف گردد </w:t>
        </w:r>
      </w:ins>
      <w:ins w:id="1584" w:author="Arash Tighbor" w:date="2016-01-30T11:51:00Z">
        <w:r w:rsidR="005B6ACE">
          <w:rPr>
            <w:rtl/>
          </w:rPr>
          <w:t>انتخاب‌شده</w:t>
        </w:r>
      </w:ins>
      <w:ins w:id="1585" w:author="Arash Tighbor" w:date="2016-01-30T09:48:00Z">
        <w:del w:id="1586" w:author="Arash Tighbor" w:date="2016-01-30T11:51:00Z">
          <w:r w:rsidRPr="008C48D1" w:rsidDel="005B6ACE">
            <w:rPr>
              <w:rFonts w:hint="cs"/>
              <w:rtl/>
            </w:rPr>
            <w:delText>انتخاب شده</w:delText>
          </w:r>
        </w:del>
        <w:r w:rsidRPr="008C48D1">
          <w:rPr>
            <w:rFonts w:hint="cs"/>
            <w:rtl/>
          </w:rPr>
          <w:t xml:space="preserve"> است. </w:t>
        </w:r>
      </w:ins>
      <w:ins w:id="1587" w:author="Arash Tighbor" w:date="2016-01-30T10:21:00Z">
        <w:r w:rsidR="00261625">
          <w:rPr>
            <w:rtl/>
          </w:rPr>
          <w:br w:type="page"/>
        </w:r>
      </w:ins>
    </w:p>
    <w:p w:rsidR="00261625" w:rsidRPr="00D13343" w:rsidDel="00D13343" w:rsidRDefault="008861C4">
      <w:pPr>
        <w:pStyle w:val="Heading1"/>
        <w:rPr>
          <w:ins w:id="1588" w:author="Arash Tighbor" w:date="2016-01-30T10:22:00Z"/>
          <w:del w:id="1589" w:author="Arash Tighbor" w:date="2016-01-30T11:22:00Z"/>
          <w:sz w:val="44"/>
          <w:szCs w:val="48"/>
          <w:rtl/>
          <w:rPrChange w:id="1590" w:author="Arash Tighbor" w:date="2016-01-30T11:23:00Z">
            <w:rPr>
              <w:ins w:id="1591" w:author="Arash Tighbor" w:date="2016-01-30T10:22:00Z"/>
              <w:del w:id="1592" w:author="Arash Tighbor" w:date="2016-01-30T11:22:00Z"/>
              <w:sz w:val="28"/>
              <w:szCs w:val="32"/>
              <w:rtl/>
            </w:rPr>
          </w:rPrChange>
        </w:rPr>
        <w:pPrChange w:id="1593" w:author="Arash Tighbor" w:date="2016-02-02T11:21:00Z">
          <w:pPr/>
        </w:pPrChange>
      </w:pPr>
      <w:bookmarkStart w:id="1594" w:name="_Toc442175839"/>
      <w:ins w:id="1595" w:author="Arash Tighbor" w:date="2016-02-02T11:15:00Z">
        <w:r w:rsidRPr="008861C4">
          <w:rPr>
            <w:sz w:val="44"/>
            <w:szCs w:val="48"/>
            <w:rtl/>
          </w:rPr>
          <w:lastRenderedPageBreak/>
          <w:t>راه‌انداز</w:t>
        </w:r>
        <w:r w:rsidRPr="008861C4">
          <w:rPr>
            <w:rFonts w:hint="cs"/>
            <w:sz w:val="44"/>
            <w:szCs w:val="48"/>
            <w:rtl/>
          </w:rPr>
          <w:t>ی</w:t>
        </w:r>
        <w:r w:rsidRPr="008861C4">
          <w:rPr>
            <w:sz w:val="44"/>
            <w:szCs w:val="48"/>
            <w:rtl/>
          </w:rPr>
          <w:t xml:space="preserve"> س</w:t>
        </w:r>
        <w:r w:rsidRPr="008861C4">
          <w:rPr>
            <w:rFonts w:hint="cs"/>
            <w:sz w:val="44"/>
            <w:szCs w:val="48"/>
            <w:rtl/>
          </w:rPr>
          <w:t>یستم</w:t>
        </w:r>
        <w:r w:rsidRPr="008861C4">
          <w:rPr>
            <w:sz w:val="44"/>
            <w:szCs w:val="48"/>
            <w:rtl/>
          </w:rPr>
          <w:t xml:space="preserve"> صوت</w:t>
        </w:r>
        <w:r w:rsidRPr="008861C4">
          <w:rPr>
            <w:rFonts w:hint="cs"/>
            <w:sz w:val="44"/>
            <w:szCs w:val="48"/>
            <w:rtl/>
          </w:rPr>
          <w:t>ی</w:t>
        </w:r>
      </w:ins>
      <w:ins w:id="1596" w:author="Arash Tighbor" w:date="2016-02-02T11:21:00Z">
        <w:r w:rsidR="00DB5487">
          <w:rPr>
            <w:rFonts w:hint="cs"/>
            <w:sz w:val="48"/>
            <w:szCs w:val="52"/>
            <w:rtl/>
          </w:rPr>
          <w:t xml:space="preserve"> </w:t>
        </w:r>
      </w:ins>
      <w:ins w:id="1597" w:author="Arash Tighbor" w:date="2016-01-30T10:22:00Z">
        <w:r w:rsidR="00261625" w:rsidRPr="00D13343">
          <w:rPr>
            <w:rFonts w:hint="cs"/>
            <w:sz w:val="48"/>
            <w:szCs w:val="52"/>
            <w:rtl/>
            <w:rPrChange w:id="1598" w:author="Arash Tighbor" w:date="2016-01-30T11:22:00Z">
              <w:rPr>
                <w:rFonts w:hint="cs"/>
                <w:rtl/>
              </w:rPr>
            </w:rPrChange>
          </w:rPr>
          <w:t>در</w:t>
        </w:r>
        <w:r w:rsidR="00261625" w:rsidRPr="00D13343">
          <w:rPr>
            <w:sz w:val="48"/>
            <w:szCs w:val="52"/>
            <w:rtl/>
            <w:rPrChange w:id="1599" w:author="Arash Tighbor" w:date="2016-01-30T11:22:00Z">
              <w:rPr>
                <w:rtl/>
              </w:rPr>
            </w:rPrChange>
          </w:rPr>
          <w:t xml:space="preserve"> </w:t>
        </w:r>
      </w:ins>
      <w:ins w:id="1600" w:author="Arash Tighbor" w:date="2016-01-30T10:21:00Z">
        <w:r w:rsidR="00261625" w:rsidRPr="00D13343">
          <w:rPr>
            <w:sz w:val="48"/>
            <w:szCs w:val="52"/>
            <w:rtl/>
            <w:rPrChange w:id="1601" w:author="Arash Tighbor" w:date="2016-01-30T11:22:00Z">
              <w:rPr>
                <w:rtl/>
              </w:rPr>
            </w:rPrChange>
          </w:rPr>
          <w:t>خودپرداز</w:t>
        </w:r>
      </w:ins>
      <w:bookmarkEnd w:id="1594"/>
      <w:ins w:id="1602" w:author="Arash Tighbor" w:date="2016-01-30T11:22:00Z">
        <w:r w:rsidR="00D13343">
          <w:rPr>
            <w:rFonts w:hint="cs"/>
            <w:sz w:val="48"/>
            <w:szCs w:val="52"/>
            <w:rtl/>
          </w:rPr>
          <w:t xml:space="preserve"> </w:t>
        </w:r>
      </w:ins>
    </w:p>
    <w:p w:rsidR="00261625" w:rsidRPr="00D13343" w:rsidRDefault="00261625">
      <w:pPr>
        <w:pStyle w:val="Heading1"/>
        <w:rPr>
          <w:ins w:id="1603" w:author="Arash Tighbor" w:date="2016-01-30T10:22:00Z"/>
          <w:sz w:val="48"/>
          <w:szCs w:val="52"/>
          <w:rtl/>
          <w:rPrChange w:id="1604" w:author="Arash Tighbor" w:date="2016-01-30T11:23:00Z">
            <w:rPr>
              <w:ins w:id="1605" w:author="Arash Tighbor" w:date="2016-01-30T10:22:00Z"/>
              <w:rtl/>
            </w:rPr>
          </w:rPrChange>
        </w:rPr>
        <w:pPrChange w:id="1606" w:author="Arash Tighbor" w:date="2016-01-30T11:22:00Z">
          <w:pPr/>
        </w:pPrChange>
      </w:pPr>
      <w:bookmarkStart w:id="1607" w:name="_Toc441913978"/>
      <w:bookmarkStart w:id="1608" w:name="_Toc442175840"/>
      <w:ins w:id="1609" w:author="Arash Tighbor" w:date="2016-01-30T10:22:00Z">
        <w:r w:rsidRPr="00D13343">
          <w:rPr>
            <w:sz w:val="48"/>
            <w:szCs w:val="52"/>
            <w:rPrChange w:id="1610" w:author="Arash Tighbor" w:date="2016-01-30T11:23:00Z">
              <w:rPr>
                <w:i w:val="0"/>
              </w:rPr>
            </w:rPrChange>
          </w:rPr>
          <w:t>285</w:t>
        </w:r>
        <w:bookmarkEnd w:id="1607"/>
        <w:bookmarkEnd w:id="1608"/>
      </w:ins>
    </w:p>
    <w:p w:rsidR="00261625" w:rsidRPr="00DB5487" w:rsidRDefault="00261625">
      <w:pPr>
        <w:spacing w:after="0"/>
        <w:rPr>
          <w:ins w:id="1611" w:author="Arash Tighbor" w:date="2016-01-30T10:22:00Z"/>
          <w:sz w:val="4"/>
          <w:szCs w:val="4"/>
          <w:rtl/>
          <w:rPrChange w:id="1612" w:author="Arash Tighbor" w:date="2016-02-02T11:21:00Z">
            <w:rPr>
              <w:ins w:id="1613" w:author="Arash Tighbor" w:date="2016-01-30T10:22:00Z"/>
              <w:rtl/>
            </w:rPr>
          </w:rPrChange>
        </w:rPr>
        <w:pPrChange w:id="1614" w:author="Arash Tighbor" w:date="2016-02-02T11:21:00Z">
          <w:pPr/>
        </w:pPrChange>
      </w:pPr>
    </w:p>
    <w:p w:rsidR="00261625" w:rsidRDefault="00261625">
      <w:pPr>
        <w:pStyle w:val="Heading2"/>
        <w:rPr>
          <w:ins w:id="1615" w:author="Arash Tighbor" w:date="2016-01-30T10:22:00Z"/>
          <w:rFonts w:ascii="B Nazanin" w:hAnsi="B Nazanin" w:cs="B Nazanin"/>
          <w:sz w:val="28"/>
          <w:szCs w:val="28"/>
        </w:rPr>
        <w:pPrChange w:id="1616" w:author="Arash Tighbor" w:date="2016-01-30T11:13:00Z">
          <w:pPr>
            <w:pStyle w:val="Heading1"/>
          </w:pPr>
        </w:pPrChange>
      </w:pPr>
      <w:bookmarkStart w:id="1617" w:name="_Toc441913979"/>
      <w:bookmarkStart w:id="1618" w:name="_Toc442175841"/>
      <w:ins w:id="1619" w:author="Arash Tighbor" w:date="2016-01-30T10:22:00Z">
        <w:r>
          <w:rPr>
            <w:rFonts w:hint="cs"/>
            <w:rtl/>
          </w:rPr>
          <w:t>اطلاعات عمومی</w:t>
        </w:r>
        <w:bookmarkEnd w:id="1617"/>
        <w:bookmarkEnd w:id="1618"/>
      </w:ins>
    </w:p>
    <w:p w:rsidR="00261625" w:rsidRDefault="00261625">
      <w:pPr>
        <w:spacing w:after="0"/>
        <w:rPr>
          <w:ins w:id="1620" w:author="Arash Tighbor" w:date="2016-01-30T10:23:00Z"/>
          <w:rtl/>
        </w:rPr>
        <w:pPrChange w:id="1621" w:author="Arash Tighbor" w:date="2016-02-02T11:21:00Z">
          <w:pPr/>
        </w:pPrChange>
      </w:pPr>
      <w:ins w:id="1622" w:author="Arash Tighbor" w:date="2016-01-30T10:22:00Z">
        <w:r w:rsidRPr="00563B0D">
          <w:rPr>
            <w:rFonts w:hint="cs"/>
            <w:rtl/>
          </w:rPr>
          <w:t xml:space="preserve">این ماژول باید دارای درگاه ورود اطلاعات از </w:t>
        </w:r>
      </w:ins>
      <w:ins w:id="1623" w:author="Arash Tighbor" w:date="2016-01-30T11:51:00Z">
        <w:r w:rsidR="005B6ACE">
          <w:rPr>
            <w:rtl/>
          </w:rPr>
          <w:t>نرم‌افزار</w:t>
        </w:r>
      </w:ins>
      <w:ins w:id="1624" w:author="Arash Tighbor" w:date="2016-01-30T10:22:00Z">
        <w:del w:id="1625" w:author="Arash Tighbor" w:date="2016-01-30T11:51:00Z">
          <w:r w:rsidRPr="00563B0D" w:rsidDel="005B6ACE">
            <w:rPr>
              <w:rFonts w:hint="cs"/>
              <w:rtl/>
            </w:rPr>
            <w:delText>نرم افزار</w:delText>
          </w:r>
        </w:del>
        <w:r w:rsidRPr="00563B0D">
          <w:rPr>
            <w:rFonts w:hint="cs"/>
            <w:rtl/>
          </w:rPr>
          <w:t xml:space="preserve"> کنترل </w:t>
        </w:r>
      </w:ins>
      <w:ins w:id="1626" w:author="Arash Tighbor" w:date="2016-01-30T11:51:00Z">
        <w:r w:rsidR="005B6ACE">
          <w:rPr>
            <w:rtl/>
          </w:rPr>
          <w:t>خودپرداز</w:t>
        </w:r>
      </w:ins>
      <w:ins w:id="1627" w:author="Arash Tighbor" w:date="2016-01-30T10:22:00Z">
        <w:del w:id="1628" w:author="Arash Tighbor" w:date="2016-01-30T11:51:00Z">
          <w:r w:rsidRPr="00563B0D" w:rsidDel="005B6ACE">
            <w:rPr>
              <w:rFonts w:hint="cs"/>
              <w:rtl/>
            </w:rPr>
            <w:delText>خود پرداز</w:delText>
          </w:r>
        </w:del>
        <w:r w:rsidRPr="00563B0D">
          <w:rPr>
            <w:rFonts w:hint="cs"/>
            <w:rtl/>
          </w:rPr>
          <w:t xml:space="preserve">، درگاه </w:t>
        </w:r>
      </w:ins>
      <w:ins w:id="1629" w:author="Arash Tighbor" w:date="2016-01-30T11:51:00Z">
        <w:r w:rsidR="005B6ACE">
          <w:rPr>
            <w:rtl/>
          </w:rPr>
          <w:t>تأم</w:t>
        </w:r>
        <w:r w:rsidR="005B6ACE">
          <w:rPr>
            <w:rFonts w:hint="cs"/>
            <w:rtl/>
          </w:rPr>
          <w:t>ین</w:t>
        </w:r>
      </w:ins>
      <w:ins w:id="1630" w:author="Arash Tighbor" w:date="2016-01-30T10:22:00Z">
        <w:del w:id="1631" w:author="Arash Tighbor" w:date="2016-01-30T11:51:00Z">
          <w:r w:rsidRPr="00563B0D" w:rsidDel="005B6ACE">
            <w:rPr>
              <w:rFonts w:hint="cs"/>
              <w:rtl/>
            </w:rPr>
            <w:delText>تامین</w:delText>
          </w:r>
        </w:del>
        <w:r w:rsidRPr="00563B0D">
          <w:rPr>
            <w:rFonts w:hint="cs"/>
            <w:rtl/>
          </w:rPr>
          <w:t xml:space="preserve"> توان الکتریکی </w:t>
        </w:r>
      </w:ins>
      <w:ins w:id="1632" w:author="Arash Tighbor" w:date="2016-01-30T11:51:00Z">
        <w:r w:rsidR="005B6ACE">
          <w:rPr>
            <w:rtl/>
          </w:rPr>
          <w:t>موردن</w:t>
        </w:r>
        <w:r w:rsidR="005B6ACE">
          <w:rPr>
            <w:rFonts w:hint="cs"/>
            <w:rtl/>
          </w:rPr>
          <w:t>یاز</w:t>
        </w:r>
      </w:ins>
      <w:ins w:id="1633" w:author="Arash Tighbor" w:date="2016-01-30T10:22:00Z">
        <w:del w:id="1634" w:author="Arash Tighbor" w:date="2016-01-30T11:51:00Z">
          <w:r w:rsidRPr="00563B0D" w:rsidDel="005B6ACE">
            <w:rPr>
              <w:rFonts w:hint="cs"/>
              <w:rtl/>
            </w:rPr>
            <w:delText>مورد نیاز</w:delText>
          </w:r>
        </w:del>
        <w:r w:rsidRPr="00563B0D">
          <w:rPr>
            <w:rFonts w:hint="cs"/>
            <w:rtl/>
          </w:rPr>
          <w:t xml:space="preserve">، سیستم مبدل صوتی، </w:t>
        </w:r>
      </w:ins>
      <w:ins w:id="1635" w:author="Arash Tighbor" w:date="2016-01-30T11:51:00Z">
        <w:r w:rsidR="005B6ACE">
          <w:rPr>
            <w:rtl/>
          </w:rPr>
          <w:t>راه‌انداز</w:t>
        </w:r>
      </w:ins>
      <w:ins w:id="1636" w:author="Arash Tighbor" w:date="2016-01-30T10:22:00Z">
        <w:del w:id="1637" w:author="Arash Tighbor" w:date="2016-01-30T11:51:00Z">
          <w:r w:rsidRPr="00563B0D" w:rsidDel="005B6ACE">
            <w:rPr>
              <w:rFonts w:hint="cs"/>
              <w:rtl/>
            </w:rPr>
            <w:delText>راه انداز</w:delText>
          </w:r>
        </w:del>
        <w:r w:rsidRPr="00563B0D">
          <w:rPr>
            <w:rFonts w:hint="cs"/>
            <w:rtl/>
          </w:rPr>
          <w:t xml:space="preserve"> و کنترل </w:t>
        </w:r>
      </w:ins>
      <w:ins w:id="1638" w:author="Arash Tighbor" w:date="2016-01-30T11:51:00Z">
        <w:r w:rsidR="005B6ACE">
          <w:rPr>
            <w:rtl/>
          </w:rPr>
          <w:t>سخت‌افزار</w:t>
        </w:r>
        <w:r w:rsidR="005B6ACE">
          <w:rPr>
            <w:rFonts w:hint="cs"/>
            <w:rtl/>
          </w:rPr>
          <w:t>ی</w:t>
        </w:r>
      </w:ins>
      <w:ins w:id="1639" w:author="Arash Tighbor" w:date="2016-01-30T10:22:00Z">
        <w:del w:id="1640" w:author="Arash Tighbor" w:date="2016-01-30T11:51:00Z">
          <w:r w:rsidRPr="00563B0D" w:rsidDel="005B6ACE">
            <w:rPr>
              <w:rFonts w:hint="cs"/>
              <w:rtl/>
            </w:rPr>
            <w:delText>سخت افزاری</w:delText>
          </w:r>
        </w:del>
        <w:r w:rsidRPr="00563B0D">
          <w:rPr>
            <w:rFonts w:hint="cs"/>
            <w:rtl/>
          </w:rPr>
          <w:t xml:space="preserve"> آن (اسپیکر و </w:t>
        </w:r>
      </w:ins>
      <w:ins w:id="1641" w:author="Arash Tighbor" w:date="2016-01-30T11:51:00Z">
        <w:r w:rsidR="005B6ACE">
          <w:rPr>
            <w:rtl/>
          </w:rPr>
          <w:t>آمپل</w:t>
        </w:r>
        <w:r w:rsidR="005B6ACE">
          <w:rPr>
            <w:rFonts w:hint="cs"/>
            <w:rtl/>
          </w:rPr>
          <w:t>ی‌فایر</w:t>
        </w:r>
      </w:ins>
      <w:ins w:id="1642" w:author="Arash Tighbor" w:date="2016-01-30T10:22:00Z">
        <w:del w:id="1643" w:author="Arash Tighbor" w:date="2016-01-30T11:51:00Z">
          <w:r w:rsidRPr="00563B0D" w:rsidDel="005B6ACE">
            <w:rPr>
              <w:rFonts w:hint="cs"/>
              <w:rtl/>
            </w:rPr>
            <w:delText>آمپلی</w:delText>
          </w:r>
          <w:r w:rsidRPr="008C48D1" w:rsidDel="005B6ACE">
            <w:rPr>
              <w:rFonts w:hint="cs"/>
            </w:rPr>
            <w:delText xml:space="preserve"> </w:delText>
          </w:r>
          <w:r w:rsidRPr="008C48D1" w:rsidDel="005B6ACE">
            <w:rPr>
              <w:rFonts w:hint="cs"/>
              <w:rtl/>
            </w:rPr>
            <w:delText>فایر</w:delText>
          </w:r>
        </w:del>
        <w:r w:rsidRPr="008C48D1">
          <w:rPr>
            <w:rFonts w:hint="cs"/>
            <w:rtl/>
          </w:rPr>
          <w:t xml:space="preserve">) باشد. </w:t>
        </w:r>
      </w:ins>
    </w:p>
    <w:p w:rsidR="00261625" w:rsidRDefault="00261625">
      <w:pPr>
        <w:spacing w:after="0"/>
        <w:rPr>
          <w:ins w:id="1644" w:author="Arash Tighbor" w:date="2016-01-30T10:23:00Z"/>
          <w:rtl/>
        </w:rPr>
        <w:pPrChange w:id="1645" w:author="Arash Tighbor" w:date="2016-01-30T10:24:00Z">
          <w:pPr/>
        </w:pPrChange>
      </w:pPr>
      <w:ins w:id="1646" w:author="Arash Tighbor" w:date="2016-01-30T10:22:00Z">
        <w:r w:rsidRPr="00563B0D">
          <w:rPr>
            <w:rFonts w:hint="cs"/>
            <w:rtl/>
          </w:rPr>
          <w:t xml:space="preserve">در ذیل اجزای این ماژول </w:t>
        </w:r>
      </w:ins>
      <w:ins w:id="1647" w:author="Arash Tighbor" w:date="2016-01-30T11:51:00Z">
        <w:r w:rsidR="005B6ACE">
          <w:rPr>
            <w:rtl/>
          </w:rPr>
          <w:t>به‌صورت</w:t>
        </w:r>
      </w:ins>
      <w:ins w:id="1648" w:author="Arash Tighbor" w:date="2016-01-30T10:22:00Z">
        <w:del w:id="1649" w:author="Arash Tighbor" w:date="2016-01-30T11:51:00Z">
          <w:r w:rsidRPr="00563B0D" w:rsidDel="005B6ACE">
            <w:rPr>
              <w:rFonts w:hint="cs"/>
              <w:rtl/>
            </w:rPr>
            <w:delText>به صورت</w:delText>
          </w:r>
        </w:del>
        <w:r w:rsidRPr="00563B0D">
          <w:rPr>
            <w:rFonts w:hint="cs"/>
            <w:rtl/>
          </w:rPr>
          <w:t xml:space="preserve"> شماتیک </w:t>
        </w:r>
      </w:ins>
      <w:ins w:id="1650" w:author="Arash Tighbor" w:date="2016-01-30T10:23:00Z">
        <w:r>
          <w:rPr>
            <w:rFonts w:hint="cs"/>
            <w:rtl/>
          </w:rPr>
          <w:t xml:space="preserve">نشان </w:t>
        </w:r>
      </w:ins>
      <w:ins w:id="1651" w:author="Arash Tighbor" w:date="2016-01-30T11:51:00Z">
        <w:r w:rsidR="005B6ACE">
          <w:rPr>
            <w:rtl/>
          </w:rPr>
          <w:t>داده‌شده‌اند</w:t>
        </w:r>
      </w:ins>
      <w:ins w:id="1652" w:author="Arash Tighbor" w:date="2016-01-30T10:23:00Z">
        <w:del w:id="1653" w:author="Arash Tighbor" w:date="2016-01-30T11:51:00Z">
          <w:r w:rsidDel="005B6ACE">
            <w:rPr>
              <w:rFonts w:hint="cs"/>
              <w:rtl/>
            </w:rPr>
            <w:delText>داده</w:delText>
          </w:r>
        </w:del>
      </w:ins>
      <w:ins w:id="1654" w:author="Arash Tighbor" w:date="2016-01-30T10:22:00Z">
        <w:del w:id="1655" w:author="Arash Tighbor" w:date="2016-01-30T11:51:00Z">
          <w:r w:rsidRPr="00563B0D" w:rsidDel="005B6ACE">
            <w:rPr>
              <w:rFonts w:hint="cs"/>
              <w:rtl/>
            </w:rPr>
            <w:delText xml:space="preserve"> شده </w:delText>
          </w:r>
        </w:del>
      </w:ins>
      <w:ins w:id="1656" w:author="Arash Tighbor" w:date="2016-01-30T10:23:00Z">
        <w:del w:id="1657" w:author="Arash Tighbor" w:date="2016-01-30T11:51:00Z">
          <w:r w:rsidDel="005B6ACE">
            <w:rPr>
              <w:rFonts w:hint="cs"/>
              <w:rtl/>
            </w:rPr>
            <w:delText>اند</w:delText>
          </w:r>
        </w:del>
      </w:ins>
      <w:ins w:id="1658" w:author="Arash Tighbor" w:date="2016-01-30T10:22:00Z">
        <w:r w:rsidRPr="00563B0D">
          <w:rPr>
            <w:rFonts w:hint="cs"/>
            <w:rtl/>
          </w:rPr>
          <w:t xml:space="preserve">: </w:t>
        </w:r>
      </w:ins>
    </w:p>
    <w:p w:rsidR="00261625" w:rsidRPr="00563B0D" w:rsidRDefault="00261625">
      <w:pPr>
        <w:jc w:val="center"/>
        <w:rPr>
          <w:ins w:id="1659" w:author="Arash Tighbor" w:date="2016-01-30T10:22:00Z"/>
          <w:rtl/>
        </w:rPr>
        <w:pPrChange w:id="1660" w:author="Arash Tighbor" w:date="2016-01-30T10:24:00Z">
          <w:pPr/>
        </w:pPrChange>
      </w:pPr>
      <w:ins w:id="1661" w:author="Arash Tighbor" w:date="2016-01-30T10:24:00Z">
        <w:r>
          <w:rPr>
            <w:noProof/>
          </w:rPr>
          <w:drawing>
            <wp:inline distT="0" distB="0" distL="0" distR="0" wp14:anchorId="6B4002C5" wp14:editId="11B73249">
              <wp:extent cx="4680000" cy="1309037"/>
              <wp:effectExtent l="0" t="0" r="6350" b="5715"/>
              <wp:docPr id="73" name="Picture 7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 noChangeArrowheads="1"/>
                      </pic:cNvPicPr>
                    </pic:nvPicPr>
                    <pic:blipFill>
                      <a:blip r:embed="rId2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80000" cy="1309037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</w:p>
    <w:p w:rsidR="00261625" w:rsidRDefault="00261625">
      <w:pPr>
        <w:pStyle w:val="Heading2"/>
        <w:rPr>
          <w:ins w:id="1662" w:author="Arash Tighbor" w:date="2016-01-30T10:24:00Z"/>
          <w:rFonts w:ascii="B Nazanin" w:hAnsi="B Nazanin" w:cs="B Nazanin"/>
          <w:sz w:val="28"/>
          <w:szCs w:val="28"/>
        </w:rPr>
        <w:pPrChange w:id="1663" w:author="Arash Tighbor" w:date="2016-01-30T11:13:00Z">
          <w:pPr>
            <w:pStyle w:val="Heading1"/>
          </w:pPr>
        </w:pPrChange>
      </w:pPr>
      <w:bookmarkStart w:id="1664" w:name="_Toc441913980"/>
      <w:bookmarkStart w:id="1665" w:name="_Toc442175842"/>
      <w:ins w:id="1666" w:author="Arash Tighbor" w:date="2016-01-30T10:24:00Z">
        <w:r>
          <w:rPr>
            <w:rFonts w:hint="cs"/>
            <w:rtl/>
          </w:rPr>
          <w:t>اطلاعات تخصصی</w:t>
        </w:r>
        <w:bookmarkEnd w:id="1664"/>
        <w:bookmarkEnd w:id="1665"/>
      </w:ins>
    </w:p>
    <w:p w:rsidR="00261625" w:rsidRDefault="00261625">
      <w:pPr>
        <w:pStyle w:val="Heading3"/>
        <w:rPr>
          <w:ins w:id="1667" w:author="Arash Tighbor" w:date="2016-01-30T10:24:00Z"/>
          <w:rFonts w:asciiTheme="majorHAnsi" w:hAnsiTheme="majorHAnsi" w:cs="B Nazanin"/>
          <w:sz w:val="26"/>
          <w:szCs w:val="24"/>
        </w:rPr>
        <w:pPrChange w:id="1668" w:author="Arash Tighbor" w:date="2016-01-30T11:14:00Z">
          <w:pPr>
            <w:pStyle w:val="Heading2"/>
          </w:pPr>
        </w:pPrChange>
      </w:pPr>
      <w:bookmarkStart w:id="1669" w:name="_Toc441913981"/>
      <w:bookmarkStart w:id="1670" w:name="_Toc442175843"/>
      <w:ins w:id="1671" w:author="Arash Tighbor" w:date="2016-01-30T10:24:00Z">
        <w:r>
          <w:t>ATM PC</w:t>
        </w:r>
        <w:bookmarkEnd w:id="1669"/>
        <w:bookmarkEnd w:id="1670"/>
        <w:r>
          <w:rPr>
            <w:rFonts w:hint="cs"/>
            <w:rtl/>
          </w:rPr>
          <w:t xml:space="preserve"> </w:t>
        </w:r>
      </w:ins>
    </w:p>
    <w:p w:rsidR="00261625" w:rsidRDefault="00261625">
      <w:pPr>
        <w:ind w:left="545"/>
        <w:rPr>
          <w:ins w:id="1672" w:author="Arash Tighbor" w:date="2016-01-30T10:25:00Z"/>
          <w:rtl/>
        </w:rPr>
        <w:pPrChange w:id="1673" w:author="Arash Tighbor" w:date="2016-01-30T11:24:00Z">
          <w:pPr>
            <w:autoSpaceDE w:val="0"/>
            <w:autoSpaceDN w:val="0"/>
            <w:adjustRightInd w:val="0"/>
            <w:spacing w:line="288" w:lineRule="auto"/>
          </w:pPr>
        </w:pPrChange>
      </w:pPr>
      <w:ins w:id="1674" w:author="Arash Tighbor" w:date="2016-01-30T10:24:00Z">
        <w:r w:rsidRPr="00563B0D">
          <w:rPr>
            <w:rFonts w:hint="cs"/>
            <w:rtl/>
          </w:rPr>
          <w:t xml:space="preserve">در نمونه </w:t>
        </w:r>
      </w:ins>
      <w:ins w:id="1675" w:author="Arash Tighbor" w:date="2016-01-30T11:51:00Z">
        <w:r w:rsidR="005B6ACE">
          <w:rPr>
            <w:rtl/>
          </w:rPr>
          <w:t>طراح</w:t>
        </w:r>
        <w:r w:rsidR="005B6ACE">
          <w:rPr>
            <w:rFonts w:hint="cs"/>
            <w:rtl/>
          </w:rPr>
          <w:t>ی‌شده</w:t>
        </w:r>
      </w:ins>
      <w:ins w:id="1676" w:author="Arash Tighbor" w:date="2016-01-30T10:24:00Z">
        <w:del w:id="1677" w:author="Arash Tighbor" w:date="2016-01-30T11:51:00Z">
          <w:r w:rsidRPr="00563B0D" w:rsidDel="005B6ACE">
            <w:rPr>
              <w:rFonts w:hint="cs"/>
              <w:rtl/>
            </w:rPr>
            <w:delText>طراحی شده</w:delText>
          </w:r>
        </w:del>
        <w:r w:rsidRPr="00563B0D">
          <w:rPr>
            <w:rFonts w:hint="cs"/>
            <w:rtl/>
          </w:rPr>
          <w:t xml:space="preserve"> جهت این پروژه اطلاعات ورودی به طبقه </w:t>
        </w:r>
      </w:ins>
      <w:ins w:id="1678" w:author="Arash Tighbor" w:date="2016-01-30T11:51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679" w:author="Arash Tighbor" w:date="2016-01-30T10:24:00Z">
        <w:del w:id="1680" w:author="Arash Tighbor" w:date="2016-01-30T11:51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(</w:t>
        </w:r>
        <w:r w:rsidRPr="00563B0D">
          <w:t>AMP</w:t>
        </w:r>
        <w:r w:rsidRPr="008C48D1">
          <w:rPr>
            <w:rFonts w:hint="cs"/>
            <w:rtl/>
          </w:rPr>
          <w:t xml:space="preserve">) از طریق خروجی کارت صدای </w:t>
        </w:r>
        <w:r w:rsidRPr="008C48D1">
          <w:t xml:space="preserve">ATM </w:t>
        </w:r>
        <w:r w:rsidRPr="008C48D1">
          <w:rPr>
            <w:rFonts w:hint="cs"/>
            <w:rtl/>
          </w:rPr>
          <w:t xml:space="preserve"> تهیه </w:t>
        </w:r>
      </w:ins>
      <w:ins w:id="1681" w:author="Arash Tighbor" w:date="2016-01-30T11:51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682" w:author="Arash Tighbor" w:date="2016-01-30T10:24:00Z">
        <w:del w:id="1683" w:author="Arash Tighbor" w:date="2016-01-30T11:51:00Z">
          <w:r w:rsidRPr="008C48D1" w:rsidDel="005B6ACE">
            <w:rPr>
              <w:rFonts w:hint="cs"/>
              <w:rtl/>
            </w:rPr>
            <w:delText>می گردد</w:delText>
          </w:r>
        </w:del>
        <w:r w:rsidRPr="008C48D1">
          <w:rPr>
            <w:rFonts w:hint="cs"/>
            <w:rtl/>
          </w:rPr>
          <w:t xml:space="preserve">. برای انتقال این داده از کابل </w:t>
        </w:r>
      </w:ins>
      <w:ins w:id="1684" w:author="Arash Tighbor" w:date="2016-01-30T10:25:00Z">
        <w:r>
          <w:rPr>
            <w:rFonts w:hint="cs"/>
            <w:rtl/>
          </w:rPr>
          <w:t>3</w:t>
        </w:r>
      </w:ins>
      <w:ins w:id="1685" w:author="Arash Tighbor" w:date="2016-01-30T10:24:00Z">
        <w:r w:rsidRPr="00563B0D">
          <w:rPr>
            <w:rFonts w:hint="cs"/>
            <w:rtl/>
          </w:rPr>
          <w:t xml:space="preserve"> رشته مخصوص انتقال صوت استریو (با حداقل توان موجود) </w:t>
        </w:r>
      </w:ins>
      <w:ins w:id="1686" w:author="Arash Tighbor" w:date="2016-01-30T11:51:00Z">
        <w:r w:rsidR="005B6ACE">
          <w:rPr>
            <w:rtl/>
          </w:rPr>
          <w:t>درحال</w:t>
        </w:r>
        <w:r w:rsidR="005B6ACE">
          <w:rPr>
            <w:rFonts w:hint="cs"/>
            <w:rtl/>
          </w:rPr>
          <w:t>ی‌که</w:t>
        </w:r>
      </w:ins>
      <w:ins w:id="1687" w:author="Arash Tighbor" w:date="2016-01-30T10:24:00Z">
        <w:del w:id="1688" w:author="Arash Tighbor" w:date="2016-01-30T11:51:00Z">
          <w:r w:rsidRPr="00563B0D" w:rsidDel="005B6ACE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</w:t>
        </w:r>
      </w:ins>
      <w:ins w:id="1689" w:author="Arash Tighbor" w:date="2016-01-30T10:25:00Z">
        <w:r>
          <w:rPr>
            <w:rFonts w:hint="cs"/>
            <w:rtl/>
          </w:rPr>
          <w:t xml:space="preserve">به </w:t>
        </w:r>
      </w:ins>
      <w:ins w:id="1690" w:author="Arash Tighbor" w:date="2016-01-30T10:24:00Z">
        <w:r w:rsidRPr="00563B0D">
          <w:rPr>
            <w:rFonts w:hint="cs"/>
            <w:rtl/>
          </w:rPr>
          <w:t>دو سر آن جک استریو نری صدا {</w:t>
        </w:r>
        <w:r w:rsidRPr="00261625">
          <w:rPr>
            <w:rtl/>
            <w:rPrChange w:id="1691" w:author="Arash Tighbor" w:date="2016-01-30T10:24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261625">
          <w:rPr>
            <w:rPrChange w:id="1692" w:author="Arash Tighbor" w:date="2016-01-30T10:24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–ring-sleeve (TRS)</w:t>
        </w:r>
        <w:r w:rsidRPr="00563B0D">
          <w:t xml:space="preserve"> </w:t>
        </w:r>
        <w:r w:rsidRPr="00261625">
          <w:rPr>
            <w:rPrChange w:id="1693" w:author="Arash Tighbor" w:date="2016-01-30T10:24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261625">
          <w:rPr>
            <w:rtl/>
            <w:rPrChange w:id="1694" w:author="Arash Tighbor" w:date="2016-01-30T10:24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</w:t>
        </w:r>
      </w:ins>
      <w:ins w:id="1695" w:author="Arash Tighbor" w:date="2016-01-30T10:25:00Z">
        <w:r>
          <w:rPr>
            <w:rFonts w:hint="cs"/>
            <w:rtl/>
          </w:rPr>
          <w:t xml:space="preserve"> </w:t>
        </w:r>
      </w:ins>
      <w:ins w:id="1696" w:author="Arash Tighbor" w:date="2016-01-30T10:24:00Z">
        <w:r w:rsidRPr="00563B0D">
          <w:rPr>
            <w:rFonts w:hint="cs"/>
            <w:rtl/>
          </w:rPr>
          <w:t>وصل شده استفاده می</w:t>
        </w:r>
      </w:ins>
      <w:ins w:id="1697" w:author="Arash Tighbor" w:date="2016-01-30T10:25:00Z">
        <w:r>
          <w:rPr>
            <w:rFonts w:cs="Times New Roman"/>
            <w:iCs/>
            <w:szCs w:val="26"/>
            <w:cs/>
          </w:rPr>
          <w:t>‎</w:t>
        </w:r>
      </w:ins>
      <w:ins w:id="1698" w:author="Arash Tighbor" w:date="2016-01-30T10:24:00Z">
        <w:r w:rsidRPr="00563B0D">
          <w:rPr>
            <w:rFonts w:hint="cs"/>
            <w:rtl/>
          </w:rPr>
          <w:t>گردد.</w:t>
        </w:r>
      </w:ins>
    </w:p>
    <w:p w:rsidR="00261625" w:rsidRDefault="00261625">
      <w:pPr>
        <w:pStyle w:val="Heading3"/>
        <w:rPr>
          <w:ins w:id="1699" w:author="Arash Tighbor" w:date="2016-01-30T10:26:00Z"/>
          <w:rFonts w:asciiTheme="majorHAnsi" w:hAnsiTheme="majorHAnsi" w:cs="B Nazanin"/>
          <w:sz w:val="26"/>
          <w:szCs w:val="24"/>
        </w:rPr>
        <w:pPrChange w:id="1700" w:author="Arash Tighbor" w:date="2016-01-30T11:14:00Z">
          <w:pPr>
            <w:pStyle w:val="Heading2"/>
          </w:pPr>
        </w:pPrChange>
      </w:pPr>
      <w:bookmarkStart w:id="1701" w:name="_Toc441913982"/>
      <w:bookmarkStart w:id="1702" w:name="_Toc442175844"/>
      <w:ins w:id="1703" w:author="Arash Tighbor" w:date="2016-01-30T10:26:00Z">
        <w:r>
          <w:t>AMPLIFIRE</w:t>
        </w:r>
        <w:bookmarkEnd w:id="1701"/>
        <w:bookmarkEnd w:id="1702"/>
      </w:ins>
    </w:p>
    <w:p w:rsidR="00261625" w:rsidRDefault="00261625">
      <w:pPr>
        <w:ind w:left="573"/>
        <w:rPr>
          <w:ins w:id="1704" w:author="Arash Tighbor" w:date="2016-01-30T10:26:00Z"/>
          <w:rtl/>
        </w:rPr>
        <w:pPrChange w:id="1705" w:author="Arash Tighbor" w:date="2016-01-30T11:24:00Z">
          <w:pPr/>
        </w:pPrChange>
      </w:pPr>
      <w:ins w:id="1706" w:author="Arash Tighbor" w:date="2016-01-30T10:26:00Z">
        <w:r>
          <w:rPr>
            <w:rFonts w:hint="cs"/>
            <w:rtl/>
          </w:rPr>
          <w:t xml:space="preserve">طبقه </w:t>
        </w:r>
      </w:ins>
      <w:ins w:id="1707" w:author="Arash Tighbor" w:date="2016-01-30T11:51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708" w:author="Arash Tighbor" w:date="2016-01-30T10:26:00Z">
        <w:del w:id="1709" w:author="Arash Tighbor" w:date="2016-01-30T11:51:00Z">
          <w:r w:rsidDel="005B6ACE">
            <w:rPr>
              <w:rFonts w:hint="cs"/>
              <w:rtl/>
            </w:rPr>
            <w:delText>تقویت کننده</w:delText>
          </w:r>
        </w:del>
        <w:r>
          <w:rPr>
            <w:rFonts w:hint="cs"/>
            <w:rtl/>
          </w:rPr>
          <w:t xml:space="preserve"> </w:t>
        </w:r>
      </w:ins>
      <w:ins w:id="1710" w:author="Arash Tighbor" w:date="2016-01-30T11:51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711" w:author="Arash Tighbor" w:date="2016-01-30T10:26:00Z">
        <w:del w:id="1712" w:author="Arash Tighbor" w:date="2016-01-30T11:51:00Z">
          <w:r w:rsidDel="005B6ACE">
            <w:rPr>
              <w:rFonts w:hint="cs"/>
              <w:rtl/>
            </w:rPr>
            <w:delText>تهیه شده</w:delText>
          </w:r>
        </w:del>
        <w:r>
          <w:rPr>
            <w:rFonts w:hint="cs"/>
            <w:rtl/>
          </w:rPr>
          <w:t xml:space="preserve"> علاوه بر ورودی اطلاعات از </w:t>
        </w:r>
        <w:r>
          <w:t>PC</w:t>
        </w:r>
        <w:r>
          <w:rPr>
            <w:rFonts w:hint="cs"/>
            <w:rtl/>
          </w:rPr>
          <w:t xml:space="preserve"> باید دارای اتصال به شبکه توان خودپرداز با ولتاژ </w:t>
        </w:r>
        <w:r>
          <w:t>5VDC</w:t>
        </w:r>
        <w:r>
          <w:rPr>
            <w:rFonts w:hint="cs"/>
            <w:rtl/>
          </w:rPr>
          <w:t xml:space="preserve"> باشد . این طبقه دارای توان خروجی </w:t>
        </w:r>
        <w:r>
          <w:t>3W</w:t>
        </w:r>
        <w:r>
          <w:rPr>
            <w:rFonts w:hint="cs"/>
            <w:rtl/>
          </w:rPr>
          <w:t xml:space="preserve"> </w:t>
        </w:r>
      </w:ins>
      <w:ins w:id="1713" w:author="Arash Tighbor" w:date="2016-01-30T11:51:00Z">
        <w:r w:rsidR="005B6ACE">
          <w:rPr>
            <w:rtl/>
          </w:rPr>
          <w:t>به‌صورت</w:t>
        </w:r>
      </w:ins>
      <w:ins w:id="1714" w:author="Arash Tighbor" w:date="2016-01-30T10:26:00Z">
        <w:del w:id="1715" w:author="Arash Tighbor" w:date="2016-01-30T11:51:00Z">
          <w:r w:rsidDel="005B6ACE">
            <w:rPr>
              <w:rFonts w:hint="cs"/>
              <w:rtl/>
            </w:rPr>
            <w:delText>به صورت</w:delText>
          </w:r>
        </w:del>
        <w:r>
          <w:rPr>
            <w:rFonts w:hint="cs"/>
            <w:rtl/>
          </w:rPr>
          <w:t xml:space="preserve"> استریو و مناسب برای </w:t>
        </w:r>
      </w:ins>
      <w:ins w:id="1716" w:author="Arash Tighbor" w:date="2016-01-30T11:51:00Z">
        <w:r w:rsidR="005B6ACE">
          <w:rPr>
            <w:rtl/>
          </w:rPr>
          <w:t>بلندگوها</w:t>
        </w:r>
        <w:r w:rsidR="005B6ACE">
          <w:rPr>
            <w:rFonts w:hint="cs"/>
            <w:rtl/>
          </w:rPr>
          <w:t>ی</w:t>
        </w:r>
      </w:ins>
      <w:ins w:id="1717" w:author="Arash Tighbor" w:date="2016-01-30T10:26:00Z">
        <w:del w:id="1718" w:author="Arash Tighbor" w:date="2016-01-30T11:51:00Z">
          <w:r w:rsidDel="005B6ACE">
            <w:rPr>
              <w:rFonts w:hint="cs"/>
              <w:rtl/>
            </w:rPr>
            <w:delText>بلندگو های</w:delText>
          </w:r>
        </w:del>
        <w:r>
          <w:rPr>
            <w:rFonts w:hint="cs"/>
            <w:rtl/>
          </w:rPr>
          <w:t xml:space="preserve"> با </w:t>
        </w:r>
      </w:ins>
      <w:ins w:id="1719" w:author="Arash Tighbor" w:date="2016-01-30T11:51:00Z">
        <w:r w:rsidR="005B6ACE">
          <w:rPr>
            <w:rtl/>
          </w:rPr>
          <w:t>مقاومت</w:t>
        </w:r>
      </w:ins>
      <w:ins w:id="1720" w:author="Arash Tighbor" w:date="2016-01-30T10:26:00Z">
        <w:del w:id="1721" w:author="Arash Tighbor" w:date="2016-01-30T11:51:00Z">
          <w:r w:rsidDel="005B6ACE">
            <w:rPr>
              <w:rFonts w:hint="cs"/>
              <w:rtl/>
            </w:rPr>
            <w:delText>مقاوت</w:delText>
          </w:r>
        </w:del>
        <w:r>
          <w:rPr>
            <w:rFonts w:hint="cs"/>
            <w:rtl/>
          </w:rPr>
          <w:t xml:space="preserve"> ورودی </w:t>
        </w:r>
        <w:r>
          <w:t>4Ω</w:t>
        </w:r>
        <w:r>
          <w:rPr>
            <w:rFonts w:hint="cs"/>
            <w:rtl/>
          </w:rPr>
          <w:t xml:space="preserve"> </w:t>
        </w:r>
      </w:ins>
      <w:ins w:id="1722" w:author="Arash Tighbor" w:date="2016-01-30T11:51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ی‌باشد</w:t>
        </w:r>
      </w:ins>
      <w:ins w:id="1723" w:author="Arash Tighbor" w:date="2016-01-30T10:26:00Z">
        <w:del w:id="1724" w:author="Arash Tighbor" w:date="2016-01-30T11:51:00Z">
          <w:r w:rsidDel="005B6ACE">
            <w:rPr>
              <w:rFonts w:hint="cs"/>
              <w:rtl/>
            </w:rPr>
            <w:delText>می باشد</w:delText>
          </w:r>
        </w:del>
        <w:r>
          <w:rPr>
            <w:rFonts w:hint="cs"/>
            <w:rtl/>
          </w:rPr>
          <w:t xml:space="preserve"> .</w:t>
        </w:r>
      </w:ins>
    </w:p>
    <w:p w:rsidR="00261625" w:rsidRDefault="00261625">
      <w:pPr>
        <w:pStyle w:val="Heading3"/>
        <w:rPr>
          <w:ins w:id="1725" w:author="Arash Tighbor" w:date="2016-01-30T10:26:00Z"/>
          <w:rtl/>
        </w:rPr>
        <w:pPrChange w:id="1726" w:author="Arash Tighbor" w:date="2016-01-30T11:14:00Z">
          <w:pPr>
            <w:pStyle w:val="Heading2"/>
          </w:pPr>
        </w:pPrChange>
      </w:pPr>
      <w:bookmarkStart w:id="1727" w:name="_Toc441913983"/>
      <w:bookmarkStart w:id="1728" w:name="_Toc442175845"/>
      <w:ins w:id="1729" w:author="Arash Tighbor" w:date="2016-01-30T10:26:00Z">
        <w:r>
          <w:t>SPEAKER</w:t>
        </w:r>
        <w:bookmarkEnd w:id="1727"/>
        <w:bookmarkEnd w:id="1728"/>
      </w:ins>
    </w:p>
    <w:p w:rsidR="00261625" w:rsidRPr="008C48D1" w:rsidRDefault="00261625">
      <w:pPr>
        <w:ind w:left="559"/>
        <w:rPr>
          <w:ins w:id="1730" w:author="Arash Tighbor" w:date="2016-01-30T10:26:00Z"/>
          <w:rtl/>
        </w:rPr>
        <w:pPrChange w:id="1731" w:author="Arash Tighbor" w:date="2016-01-30T11:24:00Z">
          <w:pPr/>
        </w:pPrChange>
      </w:pPr>
      <w:ins w:id="1732" w:author="Arash Tighbor" w:date="2016-01-30T10:26:00Z">
        <w:r w:rsidRPr="00563B0D">
          <w:rPr>
            <w:rFonts w:hint="cs"/>
            <w:rtl/>
          </w:rPr>
          <w:t xml:space="preserve">بلندگو با مقاومت ورودی </w:t>
        </w:r>
        <w:r w:rsidRPr="00563B0D">
          <w:t>4Ω</w:t>
        </w:r>
        <w:r w:rsidRPr="008C48D1">
          <w:rPr>
            <w:rFonts w:hint="cs"/>
            <w:rtl/>
          </w:rPr>
          <w:t xml:space="preserve"> و حداقل با توان </w:t>
        </w:r>
        <w:r w:rsidRPr="008C48D1">
          <w:t>3W</w:t>
        </w:r>
        <w:r w:rsidRPr="008C48D1">
          <w:rPr>
            <w:rFonts w:hint="cs"/>
            <w:rtl/>
          </w:rPr>
          <w:t xml:space="preserve"> با اندازه</w:t>
        </w:r>
        <w:r>
          <w:rPr>
            <w:rFonts w:hint="cs"/>
            <w:rtl/>
          </w:rPr>
          <w:t xml:space="preserve"> </w:t>
        </w:r>
        <w:r w:rsidRPr="00563B0D">
          <w:rPr>
            <w:rFonts w:hint="cs"/>
            <w:rtl/>
          </w:rPr>
          <w:t xml:space="preserve">2 اینچ </w:t>
        </w:r>
      </w:ins>
      <w:ins w:id="1733" w:author="Arash Tighbor" w:date="2016-01-30T11:52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734" w:author="Arash Tighbor" w:date="2016-01-30T10:26:00Z">
        <w:del w:id="1735" w:author="Arash Tighbor" w:date="2016-01-30T11:52:00Z">
          <w:r w:rsidRPr="00563B0D" w:rsidDel="005B6ACE">
            <w:rPr>
              <w:rFonts w:hint="cs"/>
              <w:rtl/>
            </w:rPr>
            <w:delText>تهیه شده</w:delText>
          </w:r>
        </w:del>
        <w:r w:rsidRPr="00563B0D">
          <w:rPr>
            <w:rFonts w:hint="cs"/>
            <w:rtl/>
          </w:rPr>
          <w:t xml:space="preserve"> است . ارتباط بلندها گو و طبقه </w:t>
        </w:r>
      </w:ins>
      <w:ins w:id="1736" w:author="Arash Tighbor" w:date="2016-01-30T11:52:00Z">
        <w:r w:rsidR="005B6ACE">
          <w:rPr>
            <w:rtl/>
          </w:rPr>
          <w:t>تقو</w:t>
        </w:r>
        <w:r w:rsidR="005B6ACE">
          <w:rPr>
            <w:rFonts w:hint="cs"/>
            <w:rtl/>
          </w:rPr>
          <w:t>یت‌کننده</w:t>
        </w:r>
      </w:ins>
      <w:ins w:id="1737" w:author="Arash Tighbor" w:date="2016-01-30T10:26:00Z">
        <w:del w:id="1738" w:author="Arash Tighbor" w:date="2016-01-30T11:52:00Z">
          <w:r w:rsidRPr="00563B0D" w:rsidDel="005B6ACE">
            <w:rPr>
              <w:rFonts w:hint="cs"/>
              <w:rtl/>
            </w:rPr>
            <w:delText>تقویت کننده</w:delText>
          </w:r>
        </w:del>
        <w:r w:rsidRPr="00563B0D">
          <w:rPr>
            <w:rFonts w:hint="cs"/>
            <w:rtl/>
          </w:rPr>
          <w:t xml:space="preserve">  از طریق کابل </w:t>
        </w:r>
        <w:r>
          <w:rPr>
            <w:rFonts w:hint="cs"/>
            <w:rtl/>
          </w:rPr>
          <w:t>2</w:t>
        </w:r>
        <w:r w:rsidRPr="00563B0D">
          <w:rPr>
            <w:rFonts w:hint="cs"/>
            <w:rtl/>
          </w:rPr>
          <w:t xml:space="preserve"> رشته ( با حداقل توان موجود ) </w:t>
        </w:r>
      </w:ins>
      <w:ins w:id="1739" w:author="Arash Tighbor" w:date="2016-01-30T11:52:00Z">
        <w:r w:rsidR="005B6ACE">
          <w:rPr>
            <w:rtl/>
          </w:rPr>
          <w:t>ترج</w:t>
        </w:r>
        <w:r w:rsidR="005B6ACE">
          <w:rPr>
            <w:rFonts w:hint="cs"/>
            <w:rtl/>
          </w:rPr>
          <w:t>یحاً</w:t>
        </w:r>
      </w:ins>
      <w:ins w:id="1740" w:author="Arash Tighbor" w:date="2016-01-30T10:26:00Z">
        <w:del w:id="1741" w:author="Arash Tighbor" w:date="2016-01-30T11:52:00Z">
          <w:r w:rsidRPr="00563B0D" w:rsidDel="005B6ACE">
            <w:rPr>
              <w:rFonts w:hint="cs"/>
              <w:rtl/>
            </w:rPr>
            <w:delText>ترجیحا</w:delText>
          </w:r>
        </w:del>
        <w:r w:rsidRPr="00563B0D">
          <w:rPr>
            <w:rFonts w:hint="cs"/>
            <w:rtl/>
          </w:rPr>
          <w:t xml:space="preserve"> سیم افشان </w:t>
        </w:r>
      </w:ins>
      <w:ins w:id="1742" w:author="Arash Tighbor" w:date="2016-01-30T11:52:00Z">
        <w:r w:rsidR="005B6ACE">
          <w:rPr>
            <w:rtl/>
          </w:rPr>
          <w:t>درحال</w:t>
        </w:r>
        <w:r w:rsidR="005B6ACE">
          <w:rPr>
            <w:rFonts w:hint="cs"/>
            <w:rtl/>
          </w:rPr>
          <w:t>ی‌که</w:t>
        </w:r>
      </w:ins>
      <w:ins w:id="1743" w:author="Arash Tighbor" w:date="2016-01-30T10:26:00Z">
        <w:del w:id="1744" w:author="Arash Tighbor" w:date="2016-01-30T11:52:00Z">
          <w:r w:rsidRPr="00563B0D" w:rsidDel="005B6ACE">
            <w:rPr>
              <w:rFonts w:hint="cs"/>
              <w:rtl/>
            </w:rPr>
            <w:delText>در حالی که</w:delText>
          </w:r>
        </w:del>
        <w:r w:rsidRPr="00563B0D">
          <w:rPr>
            <w:rFonts w:hint="cs"/>
            <w:rtl/>
          </w:rPr>
          <w:t xml:space="preserve"> به یک سر آن فیش نری مونو  {</w:t>
        </w:r>
        <w:r w:rsidRPr="00261625">
          <w:rPr>
            <w:rtl/>
            <w:rPrChange w:id="1745" w:author="Arash Tighbor" w:date="2016-01-30T10:26:00Z">
              <w:rPr>
                <w:rFonts w:ascii="B Nazanin" w:hAnsi="Calibri"/>
                <w:color w:val="000000"/>
                <w:sz w:val="24"/>
                <w:rtl/>
              </w:rPr>
            </w:rPrChange>
          </w:rPr>
          <w:t xml:space="preserve"> </w:t>
        </w:r>
        <w:r w:rsidRPr="00261625">
          <w:rPr>
            <w:rPrChange w:id="1746" w:author="Arash Tighbor" w:date="2016-01-30T10:26:00Z">
              <w:rPr>
                <w:rFonts w:ascii="Calibri" w:hAnsi="Calibri" w:cstheme="minorBidi"/>
                <w:color w:val="000000"/>
                <w:sz w:val="24"/>
              </w:rPr>
            </w:rPrChange>
          </w:rPr>
          <w:t>1/8" tip –ring- (RS)</w:t>
        </w:r>
        <w:r w:rsidRPr="00563B0D">
          <w:t xml:space="preserve"> </w:t>
        </w:r>
        <w:r w:rsidRPr="00261625">
          <w:rPr>
            <w:rPrChange w:id="1747" w:author="Arash Tighbor" w:date="2016-01-30T10:26:00Z">
              <w:rPr>
                <w:rFonts w:ascii="Calibri" w:hAnsi="Calibri" w:cstheme="minorBidi"/>
                <w:color w:val="000000"/>
                <w:sz w:val="24"/>
              </w:rPr>
            </w:rPrChange>
          </w:rPr>
          <w:t>3.5mm</w:t>
        </w:r>
        <w:r w:rsidRPr="00261625">
          <w:rPr>
            <w:rtl/>
            <w:rPrChange w:id="1748" w:author="Arash Tighbor" w:date="2016-01-30T10:26:00Z">
              <w:rPr>
                <w:rFonts w:ascii="Calibri" w:hAnsi="Calibri" w:cs="Arial"/>
                <w:color w:val="000000"/>
                <w:sz w:val="24"/>
                <w:szCs w:val="22"/>
                <w:rtl/>
              </w:rPr>
            </w:rPrChange>
          </w:rPr>
          <w:t xml:space="preserve"> } </w:t>
        </w:r>
        <w:r w:rsidRPr="00563B0D">
          <w:rPr>
            <w:rFonts w:hint="cs"/>
            <w:rtl/>
          </w:rPr>
          <w:t xml:space="preserve">و سر دیگر </w:t>
        </w:r>
        <w:r>
          <w:rPr>
            <w:rFonts w:hint="cs"/>
            <w:rtl/>
          </w:rPr>
          <w:t>2</w:t>
        </w:r>
        <w:r w:rsidRPr="00563B0D">
          <w:rPr>
            <w:rFonts w:hint="cs"/>
            <w:rtl/>
          </w:rPr>
          <w:t xml:space="preserve"> عدد فیش تخت </w:t>
        </w:r>
        <w:r w:rsidRPr="00563B0D">
          <w:t>3mm</w:t>
        </w:r>
        <w:r w:rsidRPr="008C48D1">
          <w:rPr>
            <w:rFonts w:hint="cs"/>
            <w:rtl/>
          </w:rPr>
          <w:t xml:space="preserve"> نصب گردیده میسر </w:t>
        </w:r>
      </w:ins>
      <w:ins w:id="1749" w:author="Arash Tighbor" w:date="2016-01-30T11:52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ی‌گردد</w:t>
        </w:r>
      </w:ins>
      <w:ins w:id="1750" w:author="Arash Tighbor" w:date="2016-01-30T10:26:00Z">
        <w:del w:id="1751" w:author="Arash Tighbor" w:date="2016-01-30T11:52:00Z">
          <w:r w:rsidRPr="008C48D1" w:rsidDel="005B6ACE">
            <w:rPr>
              <w:rFonts w:hint="cs"/>
              <w:rtl/>
            </w:rPr>
            <w:delText>می گردد</w:delText>
          </w:r>
        </w:del>
        <w:r w:rsidRPr="008C48D1">
          <w:rPr>
            <w:rFonts w:hint="cs"/>
            <w:rtl/>
          </w:rPr>
          <w:t xml:space="preserve"> .</w:t>
        </w:r>
      </w:ins>
    </w:p>
    <w:p w:rsidR="00261625" w:rsidRDefault="00261625">
      <w:pPr>
        <w:pStyle w:val="Heading2"/>
        <w:rPr>
          <w:ins w:id="1752" w:author="Arash Tighbor" w:date="2016-01-30T10:27:00Z"/>
          <w:rFonts w:ascii="B Nazanin" w:hAnsi="B Nazanin" w:cs="B Nazanin"/>
          <w:sz w:val="28"/>
          <w:szCs w:val="28"/>
        </w:rPr>
        <w:pPrChange w:id="1753" w:author="Arash Tighbor" w:date="2016-01-30T11:13:00Z">
          <w:pPr>
            <w:pStyle w:val="Heading1"/>
          </w:pPr>
        </w:pPrChange>
      </w:pPr>
      <w:bookmarkStart w:id="1754" w:name="_Toc441913984"/>
      <w:bookmarkStart w:id="1755" w:name="_Toc442175846"/>
      <w:ins w:id="1756" w:author="Arash Tighbor" w:date="2016-01-30T10:27:00Z">
        <w:r>
          <w:rPr>
            <w:rFonts w:hint="cs"/>
            <w:rtl/>
          </w:rPr>
          <w:lastRenderedPageBreak/>
          <w:t>جریان انجام فرآیند ساخت و نصب</w:t>
        </w:r>
        <w:bookmarkEnd w:id="1754"/>
        <w:bookmarkEnd w:id="1755"/>
      </w:ins>
    </w:p>
    <w:p w:rsidR="00C17EB6" w:rsidDel="00D169A3" w:rsidRDefault="00261625" w:rsidP="00963945">
      <w:pPr>
        <w:rPr>
          <w:ins w:id="1757" w:author="Arash Tighbor" w:date="2016-01-30T10:27:00Z"/>
          <w:del w:id="1758" w:author="Arash Tighbor" w:date="2016-01-30T11:39:00Z"/>
          <w:rtl/>
        </w:rPr>
      </w:pPr>
      <w:ins w:id="1759" w:author="Arash Tighbor" w:date="2016-01-30T10:27:00Z">
        <w:r w:rsidRPr="00563B0D">
          <w:rPr>
            <w:rFonts w:hint="cs"/>
            <w:rtl/>
          </w:rPr>
          <w:t xml:space="preserve">این مستند با این روش که ماژول مذکور در محل سازمان تولید گردد </w:t>
        </w:r>
      </w:ins>
      <w:ins w:id="1760" w:author="Arash Tighbor" w:date="2016-01-30T11:52:00Z">
        <w:r w:rsidR="005B6ACE">
          <w:rPr>
            <w:rtl/>
          </w:rPr>
          <w:t>ته</w:t>
        </w:r>
        <w:r w:rsidR="005B6ACE">
          <w:rPr>
            <w:rFonts w:hint="cs"/>
            <w:rtl/>
          </w:rPr>
          <w:t>یه‌شده</w:t>
        </w:r>
      </w:ins>
      <w:ins w:id="1761" w:author="Arash Tighbor" w:date="2016-01-30T10:27:00Z">
        <w:del w:id="1762" w:author="Arash Tighbor" w:date="2016-01-30T11:52:00Z">
          <w:r w:rsidRPr="00563B0D" w:rsidDel="005B6ACE">
            <w:rPr>
              <w:rFonts w:hint="cs"/>
              <w:rtl/>
            </w:rPr>
            <w:delText>تهیه شده</w:delText>
          </w:r>
        </w:del>
        <w:r w:rsidRPr="00563B0D">
          <w:rPr>
            <w:rFonts w:hint="cs"/>
            <w:rtl/>
          </w:rPr>
          <w:t xml:space="preserve"> است. در محل براکت</w:t>
        </w:r>
        <w:del w:id="1763" w:author="Arash Tighbor" w:date="2016-01-30T11:52:00Z">
          <w:r w:rsidRPr="00563B0D" w:rsidDel="005B6ACE">
            <w:rPr>
              <w:rFonts w:hint="cs"/>
              <w:rtl/>
            </w:rPr>
            <w:delText xml:space="preserve"> </w:delText>
          </w:r>
        </w:del>
      </w:ins>
      <w:ins w:id="1764" w:author="Arash Tighbor" w:date="2016-01-30T11:52:00Z">
        <w:r w:rsidR="005B6ACE">
          <w:rPr>
            <w:rFonts w:hint="cs"/>
            <w:rtl/>
          </w:rPr>
          <w:t>‌</w:t>
        </w:r>
      </w:ins>
      <w:ins w:id="1765" w:author="Arash Tighbor" w:date="2016-01-30T10:27:00Z">
        <w:r w:rsidRPr="00563B0D">
          <w:rPr>
            <w:rFonts w:hint="cs"/>
            <w:rtl/>
          </w:rPr>
          <w:t>های نصب به همراه 2 عدد بلندگو</w:t>
        </w:r>
      </w:ins>
      <w:ins w:id="1766" w:author="Arash Tighbor" w:date="2016-01-30T11:52:00Z">
        <w:r w:rsidR="005B6ACE">
          <w:rPr>
            <w:rFonts w:hint="cs"/>
            <w:rtl/>
          </w:rPr>
          <w:t xml:space="preserve"> </w:t>
        </w:r>
      </w:ins>
      <w:ins w:id="1767" w:author="Arash Tighbor" w:date="2016-01-30T10:27:00Z">
        <w:r w:rsidRPr="00563B0D">
          <w:rPr>
            <w:rFonts w:hint="cs"/>
            <w:rtl/>
          </w:rPr>
          <w:t xml:space="preserve">روی دستگاه خودپرداز نصب و ارتباطات الکتریکی </w:t>
        </w:r>
      </w:ins>
      <w:ins w:id="1768" w:author="Arash Tighbor" w:date="2016-01-30T11:52:00Z">
        <w:r w:rsidR="005B6ACE">
          <w:rPr>
            <w:rtl/>
          </w:rPr>
          <w:t>موردن</w:t>
        </w:r>
        <w:r w:rsidR="005B6ACE">
          <w:rPr>
            <w:rFonts w:hint="cs"/>
            <w:rtl/>
          </w:rPr>
          <w:t>یاز</w:t>
        </w:r>
      </w:ins>
      <w:ins w:id="1769" w:author="Arash Tighbor" w:date="2016-01-30T10:27:00Z">
        <w:del w:id="1770" w:author="Arash Tighbor" w:date="2016-01-30T11:52:00Z">
          <w:r w:rsidRPr="00563B0D" w:rsidDel="005B6ACE">
            <w:rPr>
              <w:rFonts w:hint="cs"/>
              <w:rtl/>
            </w:rPr>
            <w:delText>مورد نیاز</w:delText>
          </w:r>
        </w:del>
        <w:r w:rsidRPr="00563B0D">
          <w:rPr>
            <w:rFonts w:hint="cs"/>
            <w:rtl/>
          </w:rPr>
          <w:t xml:space="preserve"> وصل </w:t>
        </w:r>
      </w:ins>
      <w:ins w:id="1771" w:author="Arash Tighbor" w:date="2016-01-30T11:52:00Z">
        <w:r w:rsidR="005B6ACE">
          <w:rPr>
            <w:rtl/>
          </w:rPr>
          <w:t>م</w:t>
        </w:r>
        <w:r w:rsidR="005B6ACE">
          <w:rPr>
            <w:rFonts w:hint="cs"/>
            <w:rtl/>
          </w:rPr>
          <w:t>ی‌شوند</w:t>
        </w:r>
      </w:ins>
      <w:ins w:id="1772" w:author="Arash Tighbor" w:date="2016-01-30T10:27:00Z">
        <w:del w:id="1773" w:author="Arash Tighbor" w:date="2016-01-30T11:52:00Z">
          <w:r w:rsidRPr="00563B0D" w:rsidDel="005B6ACE">
            <w:rPr>
              <w:rFonts w:hint="cs"/>
              <w:rtl/>
            </w:rPr>
            <w:delText>می شوند</w:delText>
          </w:r>
        </w:del>
        <w:r w:rsidRPr="00563B0D">
          <w:rPr>
            <w:rFonts w:hint="cs"/>
            <w:rtl/>
          </w:rPr>
          <w:t>. این روش با این رویکرد که حداقل زمان ممکن در محل</w:t>
        </w:r>
        <w:r w:rsidRPr="008C48D1">
          <w:rPr>
            <w:rFonts w:hint="cs"/>
            <w:rtl/>
          </w:rPr>
          <w:t xml:space="preserve"> شعبه صرف گردد </w:t>
        </w:r>
      </w:ins>
      <w:ins w:id="1774" w:author="Arash Tighbor" w:date="2016-01-30T11:52:00Z">
        <w:r w:rsidR="005B6ACE">
          <w:rPr>
            <w:rtl/>
          </w:rPr>
          <w:t>انتخاب‌شده</w:t>
        </w:r>
      </w:ins>
      <w:ins w:id="1775" w:author="Arash Tighbor" w:date="2016-01-30T10:27:00Z">
        <w:del w:id="1776" w:author="Arash Tighbor" w:date="2016-01-30T11:52:00Z">
          <w:r w:rsidRPr="008C48D1" w:rsidDel="005B6ACE">
            <w:rPr>
              <w:rFonts w:hint="cs"/>
              <w:rtl/>
            </w:rPr>
            <w:delText>انتخاب شده</w:delText>
          </w:r>
        </w:del>
        <w:r w:rsidRPr="008C48D1">
          <w:rPr>
            <w:rFonts w:hint="cs"/>
            <w:rtl/>
          </w:rPr>
          <w:t xml:space="preserve"> است</w:t>
        </w:r>
        <w:r>
          <w:rPr>
            <w:rFonts w:hint="cs"/>
            <w:rtl/>
          </w:rPr>
          <w:t>.</w:t>
        </w:r>
      </w:ins>
    </w:p>
    <w:p w:rsidR="00261625" w:rsidRPr="00261625" w:rsidRDefault="00261625" w:rsidP="00963945">
      <w:pPr>
        <w:rPr>
          <w:rtl/>
        </w:rPr>
      </w:pPr>
    </w:p>
    <w:sectPr w:rsidR="00261625" w:rsidRPr="00261625" w:rsidSect="00041DA3">
      <w:footerReference w:type="first" r:id="rId28"/>
      <w:pgSz w:w="11906" w:h="16838"/>
      <w:pgMar w:top="907" w:right="1440" w:bottom="720" w:left="878" w:header="720" w:footer="720" w:gutter="0"/>
      <w:pgNumType w:start="1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4867" w:rsidRDefault="00D94867" w:rsidP="006647B1">
      <w:r>
        <w:separator/>
      </w:r>
    </w:p>
  </w:endnote>
  <w:endnote w:type="continuationSeparator" w:id="0">
    <w:p w:rsidR="00D94867" w:rsidRDefault="00D94867" w:rsidP="0066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Default="008861C4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0016" behindDoc="0" locked="0" layoutInCell="1" allowOverlap="1" wp14:anchorId="7F405D49" wp14:editId="6347C579">
              <wp:simplePos x="0" y="0"/>
              <wp:positionH relativeFrom="page">
                <wp:posOffset>657860</wp:posOffset>
              </wp:positionH>
              <wp:positionV relativeFrom="bottomMargin">
                <wp:posOffset>195580</wp:posOffset>
              </wp:positionV>
              <wp:extent cx="5910682" cy="190500"/>
              <wp:effectExtent l="0" t="0" r="1397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10682" cy="190500"/>
                        <a:chOff x="-8" y="14978"/>
                        <a:chExt cx="12255" cy="300"/>
                      </a:xfrm>
                    </wpg:grpSpPr>
                    <wps:wsp>
                      <wps:cNvPr id="6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782" y="14990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861C4" w:rsidRPr="00EA3E20" w:rsidRDefault="008861C4" w:rsidP="00E20919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r w:rsidRPr="00EA3E20"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A3E20"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  <w:instrText xml:space="preserve"> PAGE    \* MERGEFORMAT </w:instrText>
                            </w:r>
                            <w:r w:rsidRPr="00EA3E20"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050FF">
                              <w:rPr>
                                <w:b/>
                                <w:bCs/>
                                <w:noProof/>
                                <w:color w:val="1F497D" w:themeColor="text2"/>
                                <w:sz w:val="24"/>
                                <w:szCs w:val="24"/>
                                <w:rtl/>
                              </w:rPr>
                              <w:t>7</w:t>
                            </w:r>
                            <w:r w:rsidRPr="00EA3E20">
                              <w:rPr>
                                <w:b/>
                                <w:bCs/>
                                <w:noProof/>
                                <w:color w:val="1F497D" w:themeColor="text2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7" name="Group 31"/>
                      <wpg:cNvGrpSpPr>
                        <a:grpSpLocks/>
                      </wpg:cNvGrpSpPr>
                      <wpg:grpSpPr bwMode="auto">
                        <a:xfrm>
                          <a:off x="-8" y="14978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8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headEnd/>
                            <a:tailEnd/>
                          </a:ln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ln>
                            <a:headEnd/>
                            <a:tailEnd/>
                          </a:ln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405D49" id="Group 5" o:spid="_x0000_s1028" style="position:absolute;left:0;text-align:left;margin-left:51.8pt;margin-top:15.4pt;width:465.4pt;height:15pt;z-index:251670016;mso-position-horizontal-relative:page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9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<v:textbox inset="0,0,0,0">
                  <w:txbxContent>
                    <w:p w:rsidR="008861C4" w:rsidRPr="00EA3E20" w:rsidRDefault="008861C4" w:rsidP="00E20919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</w:pPr>
                      <w:r w:rsidRPr="00EA3E20"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  <w:fldChar w:fldCharType="begin"/>
                      </w:r>
                      <w:r w:rsidRPr="00EA3E20"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  <w:instrText xml:space="preserve"> PAGE    \* MERGEFORMAT </w:instrText>
                      </w:r>
                      <w:r w:rsidRPr="00EA3E20"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  <w:fldChar w:fldCharType="separate"/>
                      </w:r>
                      <w:r w:rsidR="00E050FF">
                        <w:rPr>
                          <w:b/>
                          <w:bCs/>
                          <w:noProof/>
                          <w:color w:val="1F497D" w:themeColor="text2"/>
                          <w:sz w:val="24"/>
                          <w:szCs w:val="24"/>
                          <w:rtl/>
                        </w:rPr>
                        <w:t>7</w:t>
                      </w:r>
                      <w:r w:rsidRPr="00EA3E20">
                        <w:rPr>
                          <w:b/>
                          <w:bCs/>
                          <w:noProof/>
                          <w:color w:val="1F497D" w:themeColor="text2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30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31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xJTr8AAADaAAAADwAAAGRycy9kb3ducmV2LnhtbERPy4rCMBTdC/MP4Q64s+n4phplEEQF&#10;Eap+wLW5fcw0N6WJWv9+shhweTjv5boztXhQ6yrLCr6iGARxZnXFhYLrZTuYg3AeWWNtmRS8yMF6&#10;9dFbYqLtk1N6nH0hQgi7BBWU3jeJlC4ryaCLbEMcuNy2Bn2AbSF1i88Qbmo5jOOpNFhxaCixoU1J&#10;2e/5bhRsXD09Hcbylh9mx0k6G+34p9kp1f/svhcgPHX+Lf5377WCsDVcCTdArv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yxJTr8AAADaAAAADwAAAAAAAAAAAAAAAACh&#10;AgAAZHJzL2Rvd25yZXYueG1sUEsFBgAAAAAEAAQA+QAAAI0DAAAAAA==&#10;" strokecolor="#4579b8 [3044]"/>
                <v:shape id="AutoShape 28" o:spid="_x0000_s1032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/6kcMAAADaAAAADwAAAGRycy9kb3ducmV2LnhtbESPQWvCQBSE70L/w/IEb2ZjoEVT11AK&#10;ptaLmJZCb4/saxKafRuyq67/vlsQPA4z8w2zLoLpxZlG11lWsEhSEMS11R03Cj4/tvMlCOeRNfaW&#10;ScGVHBSbh8kac20vfKRz5RsRIexyVNB6P+RSurolgy6xA3H0fuxo0Ec5NlKPeIlw08ssTZ+kwY7j&#10;QosDvbZU/1Yno6A8vPflPnvbmTLw177Sj+V3GJSaTcPLMwhPwd/Dt/ZOK1jB/5V4A+Tm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8P+pHDAAAA2gAAAA8AAAAAAAAAAAAA&#10;AAAAoQIAAGRycy9kb3ducmV2LnhtbFBLBQYAAAAABAAEAPkAAACRAwAAAAA=&#10;" adj="20904" strokecolor="#4579b8 [3044]"/>
              </v:group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Pr="00A13515" w:rsidRDefault="008861C4" w:rsidP="00A13515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81280" behindDoc="0" locked="0" layoutInCell="1" allowOverlap="1" wp14:anchorId="536FAFB6" wp14:editId="7EB4C383">
              <wp:simplePos x="0" y="0"/>
              <wp:positionH relativeFrom="page">
                <wp:posOffset>577901</wp:posOffset>
              </wp:positionH>
              <wp:positionV relativeFrom="bottomMargin">
                <wp:posOffset>196190</wp:posOffset>
              </wp:positionV>
              <wp:extent cx="6020409" cy="190500"/>
              <wp:effectExtent l="0" t="0" r="1905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20409" cy="190500"/>
                        <a:chOff x="-8" y="14978"/>
                        <a:chExt cx="12255" cy="300"/>
                      </a:xfrm>
                    </wpg:grpSpPr>
                    <wps:wsp>
                      <wps:cNvPr id="31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782" y="14990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861C4" w:rsidRPr="00EA3E20" w:rsidRDefault="008861C4" w:rsidP="00A13515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r w:rsidRPr="00EA3E20"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A3E20"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  <w:instrText xml:space="preserve"> PAGE    \* MERGEFORMAT </w:instrText>
                            </w:r>
                            <w:r w:rsidRPr="00EA3E20">
                              <w:rPr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050FF">
                              <w:rPr>
                                <w:b/>
                                <w:bCs/>
                                <w:noProof/>
                                <w:color w:val="1F497D" w:themeColor="text2"/>
                                <w:sz w:val="24"/>
                                <w:szCs w:val="24"/>
                                <w:rtl/>
                              </w:rPr>
                              <w:t>6</w:t>
                            </w:r>
                            <w:r w:rsidRPr="00EA3E20">
                              <w:rPr>
                                <w:b/>
                                <w:bCs/>
                                <w:noProof/>
                                <w:color w:val="1F497D" w:themeColor="text2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2" name="Group 31"/>
                      <wpg:cNvGrpSpPr>
                        <a:grpSpLocks/>
                      </wpg:cNvGrpSpPr>
                      <wpg:grpSpPr bwMode="auto">
                        <a:xfrm>
                          <a:off x="-8" y="14978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33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headEnd/>
                            <a:tailEnd/>
                          </a:ln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ln>
                            <a:headEnd/>
                            <a:tailEnd/>
                          </a:ln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6FAFB6" id="Group 30" o:spid="_x0000_s1033" style="position:absolute;left:0;text-align:left;margin-left:45.5pt;margin-top:15.45pt;width:474.05pt;height:15pt;z-index:251681280;mso-position-horizontal-relative:page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34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<v:textbox inset="0,0,0,0">
                  <w:txbxContent>
                    <w:p w:rsidR="008861C4" w:rsidRPr="00EA3E20" w:rsidRDefault="008861C4" w:rsidP="00A13515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</w:pPr>
                      <w:r w:rsidRPr="00EA3E20"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  <w:fldChar w:fldCharType="begin"/>
                      </w:r>
                      <w:r w:rsidRPr="00EA3E20"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  <w:instrText xml:space="preserve"> PAGE    \* MERGEFORMAT </w:instrText>
                      </w:r>
                      <w:r w:rsidRPr="00EA3E20">
                        <w:rPr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  <w:fldChar w:fldCharType="separate"/>
                      </w:r>
                      <w:r w:rsidR="00E050FF">
                        <w:rPr>
                          <w:b/>
                          <w:bCs/>
                          <w:noProof/>
                          <w:color w:val="1F497D" w:themeColor="text2"/>
                          <w:sz w:val="24"/>
                          <w:szCs w:val="24"/>
                          <w:rtl/>
                        </w:rPr>
                        <w:t>6</w:t>
                      </w:r>
                      <w:r w:rsidRPr="00EA3E20">
                        <w:rPr>
                          <w:b/>
                          <w:bCs/>
                          <w:noProof/>
                          <w:color w:val="1F497D" w:themeColor="text2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35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36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xA4MMAAADbAAAADwAAAGRycy9kb3ducmV2LnhtbESP0YrCMBRE3xf8h3AF39ZUu+rSNYoI&#10;4goiVPcD7jbXttrclCZq/XsjCD4OM3OGmc5bU4krNa60rGDQj0AQZ1aXnCv4O6w+v0E4j6yxskwK&#10;7uRgPut8TDHR9sYpXfc+FwHCLkEFhfd1IqXLCjLo+rYmDt7RNgZ9kE0udYO3ADeVHEbRWBosOSwU&#10;WNOyoOy8vxgFS1eNd5sv+X/cTLajdBKv+VSvlep128UPCE+tf4df7V+tII7h+SX8ADl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K8QODDAAAA2wAAAA8AAAAAAAAAAAAA&#10;AAAAoQIAAGRycy9kb3ducmV2LnhtbFBLBQYAAAAABAAEAPkAAACRAwAAAAA=&#10;" strokecolor="#4579b8 [3044]"/>
                <v:shape id="AutoShape 28" o:spid="_x0000_s1037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CfrcUAAADbAAAADwAAAGRycy9kb3ducmV2LnhtbESPT2vCQBTE74V+h+UVvNVN/VMkugml&#10;0FS9SKMI3h7Z1yQ0+zZkt7p+e1co9DjMzG+YVR5MJ840uNaygpdxAoK4srrlWsFh//G8AOE8ssbO&#10;Mim4koM8e3xYYarthb/oXPpaRAi7FBU03veplK5qyKAb2544et92MOijHGqpB7xEuOnkJElepcGW&#10;40KDPb03VP2Uv0ZBsdt0xXbyuTZF4OO21PPiFHqlRk/hbQnCU/D/4b/2WiuYzuD+Jf4Amd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PCfrcUAAADbAAAADwAAAAAAAAAA&#10;AAAAAAChAgAAZHJzL2Rvd25yZXYueG1sUEsFBgAAAAAEAAQA+QAAAJMDAAAAAA==&#10;" adj="20904" strokecolor="#4579b8 [3044]"/>
              </v:group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Default="008861C4" w:rsidP="001E6C1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644778108"/>
      <w:docPartObj>
        <w:docPartGallery w:val="Page Numbers (Bottom of Page)"/>
        <w:docPartUnique/>
      </w:docPartObj>
    </w:sdtPr>
    <w:sdtEndPr/>
    <w:sdtContent>
      <w:p w:rsidR="008861C4" w:rsidRDefault="008861C4" w:rsidP="001E6C17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88448" behindDoc="0" locked="0" layoutInCell="1" allowOverlap="1" wp14:anchorId="454DA422" wp14:editId="4E9E7BED">
                  <wp:simplePos x="0" y="0"/>
                  <wp:positionH relativeFrom="page">
                    <wp:posOffset>563270</wp:posOffset>
                  </wp:positionH>
                  <wp:positionV relativeFrom="bottomMargin">
                    <wp:posOffset>225984</wp:posOffset>
                  </wp:positionV>
                  <wp:extent cx="6087898" cy="190500"/>
                  <wp:effectExtent l="0" t="0" r="27305" b="0"/>
                  <wp:wrapNone/>
                  <wp:docPr id="43" name="Group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087898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861C4" w:rsidRPr="00EA3E20" w:rsidRDefault="008861C4" w:rsidP="001E6C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1F497D" w:themeColor="text2"/>
                                    <w:sz w:val="24"/>
                                    <w:szCs w:val="24"/>
                                  </w:rPr>
                                </w:pPr>
                                <w:r w:rsidRPr="00EA3E20">
                                  <w:rPr>
                                    <w:b/>
                                    <w:bCs/>
                                    <w:color w:val="1F497D" w:themeColor="text2"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 w:rsidRPr="00EA3E20">
                                  <w:rPr>
                                    <w:b/>
                                    <w:bCs/>
                                    <w:color w:val="1F497D" w:themeColor="text2"/>
                                    <w:sz w:val="24"/>
                                    <w:szCs w:val="24"/>
                                  </w:rPr>
                                  <w:instrText xml:space="preserve"> PAGE    \* MERGEFORMAT </w:instrText>
                                </w:r>
                                <w:r w:rsidRPr="00EA3E20">
                                  <w:rPr>
                                    <w:b/>
                                    <w:bCs/>
                                    <w:color w:val="1F497D" w:themeColor="text2"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="00E050FF">
                                  <w:rPr>
                                    <w:b/>
                                    <w:bCs/>
                                    <w:noProof/>
                                    <w:color w:val="1F497D" w:themeColor="text2"/>
                                    <w:sz w:val="24"/>
                                    <w:szCs w:val="24"/>
                                    <w:rtl/>
                                  </w:rPr>
                                  <w:t>1</w:t>
                                </w:r>
                                <w:r w:rsidRPr="00EA3E20">
                                  <w:rPr>
                                    <w:b/>
                                    <w:bCs/>
                                    <w:noProof/>
                                    <w:color w:val="1F497D" w:themeColor="text2"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5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  <a:ex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  <a:ex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54DA422" id="Group 43" o:spid="_x0000_s1038" style="position:absolute;left:0;text-align:left;margin-left:44.35pt;margin-top:17.8pt;width:479.35pt;height:15pt;z-index:251688448;mso-position-horizontal-relative:page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9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  <v:textbox inset="0,0,0,0">
                      <w:txbxContent>
                        <w:p w:rsidR="008861C4" w:rsidRPr="00EA3E20" w:rsidRDefault="008861C4" w:rsidP="001E6C17">
                          <w:pPr>
                            <w:jc w:val="center"/>
                            <w:rPr>
                              <w:b/>
                              <w:bCs/>
                              <w:color w:val="1F497D" w:themeColor="text2"/>
                              <w:sz w:val="24"/>
                              <w:szCs w:val="24"/>
                            </w:rPr>
                          </w:pPr>
                          <w:r w:rsidRPr="00EA3E20">
                            <w:rPr>
                              <w:b/>
                              <w:bCs/>
                              <w:color w:val="1F497D" w:themeColor="text2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EA3E20">
                            <w:rPr>
                              <w:b/>
                              <w:bCs/>
                              <w:color w:val="1F497D" w:themeColor="text2"/>
                              <w:sz w:val="24"/>
                              <w:szCs w:val="24"/>
                            </w:rPr>
                            <w:instrText xml:space="preserve"> PAGE    \* MERGEFORMAT </w:instrText>
                          </w:r>
                          <w:r w:rsidRPr="00EA3E20">
                            <w:rPr>
                              <w:b/>
                              <w:bCs/>
                              <w:color w:val="1F497D" w:themeColor="text2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E050FF">
                            <w:rPr>
                              <w:b/>
                              <w:bCs/>
                              <w:noProof/>
                              <w:color w:val="1F497D" w:themeColor="text2"/>
                              <w:sz w:val="24"/>
                              <w:szCs w:val="24"/>
                              <w:rtl/>
                            </w:rPr>
                            <w:t>1</w:t>
                          </w:r>
                          <w:r w:rsidRPr="00EA3E20">
                            <w:rPr>
                              <w:b/>
                              <w:bCs/>
                              <w:noProof/>
                              <w:color w:val="1F497D" w:themeColor="text2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40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41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2QBcQAAADbAAAADwAAAGRycy9kb3ducmV2LnhtbESP0WrCQBRE3wv+w3IF3+rGmiYldRUR&#10;ihVEMPYDbrPXJJq9G7Jbk/59Vyj4OMzMGWaxGkwjbtS52rKC2TQCQVxYXXOp4Ov08fwGwnlkjY1l&#10;UvBLDlbL0dMCM217PtIt96UIEHYZKqi8bzMpXVGRQTe1LXHwzrYz6IPsSqk77APcNPIlihJpsOaw&#10;UGFLm4qKa/5jFGxckxx2sfw+79L96zGdb/nSbpWajIf1OwhPg3+E/9ufWkGcwP1L+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zZAFxAAAANsAAAAPAAAAAAAAAAAA&#10;AAAAAKECAABkcnMvZG93bnJldi54bWxQSwUGAAAAAAQABAD5AAAAkgMAAAAA&#10;" strokecolor="#4579b8 [3044]"/>
                    <v:shape id="AutoShape 28" o:spid="_x0000_s1042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Ryp8QAAADbAAAADwAAAGRycy9kb3ducmV2LnhtbESPQWvCQBSE74X+h+UVvNVNRa1EN6EU&#10;mqoXaRTB2yP7moRm34bsVtd/7wqFHoeZ+YZZ5cF04kyDay0reBknIIgrq1uuFRz2H88LEM4ja+ws&#10;k4IrOcizx4cVptpe+IvOpa9FhLBLUUHjfZ9K6aqGDLqx7Ymj920Hgz7KoZZ6wEuEm05OkmQuDbYc&#10;Fxrs6b2h6qf8NQqK3aYrtpPPtSkCH7elnhWn0Cs1egpvSxCegv8P/7XXWsH0Fe5f4g+Q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JHKnxAAAANsAAAAPAAAAAAAAAAAA&#10;AAAAAKECAABkcnMvZG93bnJldi54bWxQSwUGAAAAAAQABAD5AAAAkgMAAAAA&#10;" adj="20904" strokecolor="#4579b8 [3044]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4867" w:rsidRDefault="00D94867" w:rsidP="006647B1">
      <w:r>
        <w:separator/>
      </w:r>
    </w:p>
  </w:footnote>
  <w:footnote w:type="continuationSeparator" w:id="0">
    <w:p w:rsidR="00D94867" w:rsidRDefault="00D94867" w:rsidP="006647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Pr="002256FA" w:rsidRDefault="00E050FF" w:rsidP="00E20919">
    <w:pPr>
      <w:pBdr>
        <w:bottom w:val="single" w:sz="36" w:space="1" w:color="1F497D" w:themeColor="text2"/>
      </w:pBdr>
      <w:spacing w:line="192" w:lineRule="auto"/>
      <w:rPr>
        <w:b/>
        <w:bCs/>
        <w:sz w:val="22"/>
        <w:szCs w:val="22"/>
        <w:rtl/>
      </w:rPr>
    </w:pPr>
    <w:del w:id="93" w:author="Arash Tighbor" w:date="2016-02-02T14:27:00Z">
      <w:r w:rsidDel="004C247A">
        <w:rPr>
          <w:rFonts w:ascii="Times New Roman" w:hAnsi="Times New Roman" w:cs="Times New Roman"/>
          <w:i w:val="0"/>
          <w:sz w:val="24"/>
          <w:szCs w:val="24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1904886" o:spid="_x0000_s2049" type="#_x0000_t75" style="position:absolute;left:0;text-align:left;margin-left:-.4pt;margin-top:151.35pt;width:478pt;height:345.6pt;z-index:-251625984;mso-position-horizontal-relative:margin;mso-position-vertical-relative:margin" o:allowincell="f">
            <v:imagedata r:id="rId1" o:title="Not-Approved" gain="19661f" blacklevel="22938f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Default="00E050FF" w:rsidP="002A7180">
    <w:pPr>
      <w:pStyle w:val="Header"/>
      <w:pBdr>
        <w:bottom w:val="single" w:sz="36" w:space="1" w:color="1F497D" w:themeColor="text2"/>
      </w:pBdr>
      <w:spacing w:after="240"/>
    </w:pPr>
    <w:del w:id="94" w:author="Arash Tighbor" w:date="2016-02-02T14:27:00Z">
      <w:r w:rsidDel="004C247A">
        <w:rPr>
          <w:rFonts w:ascii="Times New Roman" w:hAnsi="Times New Roman" w:cs="Times New Roman"/>
          <w:i w:val="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left:0;text-align:left;margin-left:20.6pt;margin-top:213.6pt;width:478pt;height:345.6pt;z-index:-251619840;mso-position-horizontal-relative:margin;mso-position-vertical-relative:margin" o:allowincell="f">
            <v:imagedata r:id="rId1" o:title="Not-Approved" gain="19661f" blacklevel="22938f"/>
            <w10:wrap anchorx="margin" anchory="margin"/>
          </v:shape>
        </w:pict>
      </w:r>
    </w:del>
    <w:r w:rsidR="008861C4">
      <w:rPr>
        <w:rFonts w:hint="cs"/>
        <w:b/>
        <w:bCs/>
        <w:noProof/>
        <w:sz w:val="22"/>
        <w:szCs w:val="22"/>
        <w:rtl/>
      </w:rPr>
      <w:drawing>
        <wp:anchor distT="0" distB="0" distL="114300" distR="114300" simplePos="0" relativeHeight="251657728" behindDoc="0" locked="0" layoutInCell="1" allowOverlap="1" wp14:anchorId="02CCFD6A" wp14:editId="0D227DCA">
          <wp:simplePos x="0" y="0"/>
          <wp:positionH relativeFrom="column">
            <wp:posOffset>3757930</wp:posOffset>
          </wp:positionH>
          <wp:positionV relativeFrom="paragraph">
            <wp:posOffset>-11430</wp:posOffset>
          </wp:positionV>
          <wp:extent cx="2334895" cy="303530"/>
          <wp:effectExtent l="0" t="0" r="8255" b="127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49"/>
                  <a:stretch/>
                </pic:blipFill>
                <pic:spPr bwMode="auto">
                  <a:xfrm>
                    <a:off x="0" y="0"/>
                    <a:ext cx="233489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Default="008861C4" w:rsidP="003275F0">
    <w:pPr>
      <w:pStyle w:val="Header"/>
    </w:pPr>
  </w:p>
  <w:p w:rsidR="008861C4" w:rsidRDefault="008861C4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Pr="00A13515" w:rsidRDefault="00E050FF" w:rsidP="00BF2B65">
    <w:pPr>
      <w:pBdr>
        <w:bottom w:val="single" w:sz="36" w:space="1" w:color="1F497D" w:themeColor="text2"/>
      </w:pBdr>
      <w:spacing w:line="192" w:lineRule="auto"/>
      <w:rPr>
        <w:b/>
        <w:bCs/>
        <w:sz w:val="22"/>
        <w:szCs w:val="22"/>
        <w:rtl/>
      </w:rPr>
    </w:pPr>
    <w:del w:id="412" w:author="Arash Tighbor" w:date="2016-02-02T14:27:00Z">
      <w:r w:rsidDel="004C247A">
        <w:rPr>
          <w:rFonts w:ascii="Times New Roman" w:hAnsi="Times New Roman" w:cs="Times New Roman"/>
          <w:i w:val="0"/>
          <w:sz w:val="24"/>
          <w:szCs w:val="24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-.4pt;margin-top:137.1pt;width:478pt;height:345.6pt;z-index:-251621888;mso-position-horizontal-relative:margin;mso-position-vertical-relative:margin" o:allowincell="f">
            <v:imagedata r:id="rId1" o:title="Not-Approved" gain="19661f" blacklevel="22938f"/>
            <w10:wrap anchorx="margin" anchory="margin"/>
          </v:shape>
        </w:pict>
      </w:r>
    </w:del>
    <w:del w:id="413" w:author="Arash Tighbor" w:date="2016-01-30T09:22:00Z">
      <w:r w:rsidR="008861C4" w:rsidRPr="009B66CE" w:rsidDel="009B66CE">
        <w:rPr>
          <w:b/>
          <w:bCs/>
          <w:sz w:val="20"/>
          <w:szCs w:val="20"/>
          <w:rtl/>
          <w:rPrChange w:id="414" w:author="Arash Tighbor" w:date="2016-01-30T09:23:00Z">
            <w:rPr>
              <w:b/>
              <w:bCs/>
              <w:sz w:val="20"/>
              <w:szCs w:val="20"/>
              <w:highlight w:val="yellow"/>
              <w:rtl/>
            </w:rPr>
          </w:rPrChange>
        </w:rPr>
        <w:delText>دستورالعم</w:delText>
      </w:r>
    </w:del>
    <w:ins w:id="415" w:author="Arash Tighbor" w:date="2016-02-02T14:31:00Z">
      <w:r w:rsidR="00BF2B65" w:rsidRPr="00BF2B65">
        <w:rPr>
          <w:b/>
          <w:bCs/>
          <w:sz w:val="20"/>
          <w:szCs w:val="20"/>
          <w:rtl/>
        </w:rPr>
        <w:t>مستندات س</w:t>
      </w:r>
      <w:r w:rsidR="00BF2B65" w:rsidRPr="00BF2B65">
        <w:rPr>
          <w:rFonts w:hint="cs"/>
          <w:b/>
          <w:bCs/>
          <w:sz w:val="20"/>
          <w:szCs w:val="20"/>
          <w:rtl/>
        </w:rPr>
        <w:t>یستم</w:t>
      </w:r>
      <w:r w:rsidR="00BF2B65" w:rsidRPr="00BF2B65">
        <w:rPr>
          <w:b/>
          <w:bCs/>
          <w:sz w:val="20"/>
          <w:szCs w:val="20"/>
          <w:rtl/>
        </w:rPr>
        <w:t xml:space="preserve"> صوت</w:t>
      </w:r>
      <w:r w:rsidR="00BF2B65" w:rsidRPr="00BF2B65">
        <w:rPr>
          <w:rFonts w:hint="cs"/>
          <w:b/>
          <w:bCs/>
          <w:sz w:val="20"/>
          <w:szCs w:val="20"/>
          <w:rtl/>
        </w:rPr>
        <w:t>ی</w:t>
      </w:r>
      <w:r w:rsidR="00BF2B65" w:rsidRPr="00BF2B65">
        <w:rPr>
          <w:b/>
          <w:bCs/>
          <w:sz w:val="20"/>
          <w:szCs w:val="20"/>
          <w:rtl/>
        </w:rPr>
        <w:t xml:space="preserve"> </w:t>
      </w:r>
      <w:r w:rsidR="00BF2B65" w:rsidRPr="00BF2B65">
        <w:rPr>
          <w:b/>
          <w:bCs/>
          <w:sz w:val="20"/>
          <w:szCs w:val="20"/>
          <w:rtl/>
          <w:rPrChange w:id="416" w:author="Arash Tighbor" w:date="2016-02-02T14:31:00Z">
            <w:rPr>
              <w:b/>
              <w:bCs/>
              <w:sz w:val="20"/>
              <w:szCs w:val="20"/>
              <w:rtl/>
            </w:rPr>
          </w:rPrChange>
        </w:rPr>
        <w:t>در دستگاه‌ها</w:t>
      </w:r>
      <w:r w:rsidR="00BF2B65" w:rsidRPr="00BF2B65">
        <w:rPr>
          <w:rFonts w:hint="cs"/>
          <w:b/>
          <w:bCs/>
          <w:sz w:val="20"/>
          <w:szCs w:val="20"/>
          <w:rtl/>
          <w:rPrChange w:id="417" w:author="Arash Tighbor" w:date="2016-02-02T14:31:00Z">
            <w:rPr>
              <w:rFonts w:hint="cs"/>
              <w:b/>
              <w:bCs/>
              <w:sz w:val="20"/>
              <w:szCs w:val="20"/>
              <w:rtl/>
            </w:rPr>
          </w:rPrChange>
        </w:rPr>
        <w:t>ی</w:t>
      </w:r>
      <w:r w:rsidR="00BF2B65" w:rsidRPr="00BF2B65">
        <w:rPr>
          <w:b/>
          <w:bCs/>
          <w:sz w:val="20"/>
          <w:szCs w:val="20"/>
          <w:rtl/>
          <w:rPrChange w:id="418" w:author="Arash Tighbor" w:date="2016-02-02T14:31:00Z">
            <w:rPr>
              <w:b/>
              <w:bCs/>
              <w:sz w:val="20"/>
              <w:szCs w:val="20"/>
              <w:rtl/>
            </w:rPr>
          </w:rPrChange>
        </w:rPr>
        <w:t xml:space="preserve"> خودپرداز</w:t>
      </w:r>
      <w:r w:rsidR="00BF2B65" w:rsidRPr="00BF2B65" w:rsidDel="009B66CE">
        <w:rPr>
          <w:b/>
          <w:bCs/>
          <w:sz w:val="20"/>
          <w:szCs w:val="20"/>
          <w:rtl/>
          <w:rPrChange w:id="419" w:author="Arash Tighbor" w:date="2016-02-02T14:31:00Z">
            <w:rPr>
              <w:b/>
              <w:bCs/>
              <w:sz w:val="20"/>
              <w:szCs w:val="20"/>
              <w:highlight w:val="yellow"/>
              <w:rtl/>
            </w:rPr>
          </w:rPrChange>
        </w:rPr>
        <w:t xml:space="preserve"> </w:t>
      </w:r>
    </w:ins>
    <w:del w:id="420" w:author="Arash Tighbor" w:date="2016-01-30T09:22:00Z">
      <w:r w:rsidR="008861C4" w:rsidRPr="00BF2B65" w:rsidDel="009B66CE">
        <w:rPr>
          <w:b/>
          <w:bCs/>
          <w:sz w:val="20"/>
          <w:szCs w:val="20"/>
          <w:rtl/>
          <w:rPrChange w:id="421" w:author="Arash Tighbor" w:date="2016-02-02T14:31:00Z">
            <w:rPr>
              <w:b/>
              <w:bCs/>
              <w:sz w:val="20"/>
              <w:szCs w:val="20"/>
              <w:highlight w:val="yellow"/>
              <w:rtl/>
            </w:rPr>
          </w:rPrChange>
        </w:rPr>
        <w:delText>ل</w:delText>
      </w:r>
    </w:del>
    <w:r w:rsidR="008861C4">
      <w:rPr>
        <w:b/>
        <w:bCs/>
        <w:sz w:val="20"/>
        <w:szCs w:val="20"/>
      </w:rPr>
      <w:tab/>
      <w:t xml:space="preserve">    </w:t>
    </w:r>
    <w:r w:rsidR="008861C4">
      <w:rPr>
        <w:b/>
        <w:bCs/>
        <w:sz w:val="20"/>
        <w:szCs w:val="20"/>
      </w:rPr>
      <w:tab/>
    </w:r>
    <w:r w:rsidR="008861C4">
      <w:rPr>
        <w:b/>
        <w:bCs/>
        <w:sz w:val="20"/>
        <w:szCs w:val="20"/>
      </w:rPr>
      <w:tab/>
    </w:r>
    <w:r w:rsidR="008861C4">
      <w:rPr>
        <w:b/>
        <w:bCs/>
        <w:sz w:val="20"/>
        <w:szCs w:val="20"/>
      </w:rPr>
      <w:tab/>
      <w:t xml:space="preserve"> </w:t>
    </w:r>
    <w:r w:rsidR="008861C4">
      <w:rPr>
        <w:b/>
        <w:bCs/>
        <w:sz w:val="20"/>
        <w:szCs w:val="20"/>
      </w:rPr>
      <w:tab/>
    </w:r>
    <w:r w:rsidR="008861C4">
      <w:rPr>
        <w:b/>
        <w:bCs/>
        <w:sz w:val="20"/>
        <w:szCs w:val="20"/>
      </w:rPr>
      <w:tab/>
    </w:r>
    <w:r w:rsidR="008861C4" w:rsidRPr="00600A0B">
      <w:rPr>
        <w:rFonts w:ascii="Times New Roman" w:hAnsi="Times New Roman" w:cs="Times New Roman"/>
        <w:i w:val="0"/>
        <w:sz w:val="22"/>
        <w:szCs w:val="22"/>
      </w:rP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1C4" w:rsidRDefault="008861C4" w:rsidP="002A7180">
    <w:pPr>
      <w:pStyle w:val="Header"/>
      <w:pBdr>
        <w:bottom w:val="single" w:sz="36" w:space="1" w:color="1F497D" w:themeColor="text2"/>
      </w:pBdr>
    </w:pPr>
    <w:r>
      <w:rPr>
        <w:rFonts w:hint="cs"/>
        <w:b/>
        <w:bCs/>
        <w:noProof/>
        <w:sz w:val="22"/>
        <w:szCs w:val="22"/>
        <w:rtl/>
      </w:rPr>
      <w:drawing>
        <wp:anchor distT="0" distB="0" distL="114300" distR="114300" simplePos="0" relativeHeight="251676160" behindDoc="0" locked="0" layoutInCell="1" allowOverlap="1" wp14:anchorId="77BD7617" wp14:editId="3A685A26">
          <wp:simplePos x="0" y="0"/>
          <wp:positionH relativeFrom="column">
            <wp:posOffset>3747770</wp:posOffset>
          </wp:positionH>
          <wp:positionV relativeFrom="paragraph">
            <wp:posOffset>-15240</wp:posOffset>
          </wp:positionV>
          <wp:extent cx="2342515" cy="303530"/>
          <wp:effectExtent l="0" t="0" r="635" b="1270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073"/>
                  <a:stretch/>
                </pic:blipFill>
                <pic:spPr bwMode="auto">
                  <a:xfrm>
                    <a:off x="0" y="0"/>
                    <a:ext cx="234251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cs"/>
        <w:b/>
        <w:bCs/>
        <w:noProof/>
        <w:sz w:val="22"/>
        <w:szCs w:val="22"/>
        <w:rtl/>
      </w:rPr>
      <w:t xml:space="preserve"> </w:t>
    </w:r>
  </w:p>
  <w:p w:rsidR="008861C4" w:rsidRDefault="00E050FF">
    <w:pPr>
      <w:pStyle w:val="Header"/>
    </w:pPr>
    <w:del w:id="422" w:author="Arash Tighbor" w:date="2016-02-02T14:27:00Z">
      <w:r w:rsidDel="004C247A">
        <w:rPr>
          <w:rFonts w:ascii="Times New Roman" w:hAnsi="Times New Roman" w:cs="Times New Roman"/>
          <w:i w:val="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-.4pt;margin-top:174.6pt;width:478pt;height:345.6pt;z-index:-251623936;mso-position-horizontal-relative:margin;mso-position-vertical-relative:margin" o:allowincell="f">
            <v:imagedata r:id="rId2" o:title="Not-Approved" gain="19661f" blacklevel="22938f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371E1"/>
    <w:multiLevelType w:val="hybridMultilevel"/>
    <w:tmpl w:val="17E29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C109E"/>
    <w:multiLevelType w:val="hybridMultilevel"/>
    <w:tmpl w:val="4CEEA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1F354C"/>
    <w:multiLevelType w:val="hybridMultilevel"/>
    <w:tmpl w:val="A2C04E82"/>
    <w:lvl w:ilvl="0" w:tplc="37B8D752">
      <w:start w:val="1"/>
      <w:numFmt w:val="bullet"/>
      <w:pStyle w:val="Heading3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20400E"/>
    <w:multiLevelType w:val="hybridMultilevel"/>
    <w:tmpl w:val="7D0A6EA0"/>
    <w:lvl w:ilvl="0" w:tplc="77D20FB0">
      <w:start w:val="1"/>
      <w:numFmt w:val="decimal"/>
      <w:pStyle w:val="NoSpacing"/>
      <w:suff w:val="space"/>
      <w:lvlText w:val="%1."/>
      <w:lvlJc w:val="left"/>
      <w:pPr>
        <w:ind w:left="720" w:hanging="360"/>
      </w:pPr>
      <w:rPr>
        <w:rFonts w:cs="B Nazanin" w:hint="cs"/>
        <w:bCs w:val="0"/>
        <w:iCs w:val="0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C74D32"/>
    <w:multiLevelType w:val="hybridMultilevel"/>
    <w:tmpl w:val="92960236"/>
    <w:lvl w:ilvl="0" w:tplc="37CAA356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3533DB8"/>
    <w:multiLevelType w:val="hybridMultilevel"/>
    <w:tmpl w:val="D4B60858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>
      <w:start w:val="1"/>
      <w:numFmt w:val="lowerLetter"/>
      <w:lvlText w:val="%2."/>
      <w:lvlJc w:val="left"/>
      <w:pPr>
        <w:ind w:left="1515" w:hanging="360"/>
      </w:pPr>
    </w:lvl>
    <w:lvl w:ilvl="2" w:tplc="0409001B">
      <w:start w:val="1"/>
      <w:numFmt w:val="lowerRoman"/>
      <w:lvlText w:val="%3."/>
      <w:lvlJc w:val="right"/>
      <w:pPr>
        <w:ind w:left="2235" w:hanging="180"/>
      </w:pPr>
    </w:lvl>
    <w:lvl w:ilvl="3" w:tplc="0409000F">
      <w:start w:val="1"/>
      <w:numFmt w:val="decimal"/>
      <w:lvlText w:val="%4."/>
      <w:lvlJc w:val="left"/>
      <w:pPr>
        <w:ind w:left="2955" w:hanging="360"/>
      </w:pPr>
    </w:lvl>
    <w:lvl w:ilvl="4" w:tplc="04090019">
      <w:start w:val="1"/>
      <w:numFmt w:val="lowerLetter"/>
      <w:lvlText w:val="%5."/>
      <w:lvlJc w:val="left"/>
      <w:pPr>
        <w:ind w:left="3675" w:hanging="360"/>
      </w:pPr>
    </w:lvl>
    <w:lvl w:ilvl="5" w:tplc="0409001B">
      <w:start w:val="1"/>
      <w:numFmt w:val="lowerRoman"/>
      <w:lvlText w:val="%6."/>
      <w:lvlJc w:val="right"/>
      <w:pPr>
        <w:ind w:left="4395" w:hanging="180"/>
      </w:pPr>
    </w:lvl>
    <w:lvl w:ilvl="6" w:tplc="0409000F">
      <w:start w:val="1"/>
      <w:numFmt w:val="decimal"/>
      <w:lvlText w:val="%7."/>
      <w:lvlJc w:val="left"/>
      <w:pPr>
        <w:ind w:left="5115" w:hanging="360"/>
      </w:pPr>
    </w:lvl>
    <w:lvl w:ilvl="7" w:tplc="04090019">
      <w:start w:val="1"/>
      <w:numFmt w:val="lowerLetter"/>
      <w:lvlText w:val="%8."/>
      <w:lvlJc w:val="left"/>
      <w:pPr>
        <w:ind w:left="5835" w:hanging="360"/>
      </w:pPr>
    </w:lvl>
    <w:lvl w:ilvl="8" w:tplc="0409001B">
      <w:start w:val="1"/>
      <w:numFmt w:val="lowerRoman"/>
      <w:lvlText w:val="%9."/>
      <w:lvlJc w:val="right"/>
      <w:pPr>
        <w:ind w:left="6555" w:hanging="180"/>
      </w:pPr>
    </w:lvl>
  </w:abstractNum>
  <w:abstractNum w:abstractNumId="6">
    <w:nsid w:val="3C0F3BA1"/>
    <w:multiLevelType w:val="hybridMultilevel"/>
    <w:tmpl w:val="177A242A"/>
    <w:lvl w:ilvl="0" w:tplc="C57848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993029"/>
    <w:multiLevelType w:val="hybridMultilevel"/>
    <w:tmpl w:val="873C8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E965E6"/>
    <w:multiLevelType w:val="hybridMultilevel"/>
    <w:tmpl w:val="0C209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B0593B"/>
    <w:multiLevelType w:val="hybridMultilevel"/>
    <w:tmpl w:val="EA6E1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A80A22"/>
    <w:multiLevelType w:val="hybridMultilevel"/>
    <w:tmpl w:val="93FE07FE"/>
    <w:lvl w:ilvl="0" w:tplc="D0B64E5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9EB46CC"/>
    <w:multiLevelType w:val="hybridMultilevel"/>
    <w:tmpl w:val="AA425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EEA742D"/>
    <w:multiLevelType w:val="hybridMultilevel"/>
    <w:tmpl w:val="EFA4E7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E75DC8"/>
    <w:multiLevelType w:val="hybridMultilevel"/>
    <w:tmpl w:val="93FE07FE"/>
    <w:lvl w:ilvl="0" w:tplc="D0B64E5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4ED2013"/>
    <w:multiLevelType w:val="hybridMultilevel"/>
    <w:tmpl w:val="67AEE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310FC7"/>
    <w:multiLevelType w:val="multilevel"/>
    <w:tmpl w:val="F288CBA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7B0B379A"/>
    <w:multiLevelType w:val="multilevel"/>
    <w:tmpl w:val="3EC8E3B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7DD07508"/>
    <w:multiLevelType w:val="hybridMultilevel"/>
    <w:tmpl w:val="E7A09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FE267C"/>
    <w:multiLevelType w:val="hybridMultilevel"/>
    <w:tmpl w:val="2CDE9CBE"/>
    <w:lvl w:ilvl="0" w:tplc="B1D026B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FBA61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6"/>
  </w:num>
  <w:num w:numId="3">
    <w:abstractNumId w:val="1"/>
  </w:num>
  <w:num w:numId="4">
    <w:abstractNumId w:val="6"/>
  </w:num>
  <w:num w:numId="5">
    <w:abstractNumId w:val="17"/>
  </w:num>
  <w:num w:numId="6">
    <w:abstractNumId w:val="18"/>
  </w:num>
  <w:num w:numId="7">
    <w:abstractNumId w:val="19"/>
  </w:num>
  <w:num w:numId="8">
    <w:abstractNumId w:val="15"/>
  </w:num>
  <w:num w:numId="9">
    <w:abstractNumId w:val="16"/>
  </w:num>
  <w:num w:numId="10">
    <w:abstractNumId w:val="16"/>
  </w:num>
  <w:num w:numId="11">
    <w:abstractNumId w:val="16"/>
  </w:num>
  <w:num w:numId="12">
    <w:abstractNumId w:val="15"/>
  </w:num>
  <w:num w:numId="13">
    <w:abstractNumId w:val="15"/>
  </w:num>
  <w:num w:numId="14">
    <w:abstractNumId w:val="15"/>
  </w:num>
  <w:num w:numId="15">
    <w:abstractNumId w:val="15"/>
  </w:num>
  <w:num w:numId="16">
    <w:abstractNumId w:val="15"/>
  </w:num>
  <w:num w:numId="17">
    <w:abstractNumId w:val="15"/>
  </w:num>
  <w:num w:numId="18">
    <w:abstractNumId w:val="15"/>
  </w:num>
  <w:num w:numId="19">
    <w:abstractNumId w:val="15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"/>
  </w:num>
  <w:num w:numId="29">
    <w:abstractNumId w:val="3"/>
    <w:lvlOverride w:ilvl="0">
      <w:startOverride w:val="1"/>
    </w:lvlOverride>
  </w:num>
  <w:num w:numId="30">
    <w:abstractNumId w:val="9"/>
  </w:num>
  <w:num w:numId="31">
    <w:abstractNumId w:val="3"/>
  </w:num>
  <w:num w:numId="32">
    <w:abstractNumId w:val="15"/>
  </w:num>
  <w:num w:numId="33">
    <w:abstractNumId w:val="15"/>
  </w:num>
  <w:num w:numId="34">
    <w:abstractNumId w:val="15"/>
  </w:num>
  <w:num w:numId="3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3"/>
    <w:lvlOverride w:ilvl="0">
      <w:startOverride w:val="1"/>
    </w:lvlOverride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15"/>
  </w:num>
  <w:num w:numId="47">
    <w:abstractNumId w:val="15"/>
  </w:num>
  <w:num w:numId="48">
    <w:abstractNumId w:val="15"/>
  </w:num>
  <w:num w:numId="49">
    <w:abstractNumId w:val="15"/>
  </w:num>
  <w:num w:numId="50">
    <w:abstractNumId w:val="13"/>
  </w:num>
  <w:num w:numId="51">
    <w:abstractNumId w:val="10"/>
  </w:num>
  <w:num w:numId="52">
    <w:abstractNumId w:val="15"/>
  </w:num>
  <w:num w:numId="53">
    <w:abstractNumId w:val="14"/>
  </w:num>
  <w:num w:numId="54">
    <w:abstractNumId w:val="3"/>
    <w:lvlOverride w:ilvl="0">
      <w:startOverride w:val="1"/>
    </w:lvlOverride>
  </w:num>
  <w:num w:numId="55">
    <w:abstractNumId w:val="8"/>
  </w:num>
  <w:num w:numId="56">
    <w:abstractNumId w:val="0"/>
  </w:num>
  <w:num w:numId="57">
    <w:abstractNumId w:val="2"/>
  </w:num>
  <w:numIdMacAtCleanup w:val="51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rash Tighbor">
    <w15:presenceInfo w15:providerId="AD" w15:userId="S-1-5-21-1989766876-2187814835-2015772288-11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revisionView w:markup="0"/>
  <w:trackRevisions/>
  <w:defaultTabStop w:val="720"/>
  <w:evenAndOddHeaders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8E1"/>
    <w:rsid w:val="00005182"/>
    <w:rsid w:val="000158DE"/>
    <w:rsid w:val="00015CEB"/>
    <w:rsid w:val="0002443D"/>
    <w:rsid w:val="0003307E"/>
    <w:rsid w:val="00033BA1"/>
    <w:rsid w:val="000343CD"/>
    <w:rsid w:val="00037649"/>
    <w:rsid w:val="00040663"/>
    <w:rsid w:val="00041DA3"/>
    <w:rsid w:val="000442E2"/>
    <w:rsid w:val="00045D68"/>
    <w:rsid w:val="00046996"/>
    <w:rsid w:val="00051584"/>
    <w:rsid w:val="00052DED"/>
    <w:rsid w:val="00057A89"/>
    <w:rsid w:val="00065374"/>
    <w:rsid w:val="00074210"/>
    <w:rsid w:val="0007562F"/>
    <w:rsid w:val="000806A0"/>
    <w:rsid w:val="0008461F"/>
    <w:rsid w:val="00084710"/>
    <w:rsid w:val="00092959"/>
    <w:rsid w:val="000B13C7"/>
    <w:rsid w:val="000B1447"/>
    <w:rsid w:val="000C0492"/>
    <w:rsid w:val="000E13D8"/>
    <w:rsid w:val="000E475D"/>
    <w:rsid w:val="000E687D"/>
    <w:rsid w:val="00101185"/>
    <w:rsid w:val="00101E3C"/>
    <w:rsid w:val="001038F3"/>
    <w:rsid w:val="00105213"/>
    <w:rsid w:val="00105ACD"/>
    <w:rsid w:val="001221B1"/>
    <w:rsid w:val="00131A69"/>
    <w:rsid w:val="0013394A"/>
    <w:rsid w:val="001479A6"/>
    <w:rsid w:val="0015101A"/>
    <w:rsid w:val="001512AE"/>
    <w:rsid w:val="00153211"/>
    <w:rsid w:val="00155AED"/>
    <w:rsid w:val="00160BDD"/>
    <w:rsid w:val="001626AB"/>
    <w:rsid w:val="00164EE2"/>
    <w:rsid w:val="001732EA"/>
    <w:rsid w:val="00176BD8"/>
    <w:rsid w:val="00177F82"/>
    <w:rsid w:val="00180397"/>
    <w:rsid w:val="001806F3"/>
    <w:rsid w:val="001A3D28"/>
    <w:rsid w:val="001C0A81"/>
    <w:rsid w:val="001E1581"/>
    <w:rsid w:val="001E4125"/>
    <w:rsid w:val="001E41C2"/>
    <w:rsid w:val="001E6C17"/>
    <w:rsid w:val="001E71FC"/>
    <w:rsid w:val="001E7406"/>
    <w:rsid w:val="001F09DF"/>
    <w:rsid w:val="00203958"/>
    <w:rsid w:val="002068A9"/>
    <w:rsid w:val="00210640"/>
    <w:rsid w:val="0022188F"/>
    <w:rsid w:val="002256FA"/>
    <w:rsid w:val="00226E99"/>
    <w:rsid w:val="0023357E"/>
    <w:rsid w:val="002342F0"/>
    <w:rsid w:val="00237F1E"/>
    <w:rsid w:val="002423A6"/>
    <w:rsid w:val="002427FE"/>
    <w:rsid w:val="002475CD"/>
    <w:rsid w:val="002476D6"/>
    <w:rsid w:val="002519DB"/>
    <w:rsid w:val="00256DA2"/>
    <w:rsid w:val="002570A6"/>
    <w:rsid w:val="00261625"/>
    <w:rsid w:val="00286557"/>
    <w:rsid w:val="00292C54"/>
    <w:rsid w:val="00292EEB"/>
    <w:rsid w:val="002A2712"/>
    <w:rsid w:val="002A7180"/>
    <w:rsid w:val="002A7CBB"/>
    <w:rsid w:val="002B7B63"/>
    <w:rsid w:val="002C385D"/>
    <w:rsid w:val="002C3A7F"/>
    <w:rsid w:val="002C51CD"/>
    <w:rsid w:val="002C594E"/>
    <w:rsid w:val="002D041A"/>
    <w:rsid w:val="002D1351"/>
    <w:rsid w:val="002D459D"/>
    <w:rsid w:val="002D4AAE"/>
    <w:rsid w:val="002F1868"/>
    <w:rsid w:val="002F33B7"/>
    <w:rsid w:val="00305A2E"/>
    <w:rsid w:val="003119C1"/>
    <w:rsid w:val="00317D8A"/>
    <w:rsid w:val="003275F0"/>
    <w:rsid w:val="00335951"/>
    <w:rsid w:val="003402C9"/>
    <w:rsid w:val="00343109"/>
    <w:rsid w:val="003457B6"/>
    <w:rsid w:val="00350744"/>
    <w:rsid w:val="00353A8A"/>
    <w:rsid w:val="00360691"/>
    <w:rsid w:val="003627C3"/>
    <w:rsid w:val="0037145F"/>
    <w:rsid w:val="0038390C"/>
    <w:rsid w:val="00384E82"/>
    <w:rsid w:val="003874AC"/>
    <w:rsid w:val="003910E2"/>
    <w:rsid w:val="00392666"/>
    <w:rsid w:val="00393609"/>
    <w:rsid w:val="003961B9"/>
    <w:rsid w:val="003A50FA"/>
    <w:rsid w:val="003A5FF6"/>
    <w:rsid w:val="003B4416"/>
    <w:rsid w:val="003B4918"/>
    <w:rsid w:val="003E28E6"/>
    <w:rsid w:val="003E2A02"/>
    <w:rsid w:val="003F0F24"/>
    <w:rsid w:val="003F697C"/>
    <w:rsid w:val="003F7496"/>
    <w:rsid w:val="003F7C03"/>
    <w:rsid w:val="00406C9F"/>
    <w:rsid w:val="00410F9A"/>
    <w:rsid w:val="00424FDA"/>
    <w:rsid w:val="00433E10"/>
    <w:rsid w:val="00460A85"/>
    <w:rsid w:val="0046208A"/>
    <w:rsid w:val="00466246"/>
    <w:rsid w:val="004673ED"/>
    <w:rsid w:val="00470073"/>
    <w:rsid w:val="004731C4"/>
    <w:rsid w:val="00486B74"/>
    <w:rsid w:val="00491EEB"/>
    <w:rsid w:val="00493E5F"/>
    <w:rsid w:val="00497BF8"/>
    <w:rsid w:val="004A3AF0"/>
    <w:rsid w:val="004B5582"/>
    <w:rsid w:val="004C1377"/>
    <w:rsid w:val="004C247A"/>
    <w:rsid w:val="004C65EB"/>
    <w:rsid w:val="004D37CB"/>
    <w:rsid w:val="004D6936"/>
    <w:rsid w:val="004E3131"/>
    <w:rsid w:val="004E35FA"/>
    <w:rsid w:val="004E683F"/>
    <w:rsid w:val="004F0981"/>
    <w:rsid w:val="004F1C9A"/>
    <w:rsid w:val="004F27D5"/>
    <w:rsid w:val="00501DFD"/>
    <w:rsid w:val="0051797E"/>
    <w:rsid w:val="005225D1"/>
    <w:rsid w:val="00524D23"/>
    <w:rsid w:val="00530B97"/>
    <w:rsid w:val="00535084"/>
    <w:rsid w:val="005360F3"/>
    <w:rsid w:val="00536A06"/>
    <w:rsid w:val="00544376"/>
    <w:rsid w:val="00553951"/>
    <w:rsid w:val="005553CC"/>
    <w:rsid w:val="0056152C"/>
    <w:rsid w:val="00563B0D"/>
    <w:rsid w:val="00573751"/>
    <w:rsid w:val="00574B1D"/>
    <w:rsid w:val="005758DF"/>
    <w:rsid w:val="00586575"/>
    <w:rsid w:val="0059126F"/>
    <w:rsid w:val="00597E6B"/>
    <w:rsid w:val="005B070B"/>
    <w:rsid w:val="005B0B18"/>
    <w:rsid w:val="005B5114"/>
    <w:rsid w:val="005B6ACE"/>
    <w:rsid w:val="005B6F84"/>
    <w:rsid w:val="005B7506"/>
    <w:rsid w:val="005C104C"/>
    <w:rsid w:val="005C3796"/>
    <w:rsid w:val="005C4D44"/>
    <w:rsid w:val="005D1DB9"/>
    <w:rsid w:val="005E010D"/>
    <w:rsid w:val="005E108C"/>
    <w:rsid w:val="005F5FAB"/>
    <w:rsid w:val="00600A0B"/>
    <w:rsid w:val="006105BF"/>
    <w:rsid w:val="00616145"/>
    <w:rsid w:val="00632FF8"/>
    <w:rsid w:val="006378DE"/>
    <w:rsid w:val="0065279A"/>
    <w:rsid w:val="00652969"/>
    <w:rsid w:val="00652C40"/>
    <w:rsid w:val="00655CB1"/>
    <w:rsid w:val="00656A5E"/>
    <w:rsid w:val="006647B1"/>
    <w:rsid w:val="00674F5D"/>
    <w:rsid w:val="00676D7E"/>
    <w:rsid w:val="006772AC"/>
    <w:rsid w:val="0068141B"/>
    <w:rsid w:val="00682FBF"/>
    <w:rsid w:val="006837FD"/>
    <w:rsid w:val="00687943"/>
    <w:rsid w:val="00687DD8"/>
    <w:rsid w:val="006910C9"/>
    <w:rsid w:val="006926B0"/>
    <w:rsid w:val="00695AD7"/>
    <w:rsid w:val="006A2B0A"/>
    <w:rsid w:val="006A302E"/>
    <w:rsid w:val="006A5708"/>
    <w:rsid w:val="006B4668"/>
    <w:rsid w:val="006B6365"/>
    <w:rsid w:val="006C4086"/>
    <w:rsid w:val="006C6F01"/>
    <w:rsid w:val="006D123E"/>
    <w:rsid w:val="006E30E8"/>
    <w:rsid w:val="006E3C4C"/>
    <w:rsid w:val="006E4092"/>
    <w:rsid w:val="006E7491"/>
    <w:rsid w:val="006E7A6D"/>
    <w:rsid w:val="006E7F54"/>
    <w:rsid w:val="006F2B79"/>
    <w:rsid w:val="006F3811"/>
    <w:rsid w:val="007049EE"/>
    <w:rsid w:val="007057CE"/>
    <w:rsid w:val="00705C45"/>
    <w:rsid w:val="00706F98"/>
    <w:rsid w:val="00723772"/>
    <w:rsid w:val="00725142"/>
    <w:rsid w:val="007313EA"/>
    <w:rsid w:val="00742E58"/>
    <w:rsid w:val="00761020"/>
    <w:rsid w:val="00763435"/>
    <w:rsid w:val="007638C8"/>
    <w:rsid w:val="00767D15"/>
    <w:rsid w:val="00767EBD"/>
    <w:rsid w:val="007749D6"/>
    <w:rsid w:val="00781D51"/>
    <w:rsid w:val="00793126"/>
    <w:rsid w:val="00796584"/>
    <w:rsid w:val="007976FE"/>
    <w:rsid w:val="007B1261"/>
    <w:rsid w:val="007B278D"/>
    <w:rsid w:val="007B36A8"/>
    <w:rsid w:val="007C67E0"/>
    <w:rsid w:val="007D0721"/>
    <w:rsid w:val="007D0F06"/>
    <w:rsid w:val="007E5B11"/>
    <w:rsid w:val="007F343C"/>
    <w:rsid w:val="007F68B4"/>
    <w:rsid w:val="007F6B25"/>
    <w:rsid w:val="007F6B30"/>
    <w:rsid w:val="008072D8"/>
    <w:rsid w:val="00813091"/>
    <w:rsid w:val="008164F3"/>
    <w:rsid w:val="0082181A"/>
    <w:rsid w:val="00821AE2"/>
    <w:rsid w:val="00826E96"/>
    <w:rsid w:val="00830474"/>
    <w:rsid w:val="0084201C"/>
    <w:rsid w:val="00842ABA"/>
    <w:rsid w:val="00845C53"/>
    <w:rsid w:val="00850CD8"/>
    <w:rsid w:val="00855F86"/>
    <w:rsid w:val="0085702D"/>
    <w:rsid w:val="00867D03"/>
    <w:rsid w:val="00872B8B"/>
    <w:rsid w:val="008778E1"/>
    <w:rsid w:val="008820E4"/>
    <w:rsid w:val="00883483"/>
    <w:rsid w:val="008861C4"/>
    <w:rsid w:val="00886DD1"/>
    <w:rsid w:val="00887E53"/>
    <w:rsid w:val="008907A2"/>
    <w:rsid w:val="00890BB2"/>
    <w:rsid w:val="008948CA"/>
    <w:rsid w:val="008A5A51"/>
    <w:rsid w:val="008B0EEF"/>
    <w:rsid w:val="008B3F17"/>
    <w:rsid w:val="008B4A37"/>
    <w:rsid w:val="008C48D1"/>
    <w:rsid w:val="008D0D43"/>
    <w:rsid w:val="008D2853"/>
    <w:rsid w:val="008D7ADA"/>
    <w:rsid w:val="008E2771"/>
    <w:rsid w:val="008E52B1"/>
    <w:rsid w:val="008F486C"/>
    <w:rsid w:val="008F51E1"/>
    <w:rsid w:val="008F5C6F"/>
    <w:rsid w:val="008F614F"/>
    <w:rsid w:val="0090377D"/>
    <w:rsid w:val="00915548"/>
    <w:rsid w:val="0092128E"/>
    <w:rsid w:val="009418B8"/>
    <w:rsid w:val="00945A32"/>
    <w:rsid w:val="00947F91"/>
    <w:rsid w:val="00951975"/>
    <w:rsid w:val="00952253"/>
    <w:rsid w:val="00953736"/>
    <w:rsid w:val="009575D6"/>
    <w:rsid w:val="00963945"/>
    <w:rsid w:val="009704AB"/>
    <w:rsid w:val="00977947"/>
    <w:rsid w:val="009851E6"/>
    <w:rsid w:val="0099591E"/>
    <w:rsid w:val="009A0CF9"/>
    <w:rsid w:val="009A3888"/>
    <w:rsid w:val="009A3A50"/>
    <w:rsid w:val="009A49A9"/>
    <w:rsid w:val="009B0CA9"/>
    <w:rsid w:val="009B4610"/>
    <w:rsid w:val="009B5DCA"/>
    <w:rsid w:val="009B66CE"/>
    <w:rsid w:val="009C7662"/>
    <w:rsid w:val="009D500A"/>
    <w:rsid w:val="009D5305"/>
    <w:rsid w:val="009E0633"/>
    <w:rsid w:val="009E176A"/>
    <w:rsid w:val="009E37E4"/>
    <w:rsid w:val="009E46E9"/>
    <w:rsid w:val="009E54C7"/>
    <w:rsid w:val="009E78CD"/>
    <w:rsid w:val="009F27C6"/>
    <w:rsid w:val="009F5670"/>
    <w:rsid w:val="009F7715"/>
    <w:rsid w:val="009F7EA1"/>
    <w:rsid w:val="00A00F2E"/>
    <w:rsid w:val="00A11523"/>
    <w:rsid w:val="00A13515"/>
    <w:rsid w:val="00A27845"/>
    <w:rsid w:val="00A3160A"/>
    <w:rsid w:val="00A3201C"/>
    <w:rsid w:val="00A341DC"/>
    <w:rsid w:val="00A505B2"/>
    <w:rsid w:val="00A55E93"/>
    <w:rsid w:val="00A630B6"/>
    <w:rsid w:val="00A671E8"/>
    <w:rsid w:val="00A74910"/>
    <w:rsid w:val="00A75194"/>
    <w:rsid w:val="00A77150"/>
    <w:rsid w:val="00A77784"/>
    <w:rsid w:val="00A814AD"/>
    <w:rsid w:val="00A82F35"/>
    <w:rsid w:val="00A85E11"/>
    <w:rsid w:val="00A862D0"/>
    <w:rsid w:val="00A95C75"/>
    <w:rsid w:val="00A967FA"/>
    <w:rsid w:val="00AA1E1E"/>
    <w:rsid w:val="00AA7ACB"/>
    <w:rsid w:val="00AB2000"/>
    <w:rsid w:val="00AB3697"/>
    <w:rsid w:val="00AC2405"/>
    <w:rsid w:val="00AC4FCD"/>
    <w:rsid w:val="00AD6215"/>
    <w:rsid w:val="00AD6D48"/>
    <w:rsid w:val="00AE2A1D"/>
    <w:rsid w:val="00AF16F5"/>
    <w:rsid w:val="00AF657A"/>
    <w:rsid w:val="00B0234D"/>
    <w:rsid w:val="00B04011"/>
    <w:rsid w:val="00B1053B"/>
    <w:rsid w:val="00B11757"/>
    <w:rsid w:val="00B166E5"/>
    <w:rsid w:val="00B40A00"/>
    <w:rsid w:val="00B44377"/>
    <w:rsid w:val="00B451B1"/>
    <w:rsid w:val="00B50D93"/>
    <w:rsid w:val="00B5168C"/>
    <w:rsid w:val="00B560A5"/>
    <w:rsid w:val="00B57DD5"/>
    <w:rsid w:val="00B64557"/>
    <w:rsid w:val="00B70722"/>
    <w:rsid w:val="00B71996"/>
    <w:rsid w:val="00B83677"/>
    <w:rsid w:val="00B86B83"/>
    <w:rsid w:val="00B96ECD"/>
    <w:rsid w:val="00BA1E92"/>
    <w:rsid w:val="00BB6C2D"/>
    <w:rsid w:val="00BC10E7"/>
    <w:rsid w:val="00BC5103"/>
    <w:rsid w:val="00BC57EB"/>
    <w:rsid w:val="00BD0877"/>
    <w:rsid w:val="00BD18FE"/>
    <w:rsid w:val="00BD3960"/>
    <w:rsid w:val="00BD59A4"/>
    <w:rsid w:val="00BD6082"/>
    <w:rsid w:val="00BD6B50"/>
    <w:rsid w:val="00BD6B87"/>
    <w:rsid w:val="00BE08CA"/>
    <w:rsid w:val="00BE5373"/>
    <w:rsid w:val="00BF2B65"/>
    <w:rsid w:val="00BF3C7F"/>
    <w:rsid w:val="00C04140"/>
    <w:rsid w:val="00C11714"/>
    <w:rsid w:val="00C135DA"/>
    <w:rsid w:val="00C16C8B"/>
    <w:rsid w:val="00C179F0"/>
    <w:rsid w:val="00C17EB6"/>
    <w:rsid w:val="00C21829"/>
    <w:rsid w:val="00C234D0"/>
    <w:rsid w:val="00C2444F"/>
    <w:rsid w:val="00C27D30"/>
    <w:rsid w:val="00C35DF0"/>
    <w:rsid w:val="00C42387"/>
    <w:rsid w:val="00C46220"/>
    <w:rsid w:val="00C50EEE"/>
    <w:rsid w:val="00C515C3"/>
    <w:rsid w:val="00C65CA5"/>
    <w:rsid w:val="00C7056F"/>
    <w:rsid w:val="00C77489"/>
    <w:rsid w:val="00C82FF3"/>
    <w:rsid w:val="00C8754B"/>
    <w:rsid w:val="00C9267F"/>
    <w:rsid w:val="00C93F74"/>
    <w:rsid w:val="00CA05A9"/>
    <w:rsid w:val="00CA464E"/>
    <w:rsid w:val="00CA5AF0"/>
    <w:rsid w:val="00CA79A3"/>
    <w:rsid w:val="00CC107C"/>
    <w:rsid w:val="00CD079C"/>
    <w:rsid w:val="00CD1770"/>
    <w:rsid w:val="00CE077A"/>
    <w:rsid w:val="00CE3580"/>
    <w:rsid w:val="00CF3AF7"/>
    <w:rsid w:val="00D13343"/>
    <w:rsid w:val="00D169A3"/>
    <w:rsid w:val="00D21C61"/>
    <w:rsid w:val="00D236C9"/>
    <w:rsid w:val="00D26B05"/>
    <w:rsid w:val="00D276DB"/>
    <w:rsid w:val="00D328C3"/>
    <w:rsid w:val="00D36216"/>
    <w:rsid w:val="00D41A02"/>
    <w:rsid w:val="00D42B07"/>
    <w:rsid w:val="00D51733"/>
    <w:rsid w:val="00D53CE0"/>
    <w:rsid w:val="00D567CF"/>
    <w:rsid w:val="00D57B5C"/>
    <w:rsid w:val="00D61A27"/>
    <w:rsid w:val="00D6231D"/>
    <w:rsid w:val="00D62748"/>
    <w:rsid w:val="00D6446C"/>
    <w:rsid w:val="00D67BC7"/>
    <w:rsid w:val="00D73B20"/>
    <w:rsid w:val="00D77D13"/>
    <w:rsid w:val="00D80F8F"/>
    <w:rsid w:val="00D82924"/>
    <w:rsid w:val="00D90B8A"/>
    <w:rsid w:val="00D9464A"/>
    <w:rsid w:val="00D94867"/>
    <w:rsid w:val="00D96F81"/>
    <w:rsid w:val="00D9744D"/>
    <w:rsid w:val="00D97B52"/>
    <w:rsid w:val="00DA5F17"/>
    <w:rsid w:val="00DB14D3"/>
    <w:rsid w:val="00DB291C"/>
    <w:rsid w:val="00DB5487"/>
    <w:rsid w:val="00DB6682"/>
    <w:rsid w:val="00DC63EC"/>
    <w:rsid w:val="00DC7641"/>
    <w:rsid w:val="00DD0809"/>
    <w:rsid w:val="00DF253D"/>
    <w:rsid w:val="00E050FF"/>
    <w:rsid w:val="00E20919"/>
    <w:rsid w:val="00E211F9"/>
    <w:rsid w:val="00E3267E"/>
    <w:rsid w:val="00E34661"/>
    <w:rsid w:val="00E369A1"/>
    <w:rsid w:val="00E370F2"/>
    <w:rsid w:val="00E46212"/>
    <w:rsid w:val="00E47486"/>
    <w:rsid w:val="00E61301"/>
    <w:rsid w:val="00E64D97"/>
    <w:rsid w:val="00E76558"/>
    <w:rsid w:val="00E7675C"/>
    <w:rsid w:val="00E822C0"/>
    <w:rsid w:val="00E92294"/>
    <w:rsid w:val="00E93FAD"/>
    <w:rsid w:val="00EA3E20"/>
    <w:rsid w:val="00EB2D60"/>
    <w:rsid w:val="00EC2CC3"/>
    <w:rsid w:val="00EC3085"/>
    <w:rsid w:val="00EC3709"/>
    <w:rsid w:val="00ED20A3"/>
    <w:rsid w:val="00ED465D"/>
    <w:rsid w:val="00ED621F"/>
    <w:rsid w:val="00EE0478"/>
    <w:rsid w:val="00EE11D0"/>
    <w:rsid w:val="00F016CA"/>
    <w:rsid w:val="00F05CDD"/>
    <w:rsid w:val="00F06DEF"/>
    <w:rsid w:val="00F206FD"/>
    <w:rsid w:val="00F31534"/>
    <w:rsid w:val="00F341C7"/>
    <w:rsid w:val="00F45625"/>
    <w:rsid w:val="00F516E7"/>
    <w:rsid w:val="00F62984"/>
    <w:rsid w:val="00F63A62"/>
    <w:rsid w:val="00F64EB4"/>
    <w:rsid w:val="00F66FBB"/>
    <w:rsid w:val="00F70859"/>
    <w:rsid w:val="00F75531"/>
    <w:rsid w:val="00F96C86"/>
    <w:rsid w:val="00FA29B4"/>
    <w:rsid w:val="00FA3492"/>
    <w:rsid w:val="00FA3577"/>
    <w:rsid w:val="00FA506E"/>
    <w:rsid w:val="00FA6A6A"/>
    <w:rsid w:val="00FB56BA"/>
    <w:rsid w:val="00FC07DB"/>
    <w:rsid w:val="00FC0CF3"/>
    <w:rsid w:val="00FC1239"/>
    <w:rsid w:val="00FC6DBD"/>
    <w:rsid w:val="00FD1DC8"/>
    <w:rsid w:val="00FD2A39"/>
    <w:rsid w:val="00FD4646"/>
    <w:rsid w:val="00FD74BD"/>
    <w:rsid w:val="00FE7403"/>
    <w:rsid w:val="00FF48AC"/>
    <w:rsid w:val="00FF71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docId w15:val="{57662854-8B9A-4CB9-BC0F-713C07D8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7B1"/>
    <w:pPr>
      <w:bidi/>
      <w:spacing w:line="240" w:lineRule="auto"/>
      <w:jc w:val="both"/>
    </w:pPr>
    <w:rPr>
      <w:rFonts w:asciiTheme="majorBidi" w:hAnsiTheme="majorBidi" w:cs="B Nazanin"/>
      <w:i/>
      <w:sz w:val="26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8CA"/>
    <w:pPr>
      <w:keepNext/>
      <w:keepLines/>
      <w:spacing w:after="0"/>
      <w:jc w:val="center"/>
      <w:outlineLvl w:val="0"/>
    </w:pPr>
    <w:rPr>
      <w:rFonts w:ascii="Arial Black" w:eastAsiaTheme="majorEastAsia" w:hAnsi="Arial Black" w:cs="B Titr"/>
      <w:i w:val="0"/>
      <w:color w:val="1F497D" w:themeColor="text2"/>
      <w:sz w:val="52"/>
      <w:szCs w:val="5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B4610"/>
    <w:pPr>
      <w:jc w:val="left"/>
      <w:outlineLvl w:val="1"/>
    </w:pPr>
    <w:rPr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B4610"/>
    <w:pPr>
      <w:numPr>
        <w:numId w:val="57"/>
      </w:numPr>
      <w:outlineLvl w:val="2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Normal"/>
    <w:next w:val="Normal"/>
    <w:qFormat/>
    <w:rsid w:val="0037145F"/>
    <w:pPr>
      <w:pBdr>
        <w:top w:val="single" w:sz="24" w:space="1" w:color="1F497D" w:themeColor="text2"/>
        <w:bottom w:val="single" w:sz="24" w:space="1" w:color="7F7F7F" w:themeColor="text1" w:themeTint="80"/>
      </w:pBdr>
      <w:shd w:val="clear" w:color="auto" w:fill="DBE5F1" w:themeFill="accent1" w:themeFillTint="33"/>
      <w:spacing w:before="240" w:after="240"/>
      <w:ind w:left="1889" w:right="574"/>
    </w:pPr>
    <w:rPr>
      <w:b/>
      <w:bCs/>
      <w:i w:val="0"/>
      <w:sz w:val="2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71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7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E08CA"/>
    <w:rPr>
      <w:rFonts w:ascii="Arial Black" w:eastAsiaTheme="majorEastAsia" w:hAnsi="Arial Black" w:cs="B Titr"/>
      <w:color w:val="1F497D" w:themeColor="text2"/>
      <w:sz w:val="52"/>
      <w:szCs w:val="56"/>
    </w:rPr>
  </w:style>
  <w:style w:type="paragraph" w:styleId="Header">
    <w:name w:val="header"/>
    <w:basedOn w:val="Normal"/>
    <w:link w:val="Head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3C7F"/>
  </w:style>
  <w:style w:type="paragraph" w:styleId="Footer">
    <w:name w:val="footer"/>
    <w:basedOn w:val="Normal"/>
    <w:link w:val="Foot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3C7F"/>
  </w:style>
  <w:style w:type="paragraph" w:styleId="ListParagraph">
    <w:name w:val="List Paragraph"/>
    <w:basedOn w:val="Normal"/>
    <w:uiPriority w:val="34"/>
    <w:qFormat/>
    <w:rsid w:val="00652C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B4610"/>
    <w:rPr>
      <w:rFonts w:ascii="Arial Black" w:eastAsiaTheme="majorEastAsia" w:hAnsi="Arial Black" w:cs="B Titr"/>
      <w:color w:val="1F497D" w:themeColor="text2"/>
      <w:sz w:val="36"/>
      <w:szCs w:val="36"/>
    </w:rPr>
  </w:style>
  <w:style w:type="paragraph" w:styleId="NoSpacing">
    <w:name w:val="No Spacing"/>
    <w:aliases w:val="Numbered List"/>
    <w:basedOn w:val="Normal"/>
    <w:next w:val="Normal"/>
    <w:uiPriority w:val="1"/>
    <w:qFormat/>
    <w:rsid w:val="009F27C6"/>
    <w:pPr>
      <w:numPr>
        <w:numId w:val="1"/>
      </w:numPr>
      <w:spacing w:after="0"/>
    </w:pPr>
    <w:rPr>
      <w:noProof/>
      <w:color w:val="000000" w:themeColor="tex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35D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35DA"/>
    <w:rPr>
      <w:rFonts w:asciiTheme="majorBidi" w:hAnsiTheme="majorBidi" w:cs="B Nazanin"/>
      <w:i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35DA"/>
    <w:rPr>
      <w:vertAlign w:val="superscript"/>
    </w:rPr>
  </w:style>
  <w:style w:type="table" w:styleId="TableGrid">
    <w:name w:val="Table Grid"/>
    <w:basedOn w:val="TableNormal"/>
    <w:uiPriority w:val="59"/>
    <w:rsid w:val="003936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6E30E8"/>
    <w:pPr>
      <w:bidi w:val="0"/>
      <w:spacing w:before="240" w:line="259" w:lineRule="auto"/>
      <w:jc w:val="left"/>
      <w:outlineLvl w:val="9"/>
    </w:pPr>
    <w:rPr>
      <w:rFonts w:cstheme="majorBidi"/>
      <w:b/>
      <w:bCs/>
      <w:i/>
      <w:color w:val="365F91" w:themeColor="accent1" w:themeShade="BF"/>
      <w:sz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B4610"/>
    <w:pPr>
      <w:tabs>
        <w:tab w:val="right" w:leader="dot" w:pos="9578"/>
      </w:tabs>
      <w:spacing w:after="0" w:line="180" w:lineRule="atLeast"/>
      <w:jc w:val="left"/>
      <w:pPrChange w:id="0" w:author="Arash Tighbor" w:date="2016-01-30T11:10:00Z">
        <w:pPr>
          <w:bidi/>
          <w:spacing w:before="240" w:after="120"/>
        </w:pPr>
      </w:pPrChange>
    </w:pPr>
    <w:rPr>
      <w:rFonts w:asciiTheme="minorHAnsi" w:hAnsiTheme="minorHAnsi"/>
      <w:b/>
      <w:bCs/>
      <w:i w:val="0"/>
      <w:noProof/>
      <w:sz w:val="16"/>
      <w:szCs w:val="20"/>
      <w:rPrChange w:id="0" w:author="Arash Tighbor" w:date="2016-01-30T11:10:00Z">
        <w:rPr>
          <w:rFonts w:asciiTheme="minorHAnsi" w:eastAsiaTheme="minorHAnsi" w:hAnsiTheme="minorHAnsi"/>
          <w:b/>
          <w:bCs/>
          <w:szCs w:val="24"/>
          <w:lang w:val="en-US" w:eastAsia="en-US" w:bidi="fa-IR"/>
        </w:rPr>
      </w:rPrChange>
    </w:rPr>
  </w:style>
  <w:style w:type="paragraph" w:styleId="TOC2">
    <w:name w:val="toc 2"/>
    <w:basedOn w:val="Normal"/>
    <w:next w:val="Normal"/>
    <w:autoRedefine/>
    <w:uiPriority w:val="39"/>
    <w:unhideWhenUsed/>
    <w:rsid w:val="006E30E8"/>
    <w:pPr>
      <w:spacing w:before="120" w:after="0"/>
      <w:ind w:left="260"/>
      <w:jc w:val="left"/>
    </w:pPr>
    <w:rPr>
      <w:rFonts w:asciiTheme="minorHAnsi" w:hAnsiTheme="minorHAnsi" w:cs="Times New Roman"/>
      <w:iCs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6E30E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4610"/>
    <w:rPr>
      <w:rFonts w:ascii="Arial Black" w:eastAsiaTheme="majorEastAsia" w:hAnsi="Arial Black" w:cs="B Titr"/>
      <w:color w:val="1F497D" w:themeColor="text2"/>
    </w:rPr>
  </w:style>
  <w:style w:type="paragraph" w:styleId="TOC3">
    <w:name w:val="toc 3"/>
    <w:basedOn w:val="Normal"/>
    <w:next w:val="Normal"/>
    <w:autoRedefine/>
    <w:uiPriority w:val="39"/>
    <w:unhideWhenUsed/>
    <w:rsid w:val="006E30E8"/>
    <w:pPr>
      <w:spacing w:after="0"/>
      <w:ind w:left="5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6E30E8"/>
    <w:pPr>
      <w:spacing w:after="0"/>
      <w:ind w:left="7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6E30E8"/>
    <w:pPr>
      <w:spacing w:after="0"/>
      <w:ind w:left="10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6E30E8"/>
    <w:pPr>
      <w:spacing w:after="0"/>
      <w:ind w:left="13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6E30E8"/>
    <w:pPr>
      <w:spacing w:after="0"/>
      <w:ind w:left="1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6E30E8"/>
    <w:pPr>
      <w:spacing w:after="0"/>
      <w:ind w:left="18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6E30E8"/>
    <w:pPr>
      <w:spacing w:after="0"/>
      <w:ind w:left="2080"/>
      <w:jc w:val="left"/>
    </w:pPr>
    <w:rPr>
      <w:rFonts w:asciiTheme="minorHAnsi" w:hAnsiTheme="minorHAnsi" w:cs="Times New Roman"/>
      <w:i w:val="0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C3A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A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3A7F"/>
    <w:rPr>
      <w:rFonts w:asciiTheme="majorBidi" w:hAnsiTheme="majorBidi" w:cs="B Nazanin"/>
      <w:i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A7F"/>
    <w:rPr>
      <w:rFonts w:asciiTheme="majorBidi" w:hAnsiTheme="majorBidi" w:cs="B Nazanin"/>
      <w:b/>
      <w:bCs/>
      <w:i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D59A4"/>
    <w:rPr>
      <w:i w:val="0"/>
      <w:iCs/>
      <w:color w:val="1F497D" w:themeColor="text2"/>
      <w:sz w:val="18"/>
      <w:szCs w:val="18"/>
    </w:rPr>
  </w:style>
  <w:style w:type="character" w:styleId="Emphasis">
    <w:name w:val="Emphasis"/>
    <w:uiPriority w:val="20"/>
    <w:qFormat/>
    <w:rsid w:val="008D0D43"/>
    <w:rPr>
      <w:rFonts w:asciiTheme="majorBidi" w:hAnsiTheme="majorBidi" w:cs="B Nazanin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5" Type="http://schemas.openxmlformats.org/officeDocument/2006/relationships/image" Target="media/image12.tmp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0.png"/><Relationship Id="rId28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image" Target="media/image6.tmp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.tighbor\Documents\Custom%20Office%20Templates\Adonis_Styled_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90E440-241E-4690-B526-03B7A26F1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Adonis_Styled_3.dotx</Template>
  <TotalTime>2594</TotalTime>
  <Pages>11</Pages>
  <Words>1628</Words>
  <Characters>9281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سیستم صوتی دستگاه‌های خودپرداز</dc:title>
  <dc:subject/>
  <dc:creator>Arash Tighbor</dc:creator>
  <cp:keywords/>
  <dc:description/>
  <cp:lastModifiedBy>Arash Tighbor</cp:lastModifiedBy>
  <cp:revision>23</cp:revision>
  <cp:lastPrinted>2016-02-02T11:20:00Z</cp:lastPrinted>
  <dcterms:created xsi:type="dcterms:W3CDTF">2014-05-28T10:52:00Z</dcterms:created>
  <dcterms:modified xsi:type="dcterms:W3CDTF">2016-02-02T11:20:00Z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