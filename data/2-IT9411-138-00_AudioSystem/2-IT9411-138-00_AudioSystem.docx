
<file path=[Content_Types].xml><?xml version="1.0" encoding="utf-8"?>
<Types xmlns="http://schemas.openxmlformats.org/package/2006/content-types">
  <Default Extension="png" ContentType="image/png"/>
  <Default Extension="tmp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3609" w:rsidRDefault="003275F0" w:rsidP="006647B1">
      <w:pPr>
        <w:jc w:val="center"/>
        <w:rPr>
          <w:rtl/>
        </w:rPr>
      </w:pPr>
      <w:r>
        <w:rPr>
          <w:noProof/>
          <w:rtl/>
        </w:rPr>
        <w:drawing>
          <wp:anchor distT="0" distB="0" distL="114300" distR="114300" simplePos="0" relativeHeight="251648512" behindDoc="1" locked="0" layoutInCell="1" allowOverlap="1" wp14:anchorId="431E7600" wp14:editId="02A1C747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546975" cy="10672549"/>
            <wp:effectExtent l="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Cover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0871" cy="106780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52C40" w:rsidRDefault="00652C40" w:rsidP="00393609">
      <w:pPr>
        <w:bidi w:val="0"/>
        <w:spacing w:line="276" w:lineRule="auto"/>
        <w:jc w:val="center"/>
      </w:pPr>
    </w:p>
    <w:p w:rsidR="00F016CA" w:rsidRDefault="00A13515" w:rsidP="0065279A">
      <w:pPr>
        <w:rPr>
          <w:rtl/>
        </w:rPr>
      </w:pPr>
      <w:r>
        <w:rPr>
          <w:rtl/>
        </w:rPr>
        <w:tab/>
      </w:r>
    </w:p>
    <w:p w:rsidR="00A13515" w:rsidRDefault="00A13515" w:rsidP="00A13515">
      <w:pPr>
        <w:rPr>
          <w:rtl/>
        </w:rPr>
      </w:pPr>
    </w:p>
    <w:p w:rsidR="00A13515" w:rsidRPr="00A13515" w:rsidRDefault="00A13515" w:rsidP="00A13515">
      <w:pPr>
        <w:rPr>
          <w:rtl/>
        </w:rPr>
      </w:pPr>
    </w:p>
    <w:p w:rsidR="006E30E8" w:rsidRDefault="00A13515" w:rsidP="00A13515">
      <w:pPr>
        <w:bidi w:val="0"/>
        <w:spacing w:line="276" w:lineRule="auto"/>
        <w:jc w:val="left"/>
        <w:rPr>
          <w:iCs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1366AA24" wp14:editId="6499D529">
                <wp:simplePos x="0" y="0"/>
                <wp:positionH relativeFrom="column">
                  <wp:posOffset>137795</wp:posOffset>
                </wp:positionH>
                <wp:positionV relativeFrom="paragraph">
                  <wp:posOffset>112395</wp:posOffset>
                </wp:positionV>
                <wp:extent cx="4905375" cy="6064250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5375" cy="6064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861C4" w:rsidRPr="008778E1" w:rsidRDefault="008861C4" w:rsidP="003275F0">
                            <w:pPr>
                              <w:spacing w:after="0" w:line="192" w:lineRule="auto"/>
                              <w:jc w:val="center"/>
                              <w:rPr>
                                <w:rFonts w:cs="B Titr"/>
                                <w:b/>
                                <w:bCs/>
                                <w:color w:val="7F7F7F" w:themeColor="text1" w:themeTint="80"/>
                                <w:sz w:val="28"/>
                                <w:szCs w:val="32"/>
                                <w:rtl/>
                              </w:rPr>
                            </w:pPr>
                            <w:del w:id="1" w:author="Arash Tighbor" w:date="2016-01-30T09:21:00Z">
                              <w:r w:rsidRPr="008778E1" w:rsidDel="009B66CE">
                                <w:rPr>
                                  <w:rFonts w:cs="B Titr" w:hint="cs"/>
                                  <w:b/>
                                  <w:bCs/>
                                  <w:color w:val="7F7F7F" w:themeColor="text1" w:themeTint="80"/>
                                  <w:sz w:val="28"/>
                                  <w:szCs w:val="32"/>
                                  <w:rtl/>
                                </w:rPr>
                                <w:delText>دستورالعمل</w:delText>
                              </w:r>
                            </w:del>
                            <w:ins w:id="2" w:author="Arash Tighbor" w:date="2016-01-30T09:21:00Z">
                              <w:r>
                                <w:rPr>
                                  <w:rFonts w:cs="B Titr" w:hint="cs"/>
                                  <w:b/>
                                  <w:bCs/>
                                  <w:color w:val="7F7F7F" w:themeColor="text1" w:themeTint="80"/>
                                  <w:sz w:val="28"/>
                                  <w:szCs w:val="32"/>
                                  <w:rtl/>
                                </w:rPr>
                                <w:t>مستندات</w:t>
                              </w:r>
                            </w:ins>
                          </w:p>
                          <w:p w:rsidR="008861C4" w:rsidRDefault="008861C4" w:rsidP="00600A0B">
                            <w:pPr>
                              <w:spacing w:after="0" w:line="192" w:lineRule="auto"/>
                              <w:jc w:val="center"/>
                              <w:rPr>
                                <w:ins w:id="3" w:author="Arash Tighbor" w:date="2016-02-02T11:11:00Z"/>
                                <w:rFonts w:cs="B Titr"/>
                                <w:b/>
                                <w:bCs/>
                                <w:color w:val="1F497D" w:themeColor="text2"/>
                                <w:sz w:val="44"/>
                                <w:szCs w:val="48"/>
                                <w:rtl/>
                              </w:rPr>
                            </w:pPr>
                            <w:del w:id="4" w:author="Arash Tighbor" w:date="2016-01-30T09:21:00Z">
                              <w:r w:rsidRPr="00305A2E" w:rsidDel="009B66CE">
                                <w:rPr>
                                  <w:rFonts w:cs="B Titr" w:hint="cs"/>
                                  <w:b/>
                                  <w:bCs/>
                                  <w:color w:val="1F497D" w:themeColor="text2"/>
                                  <w:sz w:val="44"/>
                                  <w:szCs w:val="48"/>
                                  <w:highlight w:val="yellow"/>
                                  <w:rtl/>
                                </w:rPr>
                                <w:delText>عنوان سند</w:delText>
                              </w:r>
                            </w:del>
                            <w:ins w:id="5" w:author="Arash Tighbor" w:date="2016-02-02T11:11:00Z">
                              <w:r w:rsidRPr="008861C4">
                                <w:rPr>
                                  <w:rFonts w:cs="B Titr"/>
                                  <w:b/>
                                  <w:bCs/>
                                  <w:color w:val="1F497D" w:themeColor="text2"/>
                                  <w:sz w:val="44"/>
                                  <w:szCs w:val="48"/>
                                  <w:rtl/>
                                </w:rPr>
                                <w:t>س</w:t>
                              </w:r>
                              <w:r w:rsidRPr="008861C4">
                                <w:rPr>
                                  <w:rFonts w:cs="B Titr" w:hint="cs"/>
                                  <w:b/>
                                  <w:bCs/>
                                  <w:color w:val="1F497D" w:themeColor="text2"/>
                                  <w:sz w:val="44"/>
                                  <w:szCs w:val="48"/>
                                  <w:rtl/>
                                </w:rPr>
                                <w:t>یستم</w:t>
                              </w:r>
                              <w:r w:rsidRPr="008861C4">
                                <w:rPr>
                                  <w:rFonts w:cs="B Titr"/>
                                  <w:b/>
                                  <w:bCs/>
                                  <w:color w:val="1F497D" w:themeColor="text2"/>
                                  <w:sz w:val="44"/>
                                  <w:szCs w:val="48"/>
                                  <w:rtl/>
                                </w:rPr>
                                <w:t xml:space="preserve"> صوت</w:t>
                              </w:r>
                              <w:r w:rsidRPr="008861C4">
                                <w:rPr>
                                  <w:rFonts w:cs="B Titr" w:hint="cs"/>
                                  <w:b/>
                                  <w:bCs/>
                                  <w:color w:val="1F497D" w:themeColor="text2"/>
                                  <w:sz w:val="44"/>
                                  <w:szCs w:val="48"/>
                                  <w:rtl/>
                                </w:rPr>
                                <w:t>ی</w:t>
                              </w:r>
                            </w:ins>
                          </w:p>
                          <w:p w:rsidR="008861C4" w:rsidRPr="008778E1" w:rsidRDefault="008861C4" w:rsidP="00600A0B">
                            <w:pPr>
                              <w:spacing w:after="0" w:line="192" w:lineRule="auto"/>
                              <w:jc w:val="center"/>
                              <w:rPr>
                                <w:rFonts w:ascii="Arial Black" w:hAnsi="Arial Black" w:cs="B Titr"/>
                                <w:b/>
                                <w:bCs/>
                                <w:i w:val="0"/>
                                <w:iCs/>
                                <w:color w:val="1F497D" w:themeColor="text2"/>
                                <w:sz w:val="12"/>
                                <w:szCs w:val="14"/>
                                <w:rtl/>
                              </w:rPr>
                            </w:pPr>
                            <w:ins w:id="6" w:author="Arash Tighbor" w:date="2016-02-02T11:11:00Z">
                              <w:r w:rsidRPr="008861C4">
                                <w:rPr>
                                  <w:rFonts w:cs="B Titr"/>
                                  <w:b/>
                                  <w:bCs/>
                                  <w:color w:val="1F497D" w:themeColor="text2"/>
                                  <w:sz w:val="44"/>
                                  <w:szCs w:val="48"/>
                                  <w:rtl/>
                                </w:rPr>
                                <w:t xml:space="preserve"> در دستگاه‌ها</w:t>
                              </w:r>
                              <w:r w:rsidRPr="008861C4">
                                <w:rPr>
                                  <w:rFonts w:cs="B Titr" w:hint="cs"/>
                                  <w:b/>
                                  <w:bCs/>
                                  <w:color w:val="1F497D" w:themeColor="text2"/>
                                  <w:sz w:val="44"/>
                                  <w:szCs w:val="48"/>
                                  <w:rtl/>
                                </w:rPr>
                                <w:t>ی</w:t>
                              </w:r>
                              <w:r w:rsidRPr="008861C4">
                                <w:rPr>
                                  <w:rFonts w:cs="B Titr"/>
                                  <w:b/>
                                  <w:bCs/>
                                  <w:color w:val="1F497D" w:themeColor="text2"/>
                                  <w:sz w:val="44"/>
                                  <w:szCs w:val="48"/>
                                  <w:rtl/>
                                </w:rPr>
                                <w:t xml:space="preserve"> خودپرداز</w:t>
                              </w:r>
                            </w:ins>
                          </w:p>
                          <w:p w:rsidR="008861C4" w:rsidRDefault="008861C4" w:rsidP="00486B74">
                            <w:pPr>
                              <w:rPr>
                                <w:rtl/>
                              </w:rPr>
                            </w:pPr>
                          </w:p>
                          <w:p w:rsidR="008861C4" w:rsidRDefault="008861C4" w:rsidP="00486B74">
                            <w:pPr>
                              <w:rPr>
                                <w:rtl/>
                              </w:rPr>
                            </w:pPr>
                          </w:p>
                          <w:p w:rsidR="008861C4" w:rsidRPr="008861C4" w:rsidRDefault="008861C4" w:rsidP="00486B74">
                            <w:pPr>
                              <w:rPr>
                                <w:sz w:val="12"/>
                                <w:szCs w:val="12"/>
                                <w:rtl/>
                                <w:rPrChange w:id="7" w:author="Arash Tighbor" w:date="2016-02-02T11:12:00Z">
                                  <w:rPr>
                                    <w:rtl/>
                                  </w:rPr>
                                </w:rPrChange>
                              </w:rPr>
                            </w:pPr>
                          </w:p>
                          <w:p w:rsidR="008861C4" w:rsidRPr="008861C4" w:rsidRDefault="008861C4" w:rsidP="00486B74">
                            <w:pPr>
                              <w:rPr>
                                <w:sz w:val="14"/>
                                <w:szCs w:val="14"/>
                                <w:rtl/>
                                <w:rPrChange w:id="8" w:author="Arash Tighbor" w:date="2016-02-02T11:12:00Z">
                                  <w:rPr>
                                    <w:rtl/>
                                  </w:rPr>
                                </w:rPrChange>
                              </w:rPr>
                            </w:pPr>
                          </w:p>
                          <w:p w:rsidR="008861C4" w:rsidRDefault="008861C4" w:rsidP="00486B74">
                            <w:pPr>
                              <w:rPr>
                                <w:rtl/>
                              </w:rPr>
                            </w:pPr>
                          </w:p>
                          <w:p w:rsidR="008861C4" w:rsidRPr="008861C4" w:rsidRDefault="008861C4" w:rsidP="00486B74">
                            <w:pPr>
                              <w:rPr>
                                <w:sz w:val="14"/>
                                <w:szCs w:val="14"/>
                                <w:rtl/>
                                <w:rPrChange w:id="9" w:author="Arash Tighbor" w:date="2016-02-02T11:12:00Z">
                                  <w:rPr>
                                    <w:rtl/>
                                  </w:rPr>
                                </w:rPrChange>
                              </w:rPr>
                            </w:pPr>
                          </w:p>
                          <w:p w:rsidR="008861C4" w:rsidRPr="00305A2E" w:rsidRDefault="008861C4" w:rsidP="00486B74">
                            <w:pPr>
                              <w:rPr>
                                <w:sz w:val="52"/>
                                <w:szCs w:val="56"/>
                                <w:rtl/>
                              </w:rPr>
                            </w:pPr>
                          </w:p>
                          <w:p w:rsidR="008861C4" w:rsidRDefault="008861C4" w:rsidP="00486B74">
                            <w:pPr>
                              <w:rPr>
                                <w:rtl/>
                              </w:rPr>
                            </w:pPr>
                          </w:p>
                          <w:p w:rsidR="008861C4" w:rsidRDefault="008861C4" w:rsidP="00486B74">
                            <w:pPr>
                              <w:rPr>
                                <w:rtl/>
                              </w:rPr>
                            </w:pPr>
                          </w:p>
                          <w:p w:rsidR="008861C4" w:rsidRDefault="008861C4" w:rsidP="00486B74">
                            <w:pPr>
                              <w:rPr>
                                <w:rtl/>
                              </w:rPr>
                            </w:pPr>
                          </w:p>
                          <w:p w:rsidR="008861C4" w:rsidRPr="006A302E" w:rsidRDefault="008861C4" w:rsidP="004C247A">
                            <w:pPr>
                              <w:spacing w:after="0"/>
                              <w:ind w:left="3600" w:firstLine="720"/>
                              <w:rPr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  <w:rtl/>
                              </w:rPr>
                              <w:pPrChange w:id="10" w:author="Arash Tighbor" w:date="2016-02-02T14:25:00Z">
                                <w:pPr>
                                  <w:spacing w:after="0"/>
                                  <w:ind w:left="3600" w:firstLine="720"/>
                                </w:pPr>
                              </w:pPrChange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  <w:rtl/>
                              </w:rPr>
                              <w:t xml:space="preserve">           </w:t>
                            </w:r>
                            <w:r w:rsidRPr="006A302E">
                              <w:rPr>
                                <w:rFonts w:hint="cs"/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  <w:rtl/>
                              </w:rPr>
                              <w:t xml:space="preserve">شماره نسخه: </w:t>
                            </w:r>
                            <w:ins w:id="11" w:author="Arash Tighbor" w:date="2016-02-02T14:25:00Z">
                              <w:r w:rsidR="004C247A">
                                <w:rPr>
                                  <w:b/>
                                  <w:bCs/>
                                  <w:color w:val="595959" w:themeColor="text1" w:themeTint="A6"/>
                                  <w:sz w:val="16"/>
                                  <w:szCs w:val="16"/>
                                </w:rPr>
                                <w:t>2-</w:t>
                              </w:r>
                              <w:r w:rsidR="004C247A" w:rsidRPr="004C247A">
                                <w:rPr>
                                  <w:b/>
                                  <w:bCs/>
                                  <w:color w:val="595959" w:themeColor="text1" w:themeTint="A6"/>
                                  <w:sz w:val="16"/>
                                  <w:szCs w:val="16"/>
                                </w:rPr>
                                <w:t>IT9411-138-00</w:t>
                              </w:r>
                            </w:ins>
                          </w:p>
                          <w:p w:rsidR="008861C4" w:rsidRPr="006A302E" w:rsidRDefault="008861C4" w:rsidP="00180397">
                            <w:pPr>
                              <w:ind w:left="4320" w:firstLine="720"/>
                              <w:rPr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  <w:rtl/>
                              </w:rPr>
                              <w:t xml:space="preserve">                           </w:t>
                            </w:r>
                            <w:del w:id="12" w:author="Arash Tighbor" w:date="2016-01-30T11:26:00Z">
                              <w:r w:rsidDel="00553951">
                                <w:rPr>
                                  <w:rFonts w:hint="cs"/>
                                  <w:b/>
                                  <w:bCs/>
                                  <w:color w:val="595959" w:themeColor="text1" w:themeTint="A6"/>
                                  <w:sz w:val="16"/>
                                  <w:szCs w:val="16"/>
                                  <w:rtl/>
                                </w:rPr>
                                <w:delText xml:space="preserve">  </w:delText>
                              </w:r>
                            </w:del>
                            <w:r>
                              <w:rPr>
                                <w:rFonts w:hint="cs"/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  <w:rtl/>
                              </w:rPr>
                              <w:t>بهمن</w:t>
                            </w:r>
                            <w:r w:rsidRPr="006A302E">
                              <w:rPr>
                                <w:rFonts w:hint="cs"/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  <w:rtl/>
                              </w:rPr>
                              <w:t xml:space="preserve"> 139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  <w:rtl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66AA24"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26" type="#_x0000_t202" style="position:absolute;margin-left:10.85pt;margin-top:8.85pt;width:386.25pt;height:477.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" filled="f" stroked="f" strokeweight=".5pt">
                <v:textbox>
                  <w:txbxContent>
                    <w:p w:rsidR="008861C4" w:rsidRPr="008778E1" w:rsidRDefault="008861C4" w:rsidP="003275F0">
                      <w:pPr>
                        <w:spacing w:after="0" w:line="192" w:lineRule="auto"/>
                        <w:jc w:val="center"/>
                        <w:rPr>
                          <w:rFonts w:cs="B Titr"/>
                          <w:b/>
                          <w:bCs/>
                          <w:color w:val="7F7F7F" w:themeColor="text1" w:themeTint="80"/>
                          <w:sz w:val="28"/>
                          <w:szCs w:val="32"/>
                          <w:rtl/>
                        </w:rPr>
                      </w:pPr>
                      <w:del w:id="13" w:author="Arash Tighbor" w:date="2016-01-30T09:21:00Z">
                        <w:r w:rsidRPr="008778E1" w:rsidDel="009B66CE">
                          <w:rPr>
                            <w:rFonts w:cs="B Titr" w:hint="cs"/>
                            <w:b/>
                            <w:bCs/>
                            <w:color w:val="7F7F7F" w:themeColor="text1" w:themeTint="80"/>
                            <w:sz w:val="28"/>
                            <w:szCs w:val="32"/>
                            <w:rtl/>
                          </w:rPr>
                          <w:delText>دستورالعمل</w:delText>
                        </w:r>
                      </w:del>
                      <w:ins w:id="14" w:author="Arash Tighbor" w:date="2016-01-30T09:21:00Z">
                        <w:r>
                          <w:rPr>
                            <w:rFonts w:cs="B Titr" w:hint="cs"/>
                            <w:b/>
                            <w:bCs/>
                            <w:color w:val="7F7F7F" w:themeColor="text1" w:themeTint="80"/>
                            <w:sz w:val="28"/>
                            <w:szCs w:val="32"/>
                            <w:rtl/>
                          </w:rPr>
                          <w:t>مستندات</w:t>
                        </w:r>
                      </w:ins>
                    </w:p>
                    <w:p w:rsidR="008861C4" w:rsidRDefault="008861C4" w:rsidP="00600A0B">
                      <w:pPr>
                        <w:spacing w:after="0" w:line="192" w:lineRule="auto"/>
                        <w:jc w:val="center"/>
                        <w:rPr>
                          <w:ins w:id="15" w:author="Arash Tighbor" w:date="2016-02-02T11:11:00Z"/>
                          <w:rFonts w:cs="B Titr"/>
                          <w:b/>
                          <w:bCs/>
                          <w:color w:val="1F497D" w:themeColor="text2"/>
                          <w:sz w:val="44"/>
                          <w:szCs w:val="48"/>
                          <w:rtl/>
                        </w:rPr>
                      </w:pPr>
                      <w:del w:id="16" w:author="Arash Tighbor" w:date="2016-01-30T09:21:00Z">
                        <w:r w:rsidRPr="00305A2E" w:rsidDel="009B66CE">
                          <w:rPr>
                            <w:rFonts w:cs="B Titr" w:hint="cs"/>
                            <w:b/>
                            <w:bCs/>
                            <w:color w:val="1F497D" w:themeColor="text2"/>
                            <w:sz w:val="44"/>
                            <w:szCs w:val="48"/>
                            <w:highlight w:val="yellow"/>
                            <w:rtl/>
                          </w:rPr>
                          <w:delText>عنوان سند</w:delText>
                        </w:r>
                      </w:del>
                      <w:ins w:id="17" w:author="Arash Tighbor" w:date="2016-02-02T11:11:00Z">
                        <w:r w:rsidRPr="008861C4">
                          <w:rPr>
                            <w:rFonts w:cs="B Titr"/>
                            <w:b/>
                            <w:bCs/>
                            <w:color w:val="1F497D" w:themeColor="text2"/>
                            <w:sz w:val="44"/>
                            <w:szCs w:val="48"/>
                            <w:rtl/>
                          </w:rPr>
                          <w:t>س</w:t>
                        </w:r>
                        <w:r w:rsidRPr="008861C4">
                          <w:rPr>
                            <w:rFonts w:cs="B Titr" w:hint="cs"/>
                            <w:b/>
                            <w:bCs/>
                            <w:color w:val="1F497D" w:themeColor="text2"/>
                            <w:sz w:val="44"/>
                            <w:szCs w:val="48"/>
                            <w:rtl/>
                          </w:rPr>
                          <w:t>یستم</w:t>
                        </w:r>
                        <w:r w:rsidRPr="008861C4">
                          <w:rPr>
                            <w:rFonts w:cs="B Titr"/>
                            <w:b/>
                            <w:bCs/>
                            <w:color w:val="1F497D" w:themeColor="text2"/>
                            <w:sz w:val="44"/>
                            <w:szCs w:val="48"/>
                            <w:rtl/>
                          </w:rPr>
                          <w:t xml:space="preserve"> صوت</w:t>
                        </w:r>
                        <w:r w:rsidRPr="008861C4">
                          <w:rPr>
                            <w:rFonts w:cs="B Titr" w:hint="cs"/>
                            <w:b/>
                            <w:bCs/>
                            <w:color w:val="1F497D" w:themeColor="text2"/>
                            <w:sz w:val="44"/>
                            <w:szCs w:val="48"/>
                            <w:rtl/>
                          </w:rPr>
                          <w:t>ی</w:t>
                        </w:r>
                      </w:ins>
                    </w:p>
                    <w:p w:rsidR="008861C4" w:rsidRPr="008778E1" w:rsidRDefault="008861C4" w:rsidP="00600A0B">
                      <w:pPr>
                        <w:spacing w:after="0" w:line="192" w:lineRule="auto"/>
                        <w:jc w:val="center"/>
                        <w:rPr>
                          <w:rFonts w:ascii="Arial Black" w:hAnsi="Arial Black" w:cs="B Titr"/>
                          <w:b/>
                          <w:bCs/>
                          <w:i w:val="0"/>
                          <w:iCs/>
                          <w:color w:val="1F497D" w:themeColor="text2"/>
                          <w:sz w:val="12"/>
                          <w:szCs w:val="14"/>
                          <w:rtl/>
                        </w:rPr>
                      </w:pPr>
                      <w:ins w:id="18" w:author="Arash Tighbor" w:date="2016-02-02T11:11:00Z">
                        <w:r w:rsidRPr="008861C4">
                          <w:rPr>
                            <w:rFonts w:cs="B Titr"/>
                            <w:b/>
                            <w:bCs/>
                            <w:color w:val="1F497D" w:themeColor="text2"/>
                            <w:sz w:val="44"/>
                            <w:szCs w:val="48"/>
                            <w:rtl/>
                          </w:rPr>
                          <w:t xml:space="preserve"> در دستگاه‌ها</w:t>
                        </w:r>
                        <w:r w:rsidRPr="008861C4">
                          <w:rPr>
                            <w:rFonts w:cs="B Titr" w:hint="cs"/>
                            <w:b/>
                            <w:bCs/>
                            <w:color w:val="1F497D" w:themeColor="text2"/>
                            <w:sz w:val="44"/>
                            <w:szCs w:val="48"/>
                            <w:rtl/>
                          </w:rPr>
                          <w:t>ی</w:t>
                        </w:r>
                        <w:r w:rsidRPr="008861C4">
                          <w:rPr>
                            <w:rFonts w:cs="B Titr"/>
                            <w:b/>
                            <w:bCs/>
                            <w:color w:val="1F497D" w:themeColor="text2"/>
                            <w:sz w:val="44"/>
                            <w:szCs w:val="48"/>
                            <w:rtl/>
                          </w:rPr>
                          <w:t xml:space="preserve"> خودپرداز</w:t>
                        </w:r>
                      </w:ins>
                    </w:p>
                    <w:p w:rsidR="008861C4" w:rsidRDefault="008861C4" w:rsidP="00486B74">
                      <w:pPr>
                        <w:rPr>
                          <w:rtl/>
                        </w:rPr>
                      </w:pPr>
                    </w:p>
                    <w:p w:rsidR="008861C4" w:rsidRDefault="008861C4" w:rsidP="00486B74">
                      <w:pPr>
                        <w:rPr>
                          <w:rtl/>
                        </w:rPr>
                      </w:pPr>
                    </w:p>
                    <w:p w:rsidR="008861C4" w:rsidRPr="008861C4" w:rsidRDefault="008861C4" w:rsidP="00486B74">
                      <w:pPr>
                        <w:rPr>
                          <w:sz w:val="12"/>
                          <w:szCs w:val="12"/>
                          <w:rtl/>
                          <w:rPrChange w:id="19" w:author="Arash Tighbor" w:date="2016-02-02T11:12:00Z">
                            <w:rPr>
                              <w:rtl/>
                            </w:rPr>
                          </w:rPrChange>
                        </w:rPr>
                      </w:pPr>
                    </w:p>
                    <w:p w:rsidR="008861C4" w:rsidRPr="008861C4" w:rsidRDefault="008861C4" w:rsidP="00486B74">
                      <w:pPr>
                        <w:rPr>
                          <w:sz w:val="14"/>
                          <w:szCs w:val="14"/>
                          <w:rtl/>
                          <w:rPrChange w:id="20" w:author="Arash Tighbor" w:date="2016-02-02T11:12:00Z">
                            <w:rPr>
                              <w:rtl/>
                            </w:rPr>
                          </w:rPrChange>
                        </w:rPr>
                      </w:pPr>
                    </w:p>
                    <w:p w:rsidR="008861C4" w:rsidRDefault="008861C4" w:rsidP="00486B74">
                      <w:pPr>
                        <w:rPr>
                          <w:rtl/>
                        </w:rPr>
                      </w:pPr>
                    </w:p>
                    <w:p w:rsidR="008861C4" w:rsidRPr="008861C4" w:rsidRDefault="008861C4" w:rsidP="00486B74">
                      <w:pPr>
                        <w:rPr>
                          <w:sz w:val="14"/>
                          <w:szCs w:val="14"/>
                          <w:rtl/>
                          <w:rPrChange w:id="21" w:author="Arash Tighbor" w:date="2016-02-02T11:12:00Z">
                            <w:rPr>
                              <w:rtl/>
                            </w:rPr>
                          </w:rPrChange>
                        </w:rPr>
                      </w:pPr>
                    </w:p>
                    <w:p w:rsidR="008861C4" w:rsidRPr="00305A2E" w:rsidRDefault="008861C4" w:rsidP="00486B74">
                      <w:pPr>
                        <w:rPr>
                          <w:sz w:val="52"/>
                          <w:szCs w:val="56"/>
                          <w:rtl/>
                        </w:rPr>
                      </w:pPr>
                    </w:p>
                    <w:p w:rsidR="008861C4" w:rsidRDefault="008861C4" w:rsidP="00486B74">
                      <w:pPr>
                        <w:rPr>
                          <w:rtl/>
                        </w:rPr>
                      </w:pPr>
                    </w:p>
                    <w:p w:rsidR="008861C4" w:rsidRDefault="008861C4" w:rsidP="00486B74">
                      <w:pPr>
                        <w:rPr>
                          <w:rtl/>
                        </w:rPr>
                      </w:pPr>
                    </w:p>
                    <w:p w:rsidR="008861C4" w:rsidRDefault="008861C4" w:rsidP="00486B74">
                      <w:pPr>
                        <w:rPr>
                          <w:rtl/>
                        </w:rPr>
                      </w:pPr>
                    </w:p>
                    <w:p w:rsidR="008861C4" w:rsidRPr="006A302E" w:rsidRDefault="008861C4" w:rsidP="004C247A">
                      <w:pPr>
                        <w:spacing w:after="0"/>
                        <w:ind w:left="3600" w:firstLine="720"/>
                        <w:rPr>
                          <w:b/>
                          <w:bCs/>
                          <w:color w:val="595959" w:themeColor="text1" w:themeTint="A6"/>
                          <w:sz w:val="16"/>
                          <w:szCs w:val="16"/>
                          <w:rtl/>
                        </w:rPr>
                        <w:pPrChange w:id="22" w:author="Arash Tighbor" w:date="2016-02-02T14:25:00Z">
                          <w:pPr>
                            <w:spacing w:after="0"/>
                            <w:ind w:left="3600" w:firstLine="720"/>
                          </w:pPr>
                        </w:pPrChange>
                      </w:pPr>
                      <w:r>
                        <w:rPr>
                          <w:rFonts w:hint="cs"/>
                          <w:b/>
                          <w:bCs/>
                          <w:color w:val="595959" w:themeColor="text1" w:themeTint="A6"/>
                          <w:sz w:val="16"/>
                          <w:szCs w:val="16"/>
                          <w:rtl/>
                        </w:rPr>
                        <w:t xml:space="preserve">           </w:t>
                      </w:r>
                      <w:r w:rsidRPr="006A302E">
                        <w:rPr>
                          <w:rFonts w:hint="cs"/>
                          <w:b/>
                          <w:bCs/>
                          <w:color w:val="595959" w:themeColor="text1" w:themeTint="A6"/>
                          <w:sz w:val="16"/>
                          <w:szCs w:val="16"/>
                          <w:rtl/>
                        </w:rPr>
                        <w:t xml:space="preserve">شماره نسخه: </w:t>
                      </w:r>
                      <w:ins w:id="23" w:author="Arash Tighbor" w:date="2016-02-02T14:25:00Z">
                        <w:r w:rsidR="004C247A">
                          <w:rPr>
                            <w:b/>
                            <w:bCs/>
                            <w:color w:val="595959" w:themeColor="text1" w:themeTint="A6"/>
                            <w:sz w:val="16"/>
                            <w:szCs w:val="16"/>
                          </w:rPr>
                          <w:t>2-</w:t>
                        </w:r>
                        <w:r w:rsidR="004C247A" w:rsidRPr="004C247A">
                          <w:rPr>
                            <w:b/>
                            <w:bCs/>
                            <w:color w:val="595959" w:themeColor="text1" w:themeTint="A6"/>
                            <w:sz w:val="16"/>
                            <w:szCs w:val="16"/>
                          </w:rPr>
                          <w:t>IT9411-138-00</w:t>
                        </w:r>
                      </w:ins>
                    </w:p>
                    <w:p w:rsidR="008861C4" w:rsidRPr="006A302E" w:rsidRDefault="008861C4" w:rsidP="00180397">
                      <w:pPr>
                        <w:ind w:left="4320" w:firstLine="720"/>
                        <w:rPr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595959" w:themeColor="text1" w:themeTint="A6"/>
                          <w:sz w:val="16"/>
                          <w:szCs w:val="16"/>
                          <w:rtl/>
                        </w:rPr>
                        <w:t xml:space="preserve">                           </w:t>
                      </w:r>
                      <w:del w:id="24" w:author="Arash Tighbor" w:date="2016-01-30T11:26:00Z">
                        <w:r w:rsidDel="00553951">
                          <w:rPr>
                            <w:rFonts w:hint="cs"/>
                            <w:b/>
                            <w:bCs/>
                            <w:color w:val="595959" w:themeColor="text1" w:themeTint="A6"/>
                            <w:sz w:val="16"/>
                            <w:szCs w:val="16"/>
                            <w:rtl/>
                          </w:rPr>
                          <w:delText xml:space="preserve">  </w:delText>
                        </w:r>
                      </w:del>
                      <w:r>
                        <w:rPr>
                          <w:rFonts w:hint="cs"/>
                          <w:b/>
                          <w:bCs/>
                          <w:color w:val="595959" w:themeColor="text1" w:themeTint="A6"/>
                          <w:sz w:val="16"/>
                          <w:szCs w:val="16"/>
                          <w:rtl/>
                        </w:rPr>
                        <w:t>بهمن</w:t>
                      </w:r>
                      <w:r w:rsidRPr="006A302E">
                        <w:rPr>
                          <w:rFonts w:hint="cs"/>
                          <w:b/>
                          <w:bCs/>
                          <w:color w:val="595959" w:themeColor="text1" w:themeTint="A6"/>
                          <w:sz w:val="16"/>
                          <w:szCs w:val="16"/>
                          <w:rtl/>
                        </w:rPr>
                        <w:t xml:space="preserve"> 139</w:t>
                      </w:r>
                      <w:r>
                        <w:rPr>
                          <w:rFonts w:hint="cs"/>
                          <w:b/>
                          <w:bCs/>
                          <w:color w:val="595959" w:themeColor="text1" w:themeTint="A6"/>
                          <w:sz w:val="16"/>
                          <w:szCs w:val="16"/>
                          <w:rtl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8861C4" w:rsidP="00A13515">
      <w:pPr>
        <w:bidi w:val="0"/>
        <w:spacing w:line="276" w:lineRule="auto"/>
        <w:jc w:val="left"/>
        <w:rPr>
          <w:iCs/>
        </w:rPr>
      </w:pPr>
      <w:r>
        <w:rPr>
          <w:iCs/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60F716C" wp14:editId="697F092F">
                <wp:simplePos x="0" y="0"/>
                <wp:positionH relativeFrom="column">
                  <wp:posOffset>1190320</wp:posOffset>
                </wp:positionH>
                <wp:positionV relativeFrom="paragraph">
                  <wp:posOffset>267335</wp:posOffset>
                </wp:positionV>
                <wp:extent cx="270510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051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C43485C" id="Straight Connector 2" o:spid="_x0000_s1026" style="position:absolute;left:0;text-align:left;z-index:251666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75pt,21.05pt" to="306.75pt,2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" strokecolor="#4579b8 [3044]" strokeweight="1.5pt"/>
            </w:pict>
          </mc:Fallback>
        </mc:AlternateContent>
      </w: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305A2E" w:rsidP="00A13515">
      <w:pPr>
        <w:bidi w:val="0"/>
        <w:spacing w:line="276" w:lineRule="auto"/>
        <w:jc w:val="left"/>
        <w:rPr>
          <w:iCs/>
        </w:rPr>
      </w:pPr>
      <w:r>
        <w:rPr>
          <w:iCs/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1BF1DE36" wp14:editId="28E67A50">
                <wp:simplePos x="0" y="0"/>
                <wp:positionH relativeFrom="column">
                  <wp:posOffset>744855</wp:posOffset>
                </wp:positionH>
                <wp:positionV relativeFrom="paragraph">
                  <wp:posOffset>37354</wp:posOffset>
                </wp:positionV>
                <wp:extent cx="1215390" cy="0"/>
                <wp:effectExtent l="0" t="0" r="2286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53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D2E0FC4" id="Straight Connector 3" o:spid="_x0000_s1026" style="position:absolute;left:0;text-align:left;z-index:251667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8.65pt,2.95pt" to="154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" strokecolor="#4579b8 [3044]"/>
            </w:pict>
          </mc:Fallback>
        </mc:AlternateContent>
      </w: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3275F0">
      <w:pPr>
        <w:jc w:val="center"/>
        <w:rPr>
          <w:rtl/>
        </w:rPr>
      </w:pPr>
      <w:bookmarkStart w:id="25" w:name="_Toc375060166"/>
      <w:r>
        <w:rPr>
          <w:rFonts w:hint="cs"/>
          <w:noProof/>
          <w:rtl/>
        </w:rPr>
        <w:lastRenderedPageBreak/>
        <w:drawing>
          <wp:inline distT="0" distB="0" distL="0" distR="0" wp14:anchorId="2CEF077C" wp14:editId="68FEF144">
            <wp:extent cx="4320000" cy="10259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_Large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025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25"/>
    <w:p w:rsidR="00226E99" w:rsidRDefault="00226E99" w:rsidP="003B4918">
      <w:pPr>
        <w:rPr>
          <w:rtl/>
        </w:rPr>
      </w:pPr>
    </w:p>
    <w:p w:rsidR="005B7506" w:rsidRDefault="00A13515" w:rsidP="004C247A">
      <w:pPr>
        <w:rPr>
          <w:rtl/>
        </w:rPr>
      </w:pPr>
      <w:r>
        <w:rPr>
          <w:rFonts w:hint="cs"/>
          <w:rtl/>
        </w:rPr>
        <w:t xml:space="preserve">این </w:t>
      </w:r>
      <w:r w:rsidR="00FE7403">
        <w:rPr>
          <w:rFonts w:hint="cs"/>
          <w:rtl/>
        </w:rPr>
        <w:t>سند</w:t>
      </w:r>
      <w:r>
        <w:rPr>
          <w:rFonts w:hint="cs"/>
          <w:rtl/>
        </w:rPr>
        <w:t xml:space="preserve"> با عنوان </w:t>
      </w:r>
      <w:r w:rsidRPr="00FE7403">
        <w:rPr>
          <w:rFonts w:hint="cs"/>
          <w:sz w:val="20"/>
          <w:szCs w:val="20"/>
          <w:rtl/>
        </w:rPr>
        <w:t>«</w:t>
      </w:r>
      <w:del w:id="26" w:author="Arash Tighbor" w:date="2016-01-30T11:26:00Z">
        <w:r w:rsidR="00305A2E" w:rsidDel="00553951">
          <w:rPr>
            <w:rFonts w:hint="cs"/>
            <w:sz w:val="20"/>
            <w:szCs w:val="20"/>
            <w:rtl/>
          </w:rPr>
          <w:delText xml:space="preserve"> </w:delText>
        </w:r>
      </w:del>
      <w:bookmarkStart w:id="27" w:name="OLE_LINK3"/>
      <w:ins w:id="28" w:author="Arash Tighbor" w:date="2016-02-02T11:41:00Z">
        <w:r w:rsidR="00963945">
          <w:rPr>
            <w:rtl/>
          </w:rPr>
          <w:t>مستندات</w:t>
        </w:r>
        <w:r w:rsidR="00963945">
          <w:rPr>
            <w:rFonts w:hint="cs"/>
            <w:rtl/>
          </w:rPr>
          <w:t xml:space="preserve"> </w:t>
        </w:r>
        <w:r w:rsidR="00963945">
          <w:rPr>
            <w:rtl/>
          </w:rPr>
          <w:t>س</w:t>
        </w:r>
        <w:r w:rsidR="00963945">
          <w:rPr>
            <w:rFonts w:hint="cs"/>
            <w:rtl/>
          </w:rPr>
          <w:t>یستم</w:t>
        </w:r>
        <w:r w:rsidR="00963945">
          <w:rPr>
            <w:rtl/>
          </w:rPr>
          <w:t xml:space="preserve"> صوت</w:t>
        </w:r>
        <w:r w:rsidR="00963945">
          <w:rPr>
            <w:rFonts w:hint="cs"/>
            <w:rtl/>
          </w:rPr>
          <w:t xml:space="preserve">ی </w:t>
        </w:r>
        <w:r w:rsidR="00963945">
          <w:rPr>
            <w:rtl/>
          </w:rPr>
          <w:t>در دستگاه‌ها</w:t>
        </w:r>
        <w:r w:rsidR="00963945">
          <w:rPr>
            <w:rFonts w:hint="cs"/>
            <w:rtl/>
          </w:rPr>
          <w:t>ی</w:t>
        </w:r>
        <w:r w:rsidR="00963945">
          <w:rPr>
            <w:rtl/>
          </w:rPr>
          <w:t xml:space="preserve"> خودپرداز</w:t>
        </w:r>
      </w:ins>
      <w:bookmarkEnd w:id="27"/>
      <w:del w:id="29" w:author="Arash Tighbor" w:date="2016-01-30T11:12:00Z">
        <w:r w:rsidR="00305A2E" w:rsidRPr="00305A2E" w:rsidDel="009B4610">
          <w:rPr>
            <w:rFonts w:hint="cs"/>
            <w:sz w:val="20"/>
            <w:szCs w:val="20"/>
            <w:highlight w:val="yellow"/>
            <w:rtl/>
          </w:rPr>
          <w:delText>___________________</w:delText>
        </w:r>
        <w:r w:rsidR="00305A2E" w:rsidRPr="00FE7403" w:rsidDel="009B4610">
          <w:rPr>
            <w:rFonts w:hint="cs"/>
            <w:sz w:val="20"/>
            <w:szCs w:val="20"/>
            <w:rtl/>
          </w:rPr>
          <w:delText xml:space="preserve"> </w:delText>
        </w:r>
      </w:del>
      <w:r w:rsidRPr="00FE7403">
        <w:rPr>
          <w:rFonts w:hint="cs"/>
          <w:sz w:val="20"/>
          <w:szCs w:val="20"/>
          <w:rtl/>
        </w:rPr>
        <w:t>»</w:t>
      </w:r>
      <w:r>
        <w:rPr>
          <w:rFonts w:hint="cs"/>
          <w:rtl/>
        </w:rPr>
        <w:t xml:space="preserve"> </w:t>
      </w:r>
      <w:del w:id="30" w:author="Arash Tighbor" w:date="2016-01-30T11:26:00Z">
        <w:r w:rsidDel="00553951">
          <w:rPr>
            <w:rFonts w:hint="cs"/>
            <w:rtl/>
          </w:rPr>
          <w:delText xml:space="preserve">در </w:delText>
        </w:r>
        <w:r w:rsidR="00305A2E" w:rsidDel="00553951">
          <w:rPr>
            <w:rFonts w:hint="cs"/>
            <w:rtl/>
          </w:rPr>
          <w:delText>بهمن</w:delText>
        </w:r>
        <w:r w:rsidR="007057CE" w:rsidDel="00553951">
          <w:rPr>
            <w:rtl/>
          </w:rPr>
          <w:softHyphen/>
        </w:r>
        <w:r w:rsidR="007057CE" w:rsidDel="00553951">
          <w:rPr>
            <w:rFonts w:hint="cs"/>
            <w:rtl/>
          </w:rPr>
          <w:delText>ماه</w:delText>
        </w:r>
        <w:r w:rsidR="005B7506" w:rsidDel="00553951">
          <w:rPr>
            <w:rFonts w:hint="cs"/>
            <w:rtl/>
          </w:rPr>
          <w:delText xml:space="preserve"> 1394</w:delText>
        </w:r>
        <w:r w:rsidDel="00553951"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>در</w:t>
      </w:r>
      <w:r w:rsidR="00FE7403">
        <w:rPr>
          <w:rFonts w:hint="cs"/>
          <w:rtl/>
        </w:rPr>
        <w:t xml:space="preserve"> </w:t>
      </w:r>
      <w:r w:rsidR="00305A2E">
        <w:rPr>
          <w:rFonts w:hint="cs"/>
          <w:rtl/>
        </w:rPr>
        <w:t>واحد</w:t>
      </w:r>
      <w:r w:rsidR="00FE7403">
        <w:rPr>
          <w:rFonts w:hint="cs"/>
          <w:rtl/>
        </w:rPr>
        <w:t xml:space="preserve"> پشتیبانی فنی</w:t>
      </w:r>
      <w:r w:rsidR="005B7506">
        <w:rPr>
          <w:rFonts w:hint="cs"/>
          <w:rtl/>
        </w:rPr>
        <w:t xml:space="preserve"> </w:t>
      </w:r>
      <w:r w:rsidR="00305A2E">
        <w:rPr>
          <w:rFonts w:hint="cs"/>
          <w:rtl/>
        </w:rPr>
        <w:t>تعمیرات</w:t>
      </w:r>
      <w:r w:rsidR="00DD0809">
        <w:rPr>
          <w:rFonts w:hint="cs"/>
          <w:rtl/>
        </w:rPr>
        <w:t xml:space="preserve"> </w:t>
      </w:r>
      <w:r>
        <w:rPr>
          <w:rFonts w:hint="cs"/>
          <w:rtl/>
        </w:rPr>
        <w:t>شرک</w:t>
      </w:r>
      <w:r w:rsidR="003275F0">
        <w:rPr>
          <w:rFonts w:hint="cs"/>
          <w:rtl/>
        </w:rPr>
        <w:t>ت توسعه خدمات الکترونیکی آدونیس</w:t>
      </w:r>
      <w:r w:rsidR="005B7506">
        <w:rPr>
          <w:rFonts w:hint="cs"/>
          <w:rtl/>
        </w:rPr>
        <w:t xml:space="preserve"> </w:t>
      </w:r>
      <w:r w:rsidR="00FE7403">
        <w:rPr>
          <w:rFonts w:hint="cs"/>
          <w:rtl/>
        </w:rPr>
        <w:t xml:space="preserve">تهیه و </w:t>
      </w:r>
      <w:r w:rsidR="00DD0809">
        <w:rPr>
          <w:rtl/>
        </w:rPr>
        <w:t>تنظ</w:t>
      </w:r>
      <w:r w:rsidR="00DD0809">
        <w:rPr>
          <w:rFonts w:hint="cs"/>
          <w:rtl/>
        </w:rPr>
        <w:t>یم‌شده</w:t>
      </w:r>
      <w:r w:rsidR="00FE7403">
        <w:rPr>
          <w:rFonts w:hint="cs"/>
          <w:rtl/>
        </w:rPr>
        <w:t xml:space="preserve"> است.</w:t>
      </w:r>
    </w:p>
    <w:p w:rsidR="00A13515" w:rsidRDefault="00FE7403" w:rsidP="00D21C61">
      <w:pPr>
        <w:rPr>
          <w:rtl/>
        </w:rPr>
        <w:pPrChange w:id="31" w:author="Arash Tighbor" w:date="2016-02-02T14:49:00Z">
          <w:pPr/>
        </w:pPrChange>
      </w:pPr>
      <w:del w:id="32" w:author="Arash Tighbor" w:date="2016-01-30T11:29:00Z">
        <w:r w:rsidDel="00C17EB6">
          <w:rPr>
            <w:rFonts w:hint="cs"/>
            <w:rtl/>
          </w:rPr>
          <w:delText>این دستورالعمل</w:delText>
        </w:r>
      </w:del>
      <w:ins w:id="33" w:author="Arash Tighbor" w:date="2016-01-30T11:29:00Z">
        <w:r w:rsidR="00C17EB6">
          <w:rPr>
            <w:rFonts w:hint="cs"/>
            <w:rtl/>
          </w:rPr>
          <w:t xml:space="preserve">سند جاری </w:t>
        </w:r>
      </w:ins>
      <w:ins w:id="34" w:author="Arash Tighbor" w:date="2016-01-30T11:26:00Z">
        <w:r w:rsidR="00553951">
          <w:rPr>
            <w:rFonts w:hint="cs"/>
            <w:rtl/>
          </w:rPr>
          <w:t>در بهمن</w:t>
        </w:r>
        <w:r w:rsidR="00553951">
          <w:rPr>
            <w:rtl/>
          </w:rPr>
          <w:softHyphen/>
        </w:r>
        <w:r w:rsidR="00553951">
          <w:rPr>
            <w:rFonts w:hint="cs"/>
            <w:rtl/>
          </w:rPr>
          <w:t xml:space="preserve">ماه 1394 </w:t>
        </w:r>
      </w:ins>
      <w:del w:id="35" w:author="Arash Tighbor" w:date="2016-01-30T11:26:00Z">
        <w:r w:rsidDel="00553951"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>در</w:t>
      </w:r>
      <w:del w:id="36" w:author="Arash Tighbor" w:date="2016-02-02T14:25:00Z">
        <w:r w:rsidDel="004C247A">
          <w:rPr>
            <w:rFonts w:hint="cs"/>
            <w:rtl/>
          </w:rPr>
          <w:delText xml:space="preserve"> </w:delText>
        </w:r>
      </w:del>
      <w:ins w:id="37" w:author="Arash Tighbor" w:date="2016-02-02T14:25:00Z">
        <w:r w:rsidR="004C247A">
          <w:rPr>
            <w:rFonts w:hint="cs"/>
            <w:rtl/>
          </w:rPr>
          <w:t xml:space="preserve"> </w:t>
        </w:r>
      </w:ins>
      <w:r>
        <w:rPr>
          <w:rFonts w:hint="cs"/>
          <w:rtl/>
        </w:rPr>
        <w:t xml:space="preserve">واحد آموزش امور </w:t>
      </w:r>
      <w:r w:rsidR="005B7506">
        <w:rPr>
          <w:rFonts w:hint="cs"/>
          <w:rtl/>
        </w:rPr>
        <w:t>فناوری اطلاعات</w:t>
      </w:r>
      <w:r>
        <w:rPr>
          <w:rFonts w:hint="cs"/>
          <w:rtl/>
        </w:rPr>
        <w:t xml:space="preserve"> </w:t>
      </w:r>
      <w:del w:id="38" w:author="Arash Tighbor" w:date="2016-01-30T11:27:00Z">
        <w:r w:rsidR="00A13515" w:rsidDel="00553951">
          <w:rPr>
            <w:rFonts w:hint="cs"/>
            <w:rtl/>
          </w:rPr>
          <w:delText xml:space="preserve">ویرایش </w:delText>
        </w:r>
      </w:del>
      <w:ins w:id="39" w:author="Arash Tighbor" w:date="2016-01-30T11:27:00Z">
        <w:r w:rsidR="00553951">
          <w:rPr>
            <w:rFonts w:hint="cs"/>
            <w:rtl/>
          </w:rPr>
          <w:t xml:space="preserve">تجمیع </w:t>
        </w:r>
      </w:ins>
      <w:r w:rsidR="00A13515">
        <w:rPr>
          <w:rFonts w:hint="cs"/>
          <w:rtl/>
        </w:rPr>
        <w:t xml:space="preserve">و </w:t>
      </w:r>
      <w:del w:id="40" w:author="Arash Tighbor" w:date="2016-01-30T11:28:00Z">
        <w:r w:rsidR="00A13515" w:rsidDel="00553951">
          <w:rPr>
            <w:rFonts w:hint="cs"/>
            <w:rtl/>
          </w:rPr>
          <w:delText xml:space="preserve">با </w:delText>
        </w:r>
      </w:del>
      <w:r w:rsidR="00A13515">
        <w:rPr>
          <w:rFonts w:hint="cs"/>
          <w:rtl/>
        </w:rPr>
        <w:t>شماره</w:t>
      </w:r>
      <w:ins w:id="41" w:author="Arash Tighbor" w:date="2016-01-30T11:28:00Z">
        <w:r w:rsidR="00553951">
          <w:rPr>
            <w:rFonts w:hint="cs"/>
            <w:rtl/>
          </w:rPr>
          <w:t>‌</w:t>
        </w:r>
      </w:ins>
      <w:ins w:id="42" w:author="Arash Tighbor" w:date="2016-01-30T11:27:00Z">
        <w:r w:rsidR="00553951">
          <w:rPr>
            <w:rFonts w:hint="cs"/>
            <w:rtl/>
          </w:rPr>
          <w:t xml:space="preserve">گذاری </w:t>
        </w:r>
      </w:ins>
      <w:ins w:id="43" w:author="Arash Tighbor" w:date="2016-01-30T11:29:00Z">
        <w:r w:rsidR="00C17EB6">
          <w:rPr>
            <w:rFonts w:hint="cs"/>
            <w:rtl/>
          </w:rPr>
          <w:t>گردید</w:t>
        </w:r>
      </w:ins>
      <w:ins w:id="44" w:author="Arash Tighbor" w:date="2016-01-30T11:27:00Z">
        <w:r w:rsidR="00553951">
          <w:rPr>
            <w:rFonts w:hint="cs"/>
            <w:rtl/>
          </w:rPr>
          <w:t>؛</w:t>
        </w:r>
      </w:ins>
      <w:ins w:id="45" w:author="Arash Tighbor" w:date="2016-01-30T11:29:00Z">
        <w:r w:rsidR="00C17EB6">
          <w:rPr>
            <w:rtl/>
          </w:rPr>
          <w:br/>
        </w:r>
      </w:ins>
      <w:ins w:id="46" w:author="Arash Tighbor" w:date="2016-01-30T11:27:00Z">
        <w:r w:rsidR="00553951">
          <w:rPr>
            <w:rFonts w:hint="cs"/>
            <w:rtl/>
          </w:rPr>
          <w:t>شماره</w:t>
        </w:r>
      </w:ins>
      <w:r w:rsidR="00A13515">
        <w:rPr>
          <w:rFonts w:hint="cs"/>
          <w:rtl/>
        </w:rPr>
        <w:t xml:space="preserve"> </w:t>
      </w:r>
      <w:del w:id="47" w:author="Arash Tighbor" w:date="2016-01-30T11:12:00Z">
        <w:r w:rsidR="00A13515" w:rsidDel="009B4610">
          <w:rPr>
            <w:rtl/>
          </w:rPr>
          <w:delText>نسخه‌</w:delText>
        </w:r>
        <w:r w:rsidR="00A13515" w:rsidDel="009B4610">
          <w:rPr>
            <w:rFonts w:hint="cs"/>
            <w:rtl/>
          </w:rPr>
          <w:delText>ی</w:delText>
        </w:r>
        <w:r w:rsidR="0092128E" w:rsidDel="009B4610">
          <w:delText>1</w:delText>
        </w:r>
      </w:del>
      <w:ins w:id="48" w:author="Arash Tighbor" w:date="2016-01-30T11:12:00Z">
        <w:r w:rsidR="009B4610">
          <w:rPr>
            <w:rtl/>
          </w:rPr>
          <w:t>نسخه‌</w:t>
        </w:r>
      </w:ins>
      <w:ins w:id="49" w:author="Arash Tighbor" w:date="2016-01-30T11:27:00Z">
        <w:r w:rsidR="00553951">
          <w:rPr>
            <w:rFonts w:hint="cs"/>
            <w:rtl/>
          </w:rPr>
          <w:t>:</w:t>
        </w:r>
      </w:ins>
      <w:ins w:id="50" w:author="Arash Tighbor" w:date="2016-01-30T11:13:00Z">
        <w:r w:rsidR="009B4610">
          <w:rPr>
            <w:rFonts w:hint="cs"/>
            <w:rtl/>
          </w:rPr>
          <w:t xml:space="preserve"> </w:t>
        </w:r>
      </w:ins>
      <w:ins w:id="51" w:author="Arash Tighbor" w:date="2016-01-30T11:12:00Z">
        <w:r w:rsidR="009B4610" w:rsidRPr="001479A6">
          <w:rPr>
            <w:color w:val="000000" w:themeColor="text1"/>
            <w:rPrChange w:id="52" w:author="Arash Tighbor" w:date="2016-01-30T14:32:00Z">
              <w:rPr/>
            </w:rPrChange>
          </w:rPr>
          <w:t>2</w:t>
        </w:r>
      </w:ins>
      <w:r w:rsidR="0092128E" w:rsidRPr="001479A6">
        <w:rPr>
          <w:color w:val="000000" w:themeColor="text1"/>
          <w:rPrChange w:id="53" w:author="Arash Tighbor" w:date="2016-01-30T14:32:00Z">
            <w:rPr/>
          </w:rPrChange>
        </w:rPr>
        <w:t>-IT94</w:t>
      </w:r>
      <w:del w:id="54" w:author="Arash Tighbor" w:date="2016-01-30T11:12:00Z">
        <w:r w:rsidR="0092128E" w:rsidRPr="001479A6" w:rsidDel="009B4610">
          <w:rPr>
            <w:color w:val="000000" w:themeColor="text1"/>
            <w:rPrChange w:id="55" w:author="Arash Tighbor" w:date="2016-01-30T14:32:00Z">
              <w:rPr/>
            </w:rPrChange>
          </w:rPr>
          <w:delText>09</w:delText>
        </w:r>
      </w:del>
      <w:ins w:id="56" w:author="Arash Tighbor" w:date="2016-01-30T11:12:00Z">
        <w:r w:rsidR="009B4610" w:rsidRPr="001479A6">
          <w:rPr>
            <w:color w:val="000000" w:themeColor="text1"/>
            <w:rPrChange w:id="57" w:author="Arash Tighbor" w:date="2016-01-30T14:32:00Z">
              <w:rPr/>
            </w:rPrChange>
          </w:rPr>
          <w:t>11</w:t>
        </w:r>
      </w:ins>
      <w:del w:id="58" w:author="Arash Tighbor" w:date="2016-02-02T14:25:00Z">
        <w:r w:rsidR="0092128E" w:rsidRPr="001479A6" w:rsidDel="004C247A">
          <w:rPr>
            <w:color w:val="000000" w:themeColor="text1"/>
            <w:rPrChange w:id="59" w:author="Arash Tighbor" w:date="2016-01-30T14:32:00Z">
              <w:rPr/>
            </w:rPrChange>
          </w:rPr>
          <w:delText>-</w:delText>
        </w:r>
      </w:del>
      <w:del w:id="60" w:author="Arash Tighbor" w:date="2016-01-30T11:12:00Z">
        <w:r w:rsidR="0092128E" w:rsidRPr="001479A6" w:rsidDel="009B4610">
          <w:rPr>
            <w:color w:val="000000" w:themeColor="text1"/>
            <w:rPrChange w:id="61" w:author="Arash Tighbor" w:date="2016-01-30T14:32:00Z">
              <w:rPr/>
            </w:rPrChange>
          </w:rPr>
          <w:delText>129</w:delText>
        </w:r>
      </w:del>
      <w:del w:id="62" w:author="Arash Tighbor" w:date="2016-02-02T14:25:00Z">
        <w:r w:rsidR="0092128E" w:rsidRPr="001479A6" w:rsidDel="004C247A">
          <w:rPr>
            <w:color w:val="000000" w:themeColor="text1"/>
            <w:rPrChange w:id="63" w:author="Arash Tighbor" w:date="2016-01-30T14:32:00Z">
              <w:rPr/>
            </w:rPrChange>
          </w:rPr>
          <w:delText>-</w:delText>
        </w:r>
      </w:del>
      <w:ins w:id="64" w:author="Arash Tighbor" w:date="2016-02-02T14:25:00Z">
        <w:r w:rsidR="004C247A">
          <w:rPr>
            <w:color w:val="000000" w:themeColor="text1"/>
          </w:rPr>
          <w:t>-13</w:t>
        </w:r>
      </w:ins>
      <w:ins w:id="65" w:author="Arash Tighbor" w:date="2016-02-02T14:49:00Z">
        <w:r w:rsidR="00D21C61">
          <w:rPr>
            <w:color w:val="000000" w:themeColor="text1"/>
          </w:rPr>
          <w:t>8</w:t>
        </w:r>
      </w:ins>
      <w:bookmarkStart w:id="66" w:name="_GoBack"/>
      <w:bookmarkEnd w:id="66"/>
      <w:ins w:id="67" w:author="Arash Tighbor" w:date="2016-02-02T14:25:00Z">
        <w:r w:rsidR="004C247A">
          <w:rPr>
            <w:color w:val="000000" w:themeColor="text1"/>
          </w:rPr>
          <w:t>-</w:t>
        </w:r>
      </w:ins>
      <w:r w:rsidR="0092128E" w:rsidRPr="001479A6">
        <w:rPr>
          <w:color w:val="000000" w:themeColor="text1"/>
          <w:rPrChange w:id="68" w:author="Arash Tighbor" w:date="2016-01-30T14:32:00Z">
            <w:rPr/>
          </w:rPrChange>
        </w:rPr>
        <w:t>00</w:t>
      </w:r>
      <w:r w:rsidR="00A74910" w:rsidRPr="001479A6">
        <w:rPr>
          <w:color w:val="000000" w:themeColor="text1"/>
          <w:rtl/>
          <w:rPrChange w:id="69" w:author="Arash Tighbor" w:date="2016-01-30T14:32:00Z">
            <w:rPr>
              <w:rtl/>
            </w:rPr>
          </w:rPrChange>
        </w:rPr>
        <w:t xml:space="preserve"> </w:t>
      </w:r>
      <w:del w:id="70" w:author="Arash Tighbor" w:date="2016-01-30T11:27:00Z">
        <w:r w:rsidR="00A13515" w:rsidDel="00553951">
          <w:rPr>
            <w:rFonts w:hint="cs"/>
            <w:rtl/>
          </w:rPr>
          <w:delText>منتشر گردید.</w:delText>
        </w:r>
      </w:del>
      <w:ins w:id="71" w:author="Arash Tighbor" w:date="2016-01-30T11:27:00Z">
        <w:r w:rsidR="00553951">
          <w:rPr>
            <w:rFonts w:hint="cs"/>
            <w:rtl/>
          </w:rPr>
          <w:t>.</w:t>
        </w:r>
      </w:ins>
    </w:p>
    <w:p w:rsidR="00A13515" w:rsidRDefault="00A13515" w:rsidP="002C385D">
      <w:pPr>
        <w:spacing w:after="0"/>
        <w:rPr>
          <w:rtl/>
        </w:rPr>
      </w:pPr>
      <w:r>
        <w:rPr>
          <w:rFonts w:hint="cs"/>
          <w:rtl/>
        </w:rPr>
        <w:t xml:space="preserve">سابقه </w:t>
      </w:r>
      <w:r>
        <w:rPr>
          <w:rtl/>
        </w:rPr>
        <w:t>و</w:t>
      </w:r>
      <w:r>
        <w:rPr>
          <w:rFonts w:hint="cs"/>
          <w:rtl/>
        </w:rPr>
        <w:t>یرایش</w:t>
      </w:r>
      <w:r w:rsidR="004A3AF0">
        <w:rPr>
          <w:rFonts w:hint="cs"/>
          <w:rtl/>
        </w:rPr>
        <w:t>:</w:t>
      </w:r>
    </w:p>
    <w:tbl>
      <w:tblPr>
        <w:tblStyle w:val="TableGrid"/>
        <w:bidiVisual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  <w:tblPrChange w:id="72" w:author="Arash Tighbor" w:date="2016-02-02T11:42:00Z">
          <w:tblPr>
            <w:tblStyle w:val="TableGrid"/>
            <w:bidiVisual/>
            <w:tblW w:w="0" w:type="auto"/>
            <w:tbl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  <w:insideH w:val="single" w:sz="4" w:space="0" w:color="A6A6A6" w:themeColor="background1" w:themeShade="A6"/>
              <w:insideV w:val="single" w:sz="4" w:space="0" w:color="A6A6A6" w:themeColor="background1" w:themeShade="A6"/>
            </w:tblBorders>
            <w:tblLook w:val="04A0" w:firstRow="1" w:lastRow="0" w:firstColumn="1" w:lastColumn="0" w:noHBand="0" w:noVBand="1"/>
          </w:tblPr>
        </w:tblPrChange>
      </w:tblPr>
      <w:tblGrid>
        <w:gridCol w:w="2147"/>
        <w:gridCol w:w="1943"/>
        <w:gridCol w:w="5488"/>
        <w:tblGridChange w:id="73">
          <w:tblGrid>
            <w:gridCol w:w="113"/>
            <w:gridCol w:w="2034"/>
            <w:gridCol w:w="113"/>
            <w:gridCol w:w="1830"/>
            <w:gridCol w:w="113"/>
            <w:gridCol w:w="5375"/>
            <w:gridCol w:w="113"/>
          </w:tblGrid>
        </w:tblGridChange>
      </w:tblGrid>
      <w:tr w:rsidR="00A13515" w:rsidRPr="0065279A" w:rsidTr="00963945">
        <w:trPr>
          <w:trPrChange w:id="74" w:author="Arash Tighbor" w:date="2016-02-02T11:42:00Z">
            <w:trPr>
              <w:gridAfter w:val="0"/>
            </w:trPr>
          </w:trPrChange>
        </w:trPr>
        <w:tc>
          <w:tcPr>
            <w:tcW w:w="2147" w:type="dxa"/>
            <w:shd w:val="clear" w:color="auto" w:fill="1F497D" w:themeFill="text2"/>
            <w:tcPrChange w:id="75" w:author="Arash Tighbor" w:date="2016-02-02T11:42:00Z">
              <w:tcPr>
                <w:tcW w:w="2147" w:type="dxa"/>
                <w:gridSpan w:val="2"/>
                <w:shd w:val="clear" w:color="auto" w:fill="0F243E" w:themeFill="text2" w:themeFillShade="80"/>
              </w:tcPr>
            </w:tcPrChange>
          </w:tcPr>
          <w:p w:rsidR="00A13515" w:rsidRPr="005B7506" w:rsidRDefault="00A13515" w:rsidP="00682FBF">
            <w:pPr>
              <w:tabs>
                <w:tab w:val="center" w:pos="1526"/>
                <w:tab w:val="right" w:pos="3052"/>
              </w:tabs>
              <w:bidi w:val="0"/>
              <w:jc w:val="center"/>
              <w:rPr>
                <w:sz w:val="18"/>
                <w:szCs w:val="20"/>
              </w:rPr>
            </w:pPr>
            <w:r w:rsidRPr="005B7506">
              <w:rPr>
                <w:rFonts w:hint="cs"/>
                <w:b/>
                <w:bCs/>
                <w:color w:val="FFFFFF" w:themeColor="background1"/>
                <w:sz w:val="18"/>
                <w:szCs w:val="20"/>
                <w:rtl/>
              </w:rPr>
              <w:t>نام</w:t>
            </w:r>
            <w:r w:rsidRPr="005B7506">
              <w:rPr>
                <w:sz w:val="18"/>
                <w:szCs w:val="20"/>
                <w:rtl/>
              </w:rPr>
              <w:t xml:space="preserve"> </w:t>
            </w:r>
            <w:r w:rsidRPr="005B7506">
              <w:rPr>
                <w:rFonts w:hint="cs"/>
                <w:b/>
                <w:bCs/>
                <w:color w:val="FFFFFF" w:themeColor="background1"/>
                <w:sz w:val="18"/>
                <w:szCs w:val="20"/>
                <w:rtl/>
              </w:rPr>
              <w:t>ویرایشگر</w:t>
            </w:r>
          </w:p>
        </w:tc>
        <w:tc>
          <w:tcPr>
            <w:tcW w:w="1943" w:type="dxa"/>
            <w:shd w:val="clear" w:color="auto" w:fill="1F497D" w:themeFill="text2"/>
            <w:tcPrChange w:id="76" w:author="Arash Tighbor" w:date="2016-02-02T11:42:00Z">
              <w:tcPr>
                <w:tcW w:w="1943" w:type="dxa"/>
                <w:gridSpan w:val="2"/>
                <w:shd w:val="clear" w:color="auto" w:fill="0F243E" w:themeFill="text2" w:themeFillShade="80"/>
              </w:tcPr>
            </w:tcPrChange>
          </w:tcPr>
          <w:p w:rsidR="00A13515" w:rsidRPr="005B7506" w:rsidRDefault="00A13515" w:rsidP="00682FBF">
            <w:pPr>
              <w:tabs>
                <w:tab w:val="center" w:pos="1526"/>
                <w:tab w:val="right" w:pos="3052"/>
              </w:tabs>
              <w:bidi w:val="0"/>
              <w:jc w:val="center"/>
              <w:rPr>
                <w:sz w:val="18"/>
                <w:szCs w:val="20"/>
                <w:rtl/>
              </w:rPr>
            </w:pPr>
            <w:r w:rsidRPr="005B7506">
              <w:rPr>
                <w:rFonts w:hint="cs"/>
                <w:b/>
                <w:bCs/>
                <w:color w:val="FFFFFF" w:themeColor="background1"/>
                <w:sz w:val="18"/>
                <w:szCs w:val="20"/>
                <w:rtl/>
              </w:rPr>
              <w:t>تاریخ</w:t>
            </w:r>
          </w:p>
        </w:tc>
        <w:tc>
          <w:tcPr>
            <w:tcW w:w="5488" w:type="dxa"/>
            <w:shd w:val="clear" w:color="auto" w:fill="1F497D" w:themeFill="text2"/>
            <w:tcPrChange w:id="77" w:author="Arash Tighbor" w:date="2016-02-02T11:42:00Z">
              <w:tcPr>
                <w:tcW w:w="5488" w:type="dxa"/>
                <w:gridSpan w:val="2"/>
                <w:shd w:val="clear" w:color="auto" w:fill="0F243E" w:themeFill="text2" w:themeFillShade="80"/>
              </w:tcPr>
            </w:tcPrChange>
          </w:tcPr>
          <w:p w:rsidR="00A13515" w:rsidRPr="005B7506" w:rsidRDefault="00A13515" w:rsidP="00682FBF">
            <w:pPr>
              <w:tabs>
                <w:tab w:val="center" w:pos="1526"/>
                <w:tab w:val="right" w:pos="3052"/>
              </w:tabs>
              <w:bidi w:val="0"/>
              <w:jc w:val="center"/>
              <w:rPr>
                <w:sz w:val="18"/>
                <w:szCs w:val="20"/>
                <w:rtl/>
              </w:rPr>
            </w:pPr>
            <w:r w:rsidRPr="005B7506">
              <w:rPr>
                <w:rFonts w:hint="cs"/>
                <w:b/>
                <w:bCs/>
                <w:color w:val="FFFFFF" w:themeColor="background1"/>
                <w:sz w:val="18"/>
                <w:szCs w:val="20"/>
                <w:rtl/>
              </w:rPr>
              <w:t>نام</w:t>
            </w:r>
            <w:r w:rsidRPr="005B7506">
              <w:rPr>
                <w:b/>
                <w:bCs/>
                <w:color w:val="FFFFFF" w:themeColor="background1"/>
                <w:sz w:val="18"/>
                <w:szCs w:val="20"/>
                <w:rtl/>
              </w:rPr>
              <w:t xml:space="preserve"> / سمت تأ</w:t>
            </w:r>
            <w:r w:rsidRPr="005B7506">
              <w:rPr>
                <w:rFonts w:hint="cs"/>
                <w:b/>
                <w:bCs/>
                <w:color w:val="FFFFFF" w:themeColor="background1"/>
                <w:sz w:val="18"/>
                <w:szCs w:val="20"/>
                <w:rtl/>
              </w:rPr>
              <w:t>ییدکننده</w:t>
            </w:r>
          </w:p>
        </w:tc>
      </w:tr>
      <w:tr w:rsidR="00A13515" w:rsidRPr="0065279A" w:rsidTr="005B7506">
        <w:tc>
          <w:tcPr>
            <w:tcW w:w="2147" w:type="dxa"/>
          </w:tcPr>
          <w:p w:rsidR="00A13515" w:rsidRPr="00963945" w:rsidRDefault="00A13515" w:rsidP="005B7506">
            <w:pPr>
              <w:jc w:val="center"/>
              <w:rPr>
                <w:sz w:val="16"/>
                <w:szCs w:val="18"/>
                <w:rtl/>
                <w:rPrChange w:id="78" w:author="Arash Tighbor" w:date="2016-02-02T11:42:00Z">
                  <w:rPr>
                    <w:sz w:val="18"/>
                    <w:szCs w:val="20"/>
                    <w:rtl/>
                  </w:rPr>
                </w:rPrChange>
              </w:rPr>
            </w:pPr>
          </w:p>
        </w:tc>
        <w:tc>
          <w:tcPr>
            <w:tcW w:w="1943" w:type="dxa"/>
          </w:tcPr>
          <w:p w:rsidR="00A13515" w:rsidRPr="00963945" w:rsidRDefault="00A13515" w:rsidP="005B7506">
            <w:pPr>
              <w:jc w:val="center"/>
              <w:rPr>
                <w:sz w:val="16"/>
                <w:szCs w:val="18"/>
                <w:rtl/>
                <w:rPrChange w:id="79" w:author="Arash Tighbor" w:date="2016-02-02T11:42:00Z">
                  <w:rPr>
                    <w:sz w:val="18"/>
                    <w:szCs w:val="20"/>
                    <w:rtl/>
                  </w:rPr>
                </w:rPrChange>
              </w:rPr>
            </w:pPr>
          </w:p>
        </w:tc>
        <w:tc>
          <w:tcPr>
            <w:tcW w:w="5488" w:type="dxa"/>
          </w:tcPr>
          <w:p w:rsidR="00A13515" w:rsidRPr="00963945" w:rsidRDefault="00A13515" w:rsidP="005B7506">
            <w:pPr>
              <w:jc w:val="center"/>
              <w:rPr>
                <w:sz w:val="16"/>
                <w:szCs w:val="18"/>
                <w:rtl/>
                <w:rPrChange w:id="80" w:author="Arash Tighbor" w:date="2016-02-02T11:42:00Z">
                  <w:rPr>
                    <w:sz w:val="18"/>
                    <w:szCs w:val="20"/>
                    <w:rtl/>
                  </w:rPr>
                </w:rPrChange>
              </w:rPr>
            </w:pPr>
          </w:p>
        </w:tc>
      </w:tr>
      <w:tr w:rsidR="00A13515" w:rsidRPr="0065279A" w:rsidTr="005B7506">
        <w:tc>
          <w:tcPr>
            <w:tcW w:w="2147" w:type="dxa"/>
          </w:tcPr>
          <w:p w:rsidR="00A13515" w:rsidRPr="00963945" w:rsidRDefault="00A13515" w:rsidP="00682FBF">
            <w:pPr>
              <w:spacing w:line="276" w:lineRule="auto"/>
              <w:jc w:val="left"/>
              <w:rPr>
                <w:sz w:val="16"/>
                <w:szCs w:val="18"/>
                <w:rtl/>
                <w:rPrChange w:id="81" w:author="Arash Tighbor" w:date="2016-02-02T11:42:00Z">
                  <w:rPr>
                    <w:sz w:val="18"/>
                    <w:szCs w:val="20"/>
                    <w:rtl/>
                  </w:rPr>
                </w:rPrChange>
              </w:rPr>
            </w:pPr>
          </w:p>
        </w:tc>
        <w:tc>
          <w:tcPr>
            <w:tcW w:w="1943" w:type="dxa"/>
          </w:tcPr>
          <w:p w:rsidR="00A13515" w:rsidRPr="00963945" w:rsidRDefault="00A13515" w:rsidP="00682FBF">
            <w:pPr>
              <w:spacing w:line="276" w:lineRule="auto"/>
              <w:jc w:val="left"/>
              <w:rPr>
                <w:sz w:val="16"/>
                <w:szCs w:val="18"/>
                <w:rtl/>
                <w:rPrChange w:id="82" w:author="Arash Tighbor" w:date="2016-02-02T11:42:00Z">
                  <w:rPr>
                    <w:sz w:val="18"/>
                    <w:szCs w:val="20"/>
                    <w:rtl/>
                  </w:rPr>
                </w:rPrChange>
              </w:rPr>
            </w:pPr>
          </w:p>
        </w:tc>
        <w:tc>
          <w:tcPr>
            <w:tcW w:w="5488" w:type="dxa"/>
          </w:tcPr>
          <w:p w:rsidR="00A13515" w:rsidRPr="00963945" w:rsidRDefault="00A13515" w:rsidP="00682FBF">
            <w:pPr>
              <w:spacing w:line="276" w:lineRule="auto"/>
              <w:jc w:val="left"/>
              <w:rPr>
                <w:sz w:val="16"/>
                <w:szCs w:val="18"/>
                <w:rtl/>
                <w:rPrChange w:id="83" w:author="Arash Tighbor" w:date="2016-02-02T11:42:00Z">
                  <w:rPr>
                    <w:sz w:val="18"/>
                    <w:szCs w:val="20"/>
                    <w:rtl/>
                  </w:rPr>
                </w:rPrChange>
              </w:rPr>
            </w:pPr>
          </w:p>
        </w:tc>
      </w:tr>
      <w:tr w:rsidR="00A13515" w:rsidRPr="0065279A" w:rsidTr="005B7506">
        <w:tc>
          <w:tcPr>
            <w:tcW w:w="2147" w:type="dxa"/>
          </w:tcPr>
          <w:p w:rsidR="00A13515" w:rsidRPr="00963945" w:rsidRDefault="00A13515" w:rsidP="00682FBF">
            <w:pPr>
              <w:spacing w:line="276" w:lineRule="auto"/>
              <w:jc w:val="left"/>
              <w:rPr>
                <w:sz w:val="16"/>
                <w:szCs w:val="18"/>
                <w:rtl/>
                <w:rPrChange w:id="84" w:author="Arash Tighbor" w:date="2016-02-02T11:42:00Z">
                  <w:rPr>
                    <w:sz w:val="18"/>
                    <w:szCs w:val="20"/>
                    <w:rtl/>
                  </w:rPr>
                </w:rPrChange>
              </w:rPr>
            </w:pPr>
          </w:p>
        </w:tc>
        <w:tc>
          <w:tcPr>
            <w:tcW w:w="1943" w:type="dxa"/>
          </w:tcPr>
          <w:p w:rsidR="00A13515" w:rsidRPr="00963945" w:rsidRDefault="00A13515" w:rsidP="00682FBF">
            <w:pPr>
              <w:spacing w:line="276" w:lineRule="auto"/>
              <w:jc w:val="left"/>
              <w:rPr>
                <w:sz w:val="16"/>
                <w:szCs w:val="18"/>
                <w:rtl/>
                <w:rPrChange w:id="85" w:author="Arash Tighbor" w:date="2016-02-02T11:42:00Z">
                  <w:rPr>
                    <w:sz w:val="18"/>
                    <w:szCs w:val="20"/>
                    <w:rtl/>
                  </w:rPr>
                </w:rPrChange>
              </w:rPr>
            </w:pPr>
          </w:p>
        </w:tc>
        <w:tc>
          <w:tcPr>
            <w:tcW w:w="5488" w:type="dxa"/>
          </w:tcPr>
          <w:p w:rsidR="00A13515" w:rsidRPr="00963945" w:rsidRDefault="00A13515" w:rsidP="00682FBF">
            <w:pPr>
              <w:spacing w:line="276" w:lineRule="auto"/>
              <w:jc w:val="left"/>
              <w:rPr>
                <w:sz w:val="16"/>
                <w:szCs w:val="18"/>
                <w:rtl/>
                <w:rPrChange w:id="86" w:author="Arash Tighbor" w:date="2016-02-02T11:42:00Z">
                  <w:rPr>
                    <w:sz w:val="18"/>
                    <w:szCs w:val="20"/>
                    <w:rtl/>
                  </w:rPr>
                </w:rPrChange>
              </w:rPr>
            </w:pPr>
          </w:p>
        </w:tc>
      </w:tr>
      <w:tr w:rsidR="00A13515" w:rsidRPr="0065279A" w:rsidTr="005B7506">
        <w:tc>
          <w:tcPr>
            <w:tcW w:w="2147" w:type="dxa"/>
          </w:tcPr>
          <w:p w:rsidR="00A13515" w:rsidRPr="00963945" w:rsidRDefault="00A13515" w:rsidP="00682FBF">
            <w:pPr>
              <w:spacing w:line="276" w:lineRule="auto"/>
              <w:jc w:val="left"/>
              <w:rPr>
                <w:sz w:val="16"/>
                <w:szCs w:val="18"/>
                <w:rtl/>
                <w:rPrChange w:id="87" w:author="Arash Tighbor" w:date="2016-02-02T11:42:00Z">
                  <w:rPr>
                    <w:sz w:val="18"/>
                    <w:szCs w:val="20"/>
                    <w:rtl/>
                  </w:rPr>
                </w:rPrChange>
              </w:rPr>
            </w:pPr>
          </w:p>
        </w:tc>
        <w:tc>
          <w:tcPr>
            <w:tcW w:w="1943" w:type="dxa"/>
          </w:tcPr>
          <w:p w:rsidR="00A13515" w:rsidRPr="00963945" w:rsidRDefault="00A13515" w:rsidP="00682FBF">
            <w:pPr>
              <w:spacing w:line="276" w:lineRule="auto"/>
              <w:jc w:val="left"/>
              <w:rPr>
                <w:sz w:val="16"/>
                <w:szCs w:val="18"/>
                <w:rtl/>
                <w:rPrChange w:id="88" w:author="Arash Tighbor" w:date="2016-02-02T11:42:00Z">
                  <w:rPr>
                    <w:sz w:val="18"/>
                    <w:szCs w:val="20"/>
                    <w:rtl/>
                  </w:rPr>
                </w:rPrChange>
              </w:rPr>
            </w:pPr>
          </w:p>
        </w:tc>
        <w:tc>
          <w:tcPr>
            <w:tcW w:w="5488" w:type="dxa"/>
          </w:tcPr>
          <w:p w:rsidR="00A13515" w:rsidRPr="00963945" w:rsidRDefault="00A13515" w:rsidP="00682FBF">
            <w:pPr>
              <w:spacing w:line="276" w:lineRule="auto"/>
              <w:jc w:val="left"/>
              <w:rPr>
                <w:sz w:val="16"/>
                <w:szCs w:val="18"/>
                <w:rtl/>
                <w:rPrChange w:id="89" w:author="Arash Tighbor" w:date="2016-02-02T11:42:00Z">
                  <w:rPr>
                    <w:sz w:val="18"/>
                    <w:szCs w:val="20"/>
                    <w:rtl/>
                  </w:rPr>
                </w:rPrChange>
              </w:rPr>
            </w:pPr>
          </w:p>
        </w:tc>
      </w:tr>
      <w:tr w:rsidR="00A13515" w:rsidRPr="0065279A" w:rsidTr="005B7506">
        <w:tc>
          <w:tcPr>
            <w:tcW w:w="2147" w:type="dxa"/>
          </w:tcPr>
          <w:p w:rsidR="00A13515" w:rsidRPr="00963945" w:rsidRDefault="00A13515" w:rsidP="00682FBF">
            <w:pPr>
              <w:spacing w:line="276" w:lineRule="auto"/>
              <w:jc w:val="left"/>
              <w:rPr>
                <w:sz w:val="16"/>
                <w:szCs w:val="18"/>
                <w:rtl/>
                <w:rPrChange w:id="90" w:author="Arash Tighbor" w:date="2016-02-02T11:42:00Z">
                  <w:rPr>
                    <w:sz w:val="18"/>
                    <w:szCs w:val="20"/>
                    <w:rtl/>
                  </w:rPr>
                </w:rPrChange>
              </w:rPr>
            </w:pPr>
          </w:p>
        </w:tc>
        <w:tc>
          <w:tcPr>
            <w:tcW w:w="1943" w:type="dxa"/>
          </w:tcPr>
          <w:p w:rsidR="00A13515" w:rsidRPr="00963945" w:rsidRDefault="00A13515" w:rsidP="00682FBF">
            <w:pPr>
              <w:spacing w:line="276" w:lineRule="auto"/>
              <w:jc w:val="left"/>
              <w:rPr>
                <w:sz w:val="16"/>
                <w:szCs w:val="18"/>
                <w:rtl/>
                <w:rPrChange w:id="91" w:author="Arash Tighbor" w:date="2016-02-02T11:42:00Z">
                  <w:rPr>
                    <w:sz w:val="18"/>
                    <w:szCs w:val="20"/>
                    <w:rtl/>
                  </w:rPr>
                </w:rPrChange>
              </w:rPr>
            </w:pPr>
          </w:p>
        </w:tc>
        <w:tc>
          <w:tcPr>
            <w:tcW w:w="5488" w:type="dxa"/>
          </w:tcPr>
          <w:p w:rsidR="00A13515" w:rsidRPr="00963945" w:rsidRDefault="00A13515" w:rsidP="00682FBF">
            <w:pPr>
              <w:spacing w:line="276" w:lineRule="auto"/>
              <w:jc w:val="left"/>
              <w:rPr>
                <w:sz w:val="16"/>
                <w:szCs w:val="18"/>
                <w:rtl/>
                <w:rPrChange w:id="92" w:author="Arash Tighbor" w:date="2016-02-02T11:42:00Z">
                  <w:rPr>
                    <w:sz w:val="18"/>
                    <w:szCs w:val="20"/>
                    <w:rtl/>
                  </w:rPr>
                </w:rPrChange>
              </w:rPr>
            </w:pPr>
          </w:p>
        </w:tc>
      </w:tr>
    </w:tbl>
    <w:p w:rsidR="00A13515" w:rsidRDefault="00A13515" w:rsidP="00A13515">
      <w:pPr>
        <w:spacing w:line="276" w:lineRule="auto"/>
        <w:jc w:val="left"/>
        <w:rPr>
          <w:rtl/>
        </w:rPr>
      </w:pPr>
    </w:p>
    <w:p w:rsidR="00A13515" w:rsidRDefault="00A13515" w:rsidP="006647B1">
      <w:pPr>
        <w:rPr>
          <w:rtl/>
        </w:rPr>
      </w:pPr>
    </w:p>
    <w:p w:rsidR="00A13515" w:rsidRDefault="00A13515" w:rsidP="006647B1">
      <w:pPr>
        <w:rPr>
          <w:rtl/>
        </w:rPr>
      </w:pPr>
    </w:p>
    <w:p w:rsidR="00A13515" w:rsidRDefault="00A13515" w:rsidP="006647B1">
      <w:pPr>
        <w:rPr>
          <w:rtl/>
        </w:rPr>
        <w:sectPr w:rsidR="00A13515" w:rsidSect="00041DA3">
          <w:headerReference w:type="even" r:id="rId10"/>
          <w:headerReference w:type="default" r:id="rId11"/>
          <w:footerReference w:type="default" r:id="rId12"/>
          <w:headerReference w:type="first" r:id="rId13"/>
          <w:pgSz w:w="11906" w:h="16838"/>
          <w:pgMar w:top="907" w:right="1440" w:bottom="720" w:left="878" w:header="720" w:footer="720" w:gutter="0"/>
          <w:pgNumType w:start="1"/>
          <w:cols w:space="720"/>
          <w:titlePg/>
          <w:bidi/>
          <w:rtlGutter/>
          <w:docGrid w:linePitch="360"/>
        </w:sectPr>
      </w:pPr>
    </w:p>
    <w:p w:rsidR="006E7A6D" w:rsidDel="006E7A6D" w:rsidRDefault="006E7A6D" w:rsidP="006A5708">
      <w:pPr>
        <w:jc w:val="center"/>
        <w:rPr>
          <w:del w:id="95" w:author="Arash Tighbor" w:date="2016-01-30T10:46:00Z"/>
          <w:rtl/>
        </w:rPr>
      </w:pPr>
    </w:p>
    <w:p w:rsidR="00C77489" w:rsidDel="006E7A6D" w:rsidRDefault="00C77489" w:rsidP="006A5708">
      <w:pPr>
        <w:jc w:val="center"/>
        <w:rPr>
          <w:del w:id="96" w:author="Arash Tighbor" w:date="2016-01-30T10:44:00Z"/>
          <w:rtl/>
        </w:rPr>
      </w:pPr>
    </w:p>
    <w:p w:rsidR="00C77489" w:rsidDel="006E7A6D" w:rsidRDefault="00C77489" w:rsidP="006A5708">
      <w:pPr>
        <w:jc w:val="center"/>
        <w:rPr>
          <w:del w:id="97" w:author="Arash Tighbor" w:date="2016-01-30T10:44:00Z"/>
          <w:rtl/>
        </w:rPr>
      </w:pPr>
    </w:p>
    <w:p w:rsidR="00C77489" w:rsidDel="006E7A6D" w:rsidRDefault="00C77489" w:rsidP="006A5708">
      <w:pPr>
        <w:jc w:val="center"/>
        <w:rPr>
          <w:del w:id="98" w:author="Arash Tighbor" w:date="2016-01-30T10:44:00Z"/>
          <w:rtl/>
        </w:rPr>
      </w:pPr>
    </w:p>
    <w:p w:rsidR="00C77489" w:rsidDel="006E7A6D" w:rsidRDefault="00C77489" w:rsidP="006A5708">
      <w:pPr>
        <w:jc w:val="center"/>
        <w:rPr>
          <w:del w:id="99" w:author="Arash Tighbor" w:date="2016-01-30T10:44:00Z"/>
          <w:rtl/>
        </w:rPr>
      </w:pPr>
    </w:p>
    <w:p w:rsidR="00C77489" w:rsidDel="006E7A6D" w:rsidRDefault="00C77489" w:rsidP="006A5708">
      <w:pPr>
        <w:jc w:val="center"/>
        <w:rPr>
          <w:del w:id="100" w:author="Arash Tighbor" w:date="2016-01-30T10:44:00Z"/>
          <w:rtl/>
        </w:rPr>
      </w:pPr>
    </w:p>
    <w:p w:rsidR="00C77489" w:rsidDel="006E7A6D" w:rsidRDefault="00C77489" w:rsidP="006A5708">
      <w:pPr>
        <w:jc w:val="center"/>
        <w:rPr>
          <w:del w:id="101" w:author="Arash Tighbor" w:date="2016-01-30T10:44:00Z"/>
          <w:rtl/>
        </w:rPr>
      </w:pPr>
    </w:p>
    <w:sdt>
      <w:sdtPr>
        <w:rPr>
          <w:rtl/>
        </w:rPr>
        <w:id w:val="-497967636"/>
        <w:docPartObj>
          <w:docPartGallery w:val="Table of Contents"/>
          <w:docPartUnique/>
        </w:docPartObj>
      </w:sdtPr>
      <w:sdtEndPr>
        <w:rPr>
          <w:sz w:val="32"/>
          <w:szCs w:val="32"/>
        </w:rPr>
      </w:sdtEndPr>
      <w:sdtContent>
        <w:p w:rsidR="00AC4FCD" w:rsidRDefault="00AC4FCD" w:rsidP="007057CE">
          <w:pPr>
            <w:jc w:val="center"/>
            <w:rPr>
              <w:ins w:id="102" w:author="Arash Tighbor" w:date="2016-01-31T09:17:00Z"/>
              <w:rFonts w:cs="B Titr"/>
              <w:rPrChange w:id="103" w:author="Arash Tighbor" w:date="2016-01-30T14:32:00Z">
                <w:rPr>
                  <w:ins w:id="104" w:author="Arash Tighbor" w:date="2016-01-31T09:17:00Z"/>
                </w:rPr>
              </w:rPrChange>
            </w:rPr>
          </w:pPr>
        </w:p>
        <w:p w:rsidR="00AC4FCD" w:rsidRDefault="00AC4FCD" w:rsidP="007057CE">
          <w:pPr>
            <w:jc w:val="center"/>
            <w:rPr>
              <w:ins w:id="105" w:author="Arash Tighbor" w:date="2016-01-31T09:17:00Z"/>
              <w:rFonts w:cs="B Titr"/>
              <w:rtl/>
            </w:rPr>
          </w:pPr>
        </w:p>
        <w:p w:rsidR="00AC4FCD" w:rsidRDefault="00AC4FCD" w:rsidP="007057CE">
          <w:pPr>
            <w:jc w:val="center"/>
            <w:rPr>
              <w:ins w:id="106" w:author="Arash Tighbor" w:date="2016-01-31T09:17:00Z"/>
              <w:rFonts w:cs="B Titr"/>
              <w:rtl/>
            </w:rPr>
          </w:pPr>
        </w:p>
        <w:p w:rsidR="00AC4FCD" w:rsidRDefault="00AC4FCD" w:rsidP="007057CE">
          <w:pPr>
            <w:jc w:val="center"/>
            <w:rPr>
              <w:ins w:id="107" w:author="Arash Tighbor" w:date="2016-01-31T09:17:00Z"/>
              <w:rFonts w:cs="B Titr"/>
              <w:rtl/>
            </w:rPr>
          </w:pPr>
        </w:p>
        <w:p w:rsidR="00AC4FCD" w:rsidRDefault="00AC4FCD" w:rsidP="007057CE">
          <w:pPr>
            <w:jc w:val="center"/>
            <w:rPr>
              <w:ins w:id="108" w:author="Arash Tighbor" w:date="2016-01-31T09:17:00Z"/>
              <w:rFonts w:cs="B Titr"/>
              <w:rtl/>
            </w:rPr>
          </w:pPr>
        </w:p>
        <w:p w:rsidR="00AC4FCD" w:rsidRDefault="00AC4FCD" w:rsidP="007057CE">
          <w:pPr>
            <w:jc w:val="center"/>
            <w:rPr>
              <w:ins w:id="109" w:author="Arash Tighbor" w:date="2016-01-31T09:17:00Z"/>
              <w:rFonts w:cs="B Titr"/>
              <w:rtl/>
            </w:rPr>
          </w:pPr>
        </w:p>
        <w:p w:rsidR="00AC4FCD" w:rsidRDefault="00AC4FCD" w:rsidP="007057CE">
          <w:pPr>
            <w:jc w:val="center"/>
            <w:rPr>
              <w:ins w:id="110" w:author="Arash Tighbor" w:date="2016-01-31T09:17:00Z"/>
              <w:rFonts w:cs="B Titr"/>
              <w:rtl/>
            </w:rPr>
          </w:pPr>
        </w:p>
        <w:p w:rsidR="00C77489" w:rsidRPr="007057CE" w:rsidRDefault="00C77489" w:rsidP="007057CE">
          <w:pPr>
            <w:jc w:val="center"/>
            <w:rPr>
              <w:rFonts w:cs="B Titr"/>
              <w:rPrChange w:id="111" w:author="Arash Tighbor" w:date="2016-01-30T11:53:00Z">
                <w:rPr/>
              </w:rPrChange>
            </w:rPr>
          </w:pPr>
          <w:r w:rsidRPr="007057CE">
            <w:rPr>
              <w:rFonts w:cs="B Titr" w:hint="eastAsia"/>
              <w:rtl/>
            </w:rPr>
            <w:t>فهرست</w:t>
          </w:r>
        </w:p>
        <w:p w:rsidR="001806F3" w:rsidRPr="001806F3" w:rsidRDefault="00C77489">
          <w:pPr>
            <w:pStyle w:val="TOC1"/>
            <w:rPr>
              <w:ins w:id="112" w:author="Arash Tighbor" w:date="2016-02-02T11:28:00Z"/>
              <w:rFonts w:eastAsiaTheme="minorEastAsia" w:cstheme="minorBidi"/>
              <w:b w:val="0"/>
              <w:bCs w:val="0"/>
              <w:sz w:val="28"/>
              <w:szCs w:val="28"/>
              <w:rtl/>
              <w:rPrChange w:id="113" w:author="Arash Tighbor" w:date="2016-02-02T11:30:00Z">
                <w:rPr>
                  <w:ins w:id="114" w:author="Arash Tighbor" w:date="2016-02-02T11:28:00Z"/>
                  <w:rFonts w:eastAsiaTheme="minorEastAsia" w:cstheme="minorBidi"/>
                  <w:b w:val="0"/>
                  <w:bCs w:val="0"/>
                  <w:sz w:val="22"/>
                  <w:szCs w:val="22"/>
                  <w:rtl/>
                </w:rPr>
              </w:rPrChange>
            </w:rPr>
          </w:pPr>
          <w:r w:rsidRPr="001806F3">
            <w:rPr>
              <w:sz w:val="20"/>
              <w:szCs w:val="24"/>
              <w:rPrChange w:id="115" w:author="Arash Tighbor" w:date="2016-02-02T11:30:00Z">
                <w:rPr>
                  <w:rFonts w:asciiTheme="majorBidi" w:hAnsiTheme="majorBidi"/>
                  <w:b w:val="0"/>
                  <w:bCs w:val="0"/>
                  <w:i/>
                  <w:sz w:val="24"/>
                </w:rPr>
              </w:rPrChange>
            </w:rPr>
            <w:fldChar w:fldCharType="begin"/>
          </w:r>
          <w:r w:rsidRPr="001806F3">
            <w:rPr>
              <w:sz w:val="20"/>
              <w:szCs w:val="24"/>
              <w:rPrChange w:id="116" w:author="Arash Tighbor" w:date="2016-02-02T11:30:00Z">
                <w:rPr>
                  <w:b w:val="0"/>
                  <w:bCs w:val="0"/>
                  <w:sz w:val="18"/>
                  <w:szCs w:val="22"/>
                </w:rPr>
              </w:rPrChange>
            </w:rPr>
            <w:instrText xml:space="preserve"> TOC \o "1-3" \h \z \u </w:instrText>
          </w:r>
          <w:r w:rsidRPr="001806F3">
            <w:rPr>
              <w:sz w:val="20"/>
              <w:szCs w:val="24"/>
              <w:rPrChange w:id="117" w:author="Arash Tighbor" w:date="2016-02-02T11:30:00Z">
                <w:rPr>
                  <w:rFonts w:asciiTheme="majorBidi" w:hAnsiTheme="majorBidi"/>
                  <w:b w:val="0"/>
                  <w:bCs w:val="0"/>
                  <w:i/>
                  <w:sz w:val="24"/>
                </w:rPr>
              </w:rPrChange>
            </w:rPr>
            <w:fldChar w:fldCharType="separate"/>
          </w:r>
          <w:ins w:id="118" w:author="Arash Tighbor" w:date="2016-02-02T11:28:00Z">
            <w:r w:rsidR="001806F3"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119" w:author="Arash Tighbor" w:date="2016-02-02T11:30:00Z">
                  <w:rPr>
                    <w:rStyle w:val="Hyperlink"/>
                    <w:rtl/>
                  </w:rPr>
                </w:rPrChange>
              </w:rPr>
              <w:fldChar w:fldCharType="begin"/>
            </w:r>
            <w:r w:rsidR="001806F3"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120" w:author="Arash Tighbor" w:date="2016-02-02T11:30:00Z">
                  <w:rPr>
                    <w:rStyle w:val="Hyperlink"/>
                    <w:rtl/>
                  </w:rPr>
                </w:rPrChange>
              </w:rPr>
              <w:instrText xml:space="preserve"> </w:instrText>
            </w:r>
            <w:r w:rsidR="001806F3" w:rsidRPr="001806F3">
              <w:rPr>
                <w:b w:val="0"/>
                <w:bCs w:val="0"/>
                <w:sz w:val="20"/>
                <w:szCs w:val="24"/>
                <w:rPrChange w:id="121" w:author="Arash Tighbor" w:date="2016-02-02T11:30:00Z">
                  <w:rPr/>
                </w:rPrChange>
              </w:rPr>
              <w:instrText>HYPERLINK \l "_Toc442175808</w:instrText>
            </w:r>
            <w:r w:rsidR="001806F3" w:rsidRPr="001806F3">
              <w:rPr>
                <w:b w:val="0"/>
                <w:bCs w:val="0"/>
                <w:sz w:val="20"/>
                <w:szCs w:val="24"/>
                <w:rtl/>
                <w:rPrChange w:id="122" w:author="Arash Tighbor" w:date="2016-02-02T11:30:00Z">
                  <w:rPr>
                    <w:rtl/>
                  </w:rPr>
                </w:rPrChange>
              </w:rPr>
              <w:instrText>"</w:instrText>
            </w:r>
            <w:r w:rsidR="001806F3"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123" w:author="Arash Tighbor" w:date="2016-02-02T11:30:00Z">
                  <w:rPr>
                    <w:rStyle w:val="Hyperlink"/>
                    <w:rtl/>
                  </w:rPr>
                </w:rPrChange>
              </w:rPr>
              <w:instrText xml:space="preserve"> </w:instrText>
            </w:r>
          </w:ins>
          <w:ins w:id="124" w:author="Arash Tighbor" w:date="2016-02-02T14:26:00Z">
            <w:r w:rsidR="004C247A"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125" w:author="Arash Tighbor" w:date="2016-02-02T11:30:00Z">
                  <w:rPr>
                    <w:rStyle w:val="Hyperlink"/>
                    <w:b w:val="0"/>
                    <w:bCs w:val="0"/>
                    <w:rtl/>
                  </w:rPr>
                </w:rPrChange>
              </w:rPr>
            </w:r>
          </w:ins>
          <w:ins w:id="126" w:author="Arash Tighbor" w:date="2016-02-02T11:28:00Z">
            <w:r w:rsidR="001806F3"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127" w:author="Arash Tighbor" w:date="2016-02-02T11:30:00Z">
                  <w:rPr>
                    <w:rStyle w:val="Hyperlink"/>
                    <w:rtl/>
                  </w:rPr>
                </w:rPrChange>
              </w:rPr>
              <w:fldChar w:fldCharType="separate"/>
            </w:r>
            <w:r w:rsidR="001806F3" w:rsidRPr="001806F3">
              <w:rPr>
                <w:rStyle w:val="Hyperlink"/>
                <w:rFonts w:hint="cs"/>
                <w:b w:val="0"/>
                <w:bCs w:val="0"/>
                <w:sz w:val="20"/>
                <w:szCs w:val="24"/>
                <w:rtl/>
                <w:rPrChange w:id="128" w:author="Arash Tighbor" w:date="2016-02-02T11:30:00Z">
                  <w:rPr>
                    <w:rStyle w:val="Hyperlink"/>
                    <w:rFonts w:hint="cs"/>
                    <w:rtl/>
                  </w:rPr>
                </w:rPrChange>
              </w:rPr>
              <w:t>راه‌اندازی</w:t>
            </w:r>
            <w:r w:rsidR="001806F3"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129" w:author="Arash Tighbor" w:date="2016-02-02T11:30:00Z">
                  <w:rPr>
                    <w:rStyle w:val="Hyperlink"/>
                    <w:rtl/>
                  </w:rPr>
                </w:rPrChange>
              </w:rPr>
              <w:t xml:space="preserve"> </w:t>
            </w:r>
            <w:r w:rsidR="001806F3" w:rsidRPr="001806F3">
              <w:rPr>
                <w:rStyle w:val="Hyperlink"/>
                <w:rFonts w:hint="cs"/>
                <w:b w:val="0"/>
                <w:bCs w:val="0"/>
                <w:sz w:val="20"/>
                <w:szCs w:val="24"/>
                <w:rtl/>
                <w:rPrChange w:id="130" w:author="Arash Tighbor" w:date="2016-02-02T11:30:00Z">
                  <w:rPr>
                    <w:rStyle w:val="Hyperlink"/>
                    <w:rFonts w:hint="cs"/>
                    <w:rtl/>
                  </w:rPr>
                </w:rPrChange>
              </w:rPr>
              <w:t>سیستم</w:t>
            </w:r>
            <w:r w:rsidR="001806F3"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131" w:author="Arash Tighbor" w:date="2016-02-02T11:30:00Z">
                  <w:rPr>
                    <w:rStyle w:val="Hyperlink"/>
                    <w:rtl/>
                  </w:rPr>
                </w:rPrChange>
              </w:rPr>
              <w:t xml:space="preserve"> </w:t>
            </w:r>
            <w:r w:rsidR="001806F3" w:rsidRPr="001806F3">
              <w:rPr>
                <w:rStyle w:val="Hyperlink"/>
                <w:rFonts w:hint="cs"/>
                <w:b w:val="0"/>
                <w:bCs w:val="0"/>
                <w:sz w:val="20"/>
                <w:szCs w:val="24"/>
                <w:rtl/>
                <w:rPrChange w:id="132" w:author="Arash Tighbor" w:date="2016-02-02T11:30:00Z">
                  <w:rPr>
                    <w:rStyle w:val="Hyperlink"/>
                    <w:rFonts w:hint="cs"/>
                    <w:rtl/>
                  </w:rPr>
                </w:rPrChange>
              </w:rPr>
              <w:t>صوتی</w:t>
            </w:r>
            <w:r w:rsidR="001806F3"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133" w:author="Arash Tighbor" w:date="2016-02-02T11:30:00Z">
                  <w:rPr>
                    <w:rStyle w:val="Hyperlink"/>
                    <w:rtl/>
                  </w:rPr>
                </w:rPrChange>
              </w:rPr>
              <w:t xml:space="preserve"> </w:t>
            </w:r>
            <w:r w:rsidR="001806F3" w:rsidRPr="001806F3">
              <w:rPr>
                <w:rStyle w:val="Hyperlink"/>
                <w:rFonts w:hint="cs"/>
                <w:b w:val="0"/>
                <w:bCs w:val="0"/>
                <w:sz w:val="20"/>
                <w:szCs w:val="24"/>
                <w:rtl/>
                <w:rPrChange w:id="134" w:author="Arash Tighbor" w:date="2016-02-02T11:30:00Z">
                  <w:rPr>
                    <w:rStyle w:val="Hyperlink"/>
                    <w:rFonts w:hint="cs"/>
                    <w:rtl/>
                  </w:rPr>
                </w:rPrChange>
              </w:rPr>
              <w:t>در</w:t>
            </w:r>
            <w:r w:rsidR="001806F3"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135" w:author="Arash Tighbor" w:date="2016-02-02T11:30:00Z">
                  <w:rPr>
                    <w:rStyle w:val="Hyperlink"/>
                    <w:rtl/>
                  </w:rPr>
                </w:rPrChange>
              </w:rPr>
              <w:t xml:space="preserve"> </w:t>
            </w:r>
            <w:r w:rsidR="001806F3" w:rsidRPr="001806F3">
              <w:rPr>
                <w:rStyle w:val="Hyperlink"/>
                <w:rFonts w:hint="cs"/>
                <w:b w:val="0"/>
                <w:bCs w:val="0"/>
                <w:sz w:val="20"/>
                <w:szCs w:val="24"/>
                <w:rtl/>
                <w:rPrChange w:id="136" w:author="Arash Tighbor" w:date="2016-02-02T11:30:00Z">
                  <w:rPr>
                    <w:rStyle w:val="Hyperlink"/>
                    <w:rFonts w:hint="cs"/>
                    <w:rtl/>
                  </w:rPr>
                </w:rPrChange>
              </w:rPr>
              <w:t>خودپرداز</w:t>
            </w:r>
            <w:r w:rsidR="001806F3"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137" w:author="Arash Tighbor" w:date="2016-02-02T11:30:00Z">
                  <w:rPr>
                    <w:rStyle w:val="Hyperlink"/>
                    <w:rtl/>
                  </w:rPr>
                </w:rPrChange>
              </w:rPr>
              <w:t xml:space="preserve"> </w:t>
            </w:r>
            <w:r w:rsidR="001806F3" w:rsidRPr="001806F3">
              <w:rPr>
                <w:rStyle w:val="Hyperlink"/>
                <w:rFonts w:asciiTheme="majorBidi" w:hAnsiTheme="majorBidi" w:cstheme="majorBidi"/>
                <w:b w:val="0"/>
                <w:bCs w:val="0"/>
                <w:i/>
                <w:iCs/>
                <w:sz w:val="20"/>
                <w:szCs w:val="24"/>
                <w:rPrChange w:id="138" w:author="Arash Tighbor" w:date="2016-02-02T11:31:00Z">
                  <w:rPr>
                    <w:rStyle w:val="Hyperlink"/>
                  </w:rPr>
                </w:rPrChange>
              </w:rPr>
              <w:t>NCR</w:t>
            </w:r>
            <w:r w:rsidR="001806F3" w:rsidRPr="001806F3">
              <w:rPr>
                <w:rStyle w:val="Hyperlink"/>
                <w:b w:val="0"/>
                <w:bCs w:val="0"/>
                <w:sz w:val="20"/>
                <w:szCs w:val="24"/>
                <w:rPrChange w:id="139" w:author="Arash Tighbor" w:date="2016-02-02T11:30:00Z">
                  <w:rPr>
                    <w:rStyle w:val="Hyperlink"/>
                  </w:rPr>
                </w:rPrChange>
              </w:rPr>
              <w:t xml:space="preserve"> </w:t>
            </w:r>
            <w:r w:rsidR="001806F3" w:rsidRPr="001806F3">
              <w:rPr>
                <w:rStyle w:val="Hyperlink"/>
                <w:rFonts w:asciiTheme="majorBidi" w:hAnsiTheme="majorBidi" w:cstheme="majorBidi"/>
                <w:b w:val="0"/>
                <w:bCs w:val="0"/>
                <w:i/>
                <w:iCs/>
                <w:sz w:val="20"/>
                <w:szCs w:val="24"/>
                <w:rPrChange w:id="140" w:author="Arash Tighbor" w:date="2016-02-02T11:30:00Z">
                  <w:rPr>
                    <w:rStyle w:val="Hyperlink"/>
                  </w:rPr>
                </w:rPrChange>
              </w:rPr>
              <w:t>5875</w:t>
            </w:r>
            <w:r w:rsidR="001806F3" w:rsidRPr="001806F3">
              <w:rPr>
                <w:b w:val="0"/>
                <w:bCs w:val="0"/>
                <w:webHidden/>
                <w:sz w:val="20"/>
                <w:szCs w:val="24"/>
                <w:rtl/>
                <w:rPrChange w:id="141" w:author="Arash Tighbor" w:date="2016-02-02T11:30:00Z">
                  <w:rPr>
                    <w:webHidden/>
                    <w:rtl/>
                  </w:rPr>
                </w:rPrChange>
              </w:rPr>
              <w:tab/>
            </w:r>
            <w:r w:rsidR="001806F3" w:rsidRPr="001806F3">
              <w:rPr>
                <w:b w:val="0"/>
                <w:bCs w:val="0"/>
                <w:webHidden/>
                <w:sz w:val="20"/>
                <w:szCs w:val="24"/>
                <w:rtl/>
                <w:rPrChange w:id="142" w:author="Arash Tighbor" w:date="2016-02-02T11:30:00Z">
                  <w:rPr>
                    <w:webHidden/>
                    <w:rtl/>
                  </w:rPr>
                </w:rPrChange>
              </w:rPr>
              <w:fldChar w:fldCharType="begin"/>
            </w:r>
            <w:r w:rsidR="001806F3" w:rsidRPr="001806F3">
              <w:rPr>
                <w:b w:val="0"/>
                <w:bCs w:val="0"/>
                <w:webHidden/>
                <w:sz w:val="20"/>
                <w:szCs w:val="24"/>
                <w:rtl/>
                <w:rPrChange w:id="143" w:author="Arash Tighbor" w:date="2016-02-02T11:30:00Z">
                  <w:rPr>
                    <w:webHidden/>
                    <w:rtl/>
                  </w:rPr>
                </w:rPrChange>
              </w:rPr>
              <w:instrText xml:space="preserve"> </w:instrText>
            </w:r>
            <w:r w:rsidR="001806F3" w:rsidRPr="001806F3">
              <w:rPr>
                <w:b w:val="0"/>
                <w:bCs w:val="0"/>
                <w:webHidden/>
                <w:sz w:val="20"/>
                <w:szCs w:val="24"/>
                <w:rPrChange w:id="144" w:author="Arash Tighbor" w:date="2016-02-02T11:30:00Z">
                  <w:rPr>
                    <w:webHidden/>
                  </w:rPr>
                </w:rPrChange>
              </w:rPr>
              <w:instrText>PAGEREF</w:instrText>
            </w:r>
            <w:r w:rsidR="001806F3" w:rsidRPr="001806F3">
              <w:rPr>
                <w:b w:val="0"/>
                <w:bCs w:val="0"/>
                <w:webHidden/>
                <w:sz w:val="20"/>
                <w:szCs w:val="24"/>
                <w:rtl/>
                <w:rPrChange w:id="145" w:author="Arash Tighbor" w:date="2016-02-02T11:30:00Z">
                  <w:rPr>
                    <w:webHidden/>
                    <w:rtl/>
                  </w:rPr>
                </w:rPrChange>
              </w:rPr>
              <w:instrText xml:space="preserve"> _</w:instrText>
            </w:r>
            <w:r w:rsidR="001806F3" w:rsidRPr="001806F3">
              <w:rPr>
                <w:b w:val="0"/>
                <w:bCs w:val="0"/>
                <w:webHidden/>
                <w:sz w:val="20"/>
                <w:szCs w:val="24"/>
                <w:rPrChange w:id="146" w:author="Arash Tighbor" w:date="2016-02-02T11:30:00Z">
                  <w:rPr>
                    <w:webHidden/>
                  </w:rPr>
                </w:rPrChange>
              </w:rPr>
              <w:instrText>Toc442175808 \h</w:instrText>
            </w:r>
            <w:r w:rsidR="001806F3" w:rsidRPr="001806F3">
              <w:rPr>
                <w:b w:val="0"/>
                <w:bCs w:val="0"/>
                <w:webHidden/>
                <w:sz w:val="20"/>
                <w:szCs w:val="24"/>
                <w:rtl/>
                <w:rPrChange w:id="147" w:author="Arash Tighbor" w:date="2016-02-02T11:30:00Z">
                  <w:rPr>
                    <w:webHidden/>
                    <w:rtl/>
                  </w:rPr>
                </w:rPrChange>
              </w:rPr>
              <w:instrText xml:space="preserve"> </w:instrText>
            </w:r>
          </w:ins>
          <w:r w:rsidR="001806F3" w:rsidRPr="001806F3">
            <w:rPr>
              <w:b w:val="0"/>
              <w:bCs w:val="0"/>
              <w:webHidden/>
              <w:sz w:val="20"/>
              <w:szCs w:val="24"/>
              <w:rtl/>
              <w:rPrChange w:id="148" w:author="Arash Tighbor" w:date="2016-02-02T11:30:00Z">
                <w:rPr>
                  <w:b w:val="0"/>
                  <w:bCs w:val="0"/>
                  <w:noProof/>
                  <w:webHidden/>
                  <w:rtl/>
                </w:rPr>
              </w:rPrChange>
            </w:rPr>
          </w:r>
          <w:r w:rsidR="001806F3" w:rsidRPr="001806F3">
            <w:rPr>
              <w:b w:val="0"/>
              <w:bCs w:val="0"/>
              <w:webHidden/>
              <w:sz w:val="20"/>
              <w:szCs w:val="24"/>
              <w:rtl/>
              <w:rPrChange w:id="149" w:author="Arash Tighbor" w:date="2016-02-02T11:30:00Z">
                <w:rPr>
                  <w:webHidden/>
                  <w:rtl/>
                </w:rPr>
              </w:rPrChange>
            </w:rPr>
            <w:fldChar w:fldCharType="separate"/>
          </w:r>
          <w:ins w:id="150" w:author="Arash Tighbor" w:date="2016-02-02T14:50:00Z">
            <w:r w:rsidR="00E050FF">
              <w:rPr>
                <w:b w:val="0"/>
                <w:bCs w:val="0"/>
                <w:webHidden/>
                <w:sz w:val="20"/>
                <w:szCs w:val="24"/>
                <w:rtl/>
              </w:rPr>
              <w:t>1</w:t>
            </w:r>
          </w:ins>
          <w:ins w:id="151" w:author="Arash Tighbor" w:date="2016-02-02T11:28:00Z">
            <w:r w:rsidR="001806F3" w:rsidRPr="001806F3">
              <w:rPr>
                <w:b w:val="0"/>
                <w:bCs w:val="0"/>
                <w:webHidden/>
                <w:sz w:val="20"/>
                <w:szCs w:val="24"/>
                <w:rtl/>
                <w:rPrChange w:id="152" w:author="Arash Tighbor" w:date="2016-02-02T11:30:00Z">
                  <w:rPr>
                    <w:webHidden/>
                    <w:rtl/>
                  </w:rPr>
                </w:rPrChange>
              </w:rPr>
              <w:fldChar w:fldCharType="end"/>
            </w:r>
            <w:r w:rsidR="001806F3"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153" w:author="Arash Tighbor" w:date="2016-02-02T11:30:00Z">
                  <w:rPr>
                    <w:rStyle w:val="Hyperlink"/>
                    <w:rtl/>
                  </w:rPr>
                </w:rPrChange>
              </w:rPr>
              <w:fldChar w:fldCharType="end"/>
            </w:r>
          </w:ins>
        </w:p>
        <w:p w:rsidR="001806F3" w:rsidRPr="001806F3" w:rsidRDefault="001806F3">
          <w:pPr>
            <w:pStyle w:val="TOC1"/>
            <w:rPr>
              <w:ins w:id="154" w:author="Arash Tighbor" w:date="2016-02-02T11:28:00Z"/>
              <w:rFonts w:eastAsiaTheme="minorEastAsia" w:cstheme="minorBidi"/>
              <w:b w:val="0"/>
              <w:bCs w:val="0"/>
              <w:sz w:val="28"/>
              <w:szCs w:val="28"/>
              <w:rtl/>
              <w:rPrChange w:id="155" w:author="Arash Tighbor" w:date="2016-02-02T11:30:00Z">
                <w:rPr>
                  <w:ins w:id="156" w:author="Arash Tighbor" w:date="2016-02-02T11:28:00Z"/>
                  <w:rFonts w:eastAsiaTheme="minorEastAsia" w:cstheme="minorBidi"/>
                  <w:b w:val="0"/>
                  <w:bCs w:val="0"/>
                  <w:sz w:val="22"/>
                  <w:szCs w:val="22"/>
                  <w:rtl/>
                </w:rPr>
              </w:rPrChange>
            </w:rPr>
          </w:pPr>
          <w:ins w:id="157" w:author="Arash Tighbor" w:date="2016-02-02T11:28:00Z">
            <w:r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158" w:author="Arash Tighbor" w:date="2016-02-02T11:30:00Z">
                  <w:rPr>
                    <w:rStyle w:val="Hyperlink"/>
                    <w:rtl/>
                  </w:rPr>
                </w:rPrChange>
              </w:rPr>
              <w:fldChar w:fldCharType="begin"/>
            </w:r>
            <w:r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159" w:author="Arash Tighbor" w:date="2016-02-02T11:30:00Z">
                  <w:rPr>
                    <w:rStyle w:val="Hyperlink"/>
                    <w:rtl/>
                  </w:rPr>
                </w:rPrChange>
              </w:rPr>
              <w:instrText xml:space="preserve"> </w:instrText>
            </w:r>
            <w:r w:rsidRPr="001806F3">
              <w:rPr>
                <w:b w:val="0"/>
                <w:bCs w:val="0"/>
                <w:sz w:val="20"/>
                <w:szCs w:val="24"/>
                <w:rPrChange w:id="160" w:author="Arash Tighbor" w:date="2016-02-02T11:30:00Z">
                  <w:rPr/>
                </w:rPrChange>
              </w:rPr>
              <w:instrText>HYPERLINK \l "_Toc442175815</w:instrText>
            </w:r>
            <w:r w:rsidRPr="001806F3">
              <w:rPr>
                <w:b w:val="0"/>
                <w:bCs w:val="0"/>
                <w:sz w:val="20"/>
                <w:szCs w:val="24"/>
                <w:rtl/>
                <w:rPrChange w:id="161" w:author="Arash Tighbor" w:date="2016-02-02T11:30:00Z">
                  <w:rPr>
                    <w:rtl/>
                  </w:rPr>
                </w:rPrChange>
              </w:rPr>
              <w:instrText>"</w:instrText>
            </w:r>
            <w:r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162" w:author="Arash Tighbor" w:date="2016-02-02T11:30:00Z">
                  <w:rPr>
                    <w:rStyle w:val="Hyperlink"/>
                    <w:rtl/>
                  </w:rPr>
                </w:rPrChange>
              </w:rPr>
              <w:instrText xml:space="preserve"> </w:instrText>
            </w:r>
          </w:ins>
          <w:ins w:id="163" w:author="Arash Tighbor" w:date="2016-02-02T14:26:00Z">
            <w:r w:rsidR="004C247A"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164" w:author="Arash Tighbor" w:date="2016-02-02T11:30:00Z">
                  <w:rPr>
                    <w:rStyle w:val="Hyperlink"/>
                    <w:b w:val="0"/>
                    <w:bCs w:val="0"/>
                    <w:rtl/>
                  </w:rPr>
                </w:rPrChange>
              </w:rPr>
            </w:r>
          </w:ins>
          <w:ins w:id="165" w:author="Arash Tighbor" w:date="2016-02-02T11:28:00Z">
            <w:r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166" w:author="Arash Tighbor" w:date="2016-02-02T11:30:00Z">
                  <w:rPr>
                    <w:rStyle w:val="Hyperlink"/>
                    <w:rtl/>
                  </w:rPr>
                </w:rPrChange>
              </w:rPr>
              <w:fldChar w:fldCharType="separate"/>
            </w:r>
            <w:r w:rsidRPr="001806F3">
              <w:rPr>
                <w:rStyle w:val="Hyperlink"/>
                <w:rFonts w:hint="cs"/>
                <w:b w:val="0"/>
                <w:bCs w:val="0"/>
                <w:sz w:val="20"/>
                <w:szCs w:val="24"/>
                <w:rtl/>
                <w:rPrChange w:id="167" w:author="Arash Tighbor" w:date="2016-02-02T11:30:00Z">
                  <w:rPr>
                    <w:rStyle w:val="Hyperlink"/>
                    <w:rFonts w:hint="cs"/>
                    <w:rtl/>
                  </w:rPr>
                </w:rPrChange>
              </w:rPr>
              <w:t>راه‌اندازی</w:t>
            </w:r>
            <w:r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168" w:author="Arash Tighbor" w:date="2016-02-02T11:30:00Z">
                  <w:rPr>
                    <w:rStyle w:val="Hyperlink"/>
                    <w:rtl/>
                  </w:rPr>
                </w:rPrChange>
              </w:rPr>
              <w:t xml:space="preserve"> </w:t>
            </w:r>
            <w:r w:rsidRPr="001806F3">
              <w:rPr>
                <w:rStyle w:val="Hyperlink"/>
                <w:rFonts w:hint="cs"/>
                <w:b w:val="0"/>
                <w:bCs w:val="0"/>
                <w:sz w:val="20"/>
                <w:szCs w:val="24"/>
                <w:rtl/>
                <w:rPrChange w:id="169" w:author="Arash Tighbor" w:date="2016-02-02T11:30:00Z">
                  <w:rPr>
                    <w:rStyle w:val="Hyperlink"/>
                    <w:rFonts w:hint="cs"/>
                    <w:rtl/>
                  </w:rPr>
                </w:rPrChange>
              </w:rPr>
              <w:t>سیستم</w:t>
            </w:r>
            <w:r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170" w:author="Arash Tighbor" w:date="2016-02-02T11:30:00Z">
                  <w:rPr>
                    <w:rStyle w:val="Hyperlink"/>
                    <w:rtl/>
                  </w:rPr>
                </w:rPrChange>
              </w:rPr>
              <w:t xml:space="preserve"> </w:t>
            </w:r>
            <w:r w:rsidRPr="001806F3">
              <w:rPr>
                <w:rStyle w:val="Hyperlink"/>
                <w:rFonts w:hint="cs"/>
                <w:b w:val="0"/>
                <w:bCs w:val="0"/>
                <w:sz w:val="20"/>
                <w:szCs w:val="24"/>
                <w:rtl/>
                <w:rPrChange w:id="171" w:author="Arash Tighbor" w:date="2016-02-02T11:30:00Z">
                  <w:rPr>
                    <w:rStyle w:val="Hyperlink"/>
                    <w:rFonts w:hint="cs"/>
                    <w:rtl/>
                  </w:rPr>
                </w:rPrChange>
              </w:rPr>
              <w:t>صوتی</w:t>
            </w:r>
            <w:r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172" w:author="Arash Tighbor" w:date="2016-02-02T11:30:00Z">
                  <w:rPr>
                    <w:rStyle w:val="Hyperlink"/>
                    <w:rtl/>
                  </w:rPr>
                </w:rPrChange>
              </w:rPr>
              <w:t xml:space="preserve"> </w:t>
            </w:r>
            <w:r w:rsidRPr="001806F3">
              <w:rPr>
                <w:rStyle w:val="Hyperlink"/>
                <w:rFonts w:hint="cs"/>
                <w:b w:val="0"/>
                <w:bCs w:val="0"/>
                <w:sz w:val="20"/>
                <w:szCs w:val="24"/>
                <w:rtl/>
                <w:rPrChange w:id="173" w:author="Arash Tighbor" w:date="2016-02-02T11:30:00Z">
                  <w:rPr>
                    <w:rStyle w:val="Hyperlink"/>
                    <w:rFonts w:hint="cs"/>
                    <w:rtl/>
                  </w:rPr>
                </w:rPrChange>
              </w:rPr>
              <w:t>در</w:t>
            </w:r>
            <w:r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174" w:author="Arash Tighbor" w:date="2016-02-02T11:30:00Z">
                  <w:rPr>
                    <w:rStyle w:val="Hyperlink"/>
                    <w:rtl/>
                  </w:rPr>
                </w:rPrChange>
              </w:rPr>
              <w:t xml:space="preserve"> </w:t>
            </w:r>
            <w:r w:rsidRPr="001806F3">
              <w:rPr>
                <w:rStyle w:val="Hyperlink"/>
                <w:rFonts w:hint="cs"/>
                <w:b w:val="0"/>
                <w:bCs w:val="0"/>
                <w:sz w:val="20"/>
                <w:szCs w:val="24"/>
                <w:rtl/>
                <w:rPrChange w:id="175" w:author="Arash Tighbor" w:date="2016-02-02T11:30:00Z">
                  <w:rPr>
                    <w:rStyle w:val="Hyperlink"/>
                    <w:rFonts w:hint="cs"/>
                    <w:rtl/>
                  </w:rPr>
                </w:rPrChange>
              </w:rPr>
              <w:t>خودپرداز</w:t>
            </w:r>
            <w:r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176" w:author="Arash Tighbor" w:date="2016-02-02T11:30:00Z">
                  <w:rPr>
                    <w:rStyle w:val="Hyperlink"/>
                    <w:rtl/>
                  </w:rPr>
                </w:rPrChange>
              </w:rPr>
              <w:t xml:space="preserve"> </w:t>
            </w:r>
            <w:r w:rsidRPr="001806F3">
              <w:rPr>
                <w:rStyle w:val="Hyperlink"/>
                <w:rFonts w:asciiTheme="majorBidi" w:hAnsiTheme="majorBidi" w:cstheme="majorBidi"/>
                <w:b w:val="0"/>
                <w:bCs w:val="0"/>
                <w:i/>
                <w:iCs/>
                <w:sz w:val="20"/>
                <w:szCs w:val="24"/>
                <w:rPrChange w:id="177" w:author="Arash Tighbor" w:date="2016-02-02T11:31:00Z">
                  <w:rPr>
                    <w:rStyle w:val="Hyperlink"/>
                  </w:rPr>
                </w:rPrChange>
              </w:rPr>
              <w:t>NCR</w:t>
            </w:r>
            <w:r w:rsidRPr="001806F3">
              <w:rPr>
                <w:rStyle w:val="Hyperlink"/>
                <w:b w:val="0"/>
                <w:bCs w:val="0"/>
                <w:sz w:val="20"/>
                <w:szCs w:val="24"/>
                <w:rPrChange w:id="178" w:author="Arash Tighbor" w:date="2016-02-02T11:30:00Z">
                  <w:rPr>
                    <w:rStyle w:val="Hyperlink"/>
                  </w:rPr>
                </w:rPrChange>
              </w:rPr>
              <w:t xml:space="preserve"> </w:t>
            </w:r>
            <w:r w:rsidRPr="001806F3">
              <w:rPr>
                <w:rStyle w:val="Hyperlink"/>
                <w:rFonts w:asciiTheme="majorBidi" w:hAnsiTheme="majorBidi" w:cstheme="majorBidi"/>
                <w:b w:val="0"/>
                <w:bCs w:val="0"/>
                <w:i/>
                <w:iCs/>
                <w:sz w:val="20"/>
                <w:szCs w:val="24"/>
                <w:rPrChange w:id="179" w:author="Arash Tighbor" w:date="2016-02-02T11:31:00Z">
                  <w:rPr>
                    <w:rStyle w:val="Hyperlink"/>
                  </w:rPr>
                </w:rPrChange>
              </w:rPr>
              <w:t>5886</w:t>
            </w:r>
            <w:r w:rsidRPr="001806F3">
              <w:rPr>
                <w:b w:val="0"/>
                <w:bCs w:val="0"/>
                <w:webHidden/>
                <w:sz w:val="20"/>
                <w:szCs w:val="24"/>
                <w:rtl/>
                <w:rPrChange w:id="180" w:author="Arash Tighbor" w:date="2016-02-02T11:30:00Z">
                  <w:rPr>
                    <w:webHidden/>
                    <w:rtl/>
                  </w:rPr>
                </w:rPrChange>
              </w:rPr>
              <w:tab/>
            </w:r>
            <w:r w:rsidRPr="001806F3">
              <w:rPr>
                <w:b w:val="0"/>
                <w:bCs w:val="0"/>
                <w:webHidden/>
                <w:sz w:val="20"/>
                <w:szCs w:val="24"/>
                <w:rtl/>
                <w:rPrChange w:id="181" w:author="Arash Tighbor" w:date="2016-02-02T11:30:00Z">
                  <w:rPr>
                    <w:webHidden/>
                    <w:rtl/>
                  </w:rPr>
                </w:rPrChange>
              </w:rPr>
              <w:fldChar w:fldCharType="begin"/>
            </w:r>
            <w:r w:rsidRPr="001806F3">
              <w:rPr>
                <w:b w:val="0"/>
                <w:bCs w:val="0"/>
                <w:webHidden/>
                <w:sz w:val="20"/>
                <w:szCs w:val="24"/>
                <w:rtl/>
                <w:rPrChange w:id="182" w:author="Arash Tighbor" w:date="2016-02-02T11:30:00Z">
                  <w:rPr>
                    <w:webHidden/>
                    <w:rtl/>
                  </w:rPr>
                </w:rPrChange>
              </w:rPr>
              <w:instrText xml:space="preserve"> </w:instrText>
            </w:r>
            <w:r w:rsidRPr="001806F3">
              <w:rPr>
                <w:b w:val="0"/>
                <w:bCs w:val="0"/>
                <w:webHidden/>
                <w:sz w:val="20"/>
                <w:szCs w:val="24"/>
                <w:rPrChange w:id="183" w:author="Arash Tighbor" w:date="2016-02-02T11:30:00Z">
                  <w:rPr>
                    <w:webHidden/>
                  </w:rPr>
                </w:rPrChange>
              </w:rPr>
              <w:instrText>PAGEREF</w:instrText>
            </w:r>
            <w:r w:rsidRPr="001806F3">
              <w:rPr>
                <w:b w:val="0"/>
                <w:bCs w:val="0"/>
                <w:webHidden/>
                <w:sz w:val="20"/>
                <w:szCs w:val="24"/>
                <w:rtl/>
                <w:rPrChange w:id="184" w:author="Arash Tighbor" w:date="2016-02-02T11:30:00Z">
                  <w:rPr>
                    <w:webHidden/>
                    <w:rtl/>
                  </w:rPr>
                </w:rPrChange>
              </w:rPr>
              <w:instrText xml:space="preserve"> _</w:instrText>
            </w:r>
            <w:r w:rsidRPr="001806F3">
              <w:rPr>
                <w:b w:val="0"/>
                <w:bCs w:val="0"/>
                <w:webHidden/>
                <w:sz w:val="20"/>
                <w:szCs w:val="24"/>
                <w:rPrChange w:id="185" w:author="Arash Tighbor" w:date="2016-02-02T11:30:00Z">
                  <w:rPr>
                    <w:webHidden/>
                  </w:rPr>
                </w:rPrChange>
              </w:rPr>
              <w:instrText>Toc442175815 \h</w:instrText>
            </w:r>
            <w:r w:rsidRPr="001806F3">
              <w:rPr>
                <w:b w:val="0"/>
                <w:bCs w:val="0"/>
                <w:webHidden/>
                <w:sz w:val="20"/>
                <w:szCs w:val="24"/>
                <w:rtl/>
                <w:rPrChange w:id="186" w:author="Arash Tighbor" w:date="2016-02-02T11:30:00Z">
                  <w:rPr>
                    <w:webHidden/>
                    <w:rtl/>
                  </w:rPr>
                </w:rPrChange>
              </w:rPr>
              <w:instrText xml:space="preserve"> </w:instrText>
            </w:r>
          </w:ins>
          <w:r w:rsidRPr="001806F3">
            <w:rPr>
              <w:b w:val="0"/>
              <w:bCs w:val="0"/>
              <w:webHidden/>
              <w:sz w:val="20"/>
              <w:szCs w:val="24"/>
              <w:rtl/>
              <w:rPrChange w:id="187" w:author="Arash Tighbor" w:date="2016-02-02T11:30:00Z">
                <w:rPr>
                  <w:b w:val="0"/>
                  <w:bCs w:val="0"/>
                  <w:noProof/>
                  <w:webHidden/>
                  <w:rtl/>
                </w:rPr>
              </w:rPrChange>
            </w:rPr>
          </w:r>
          <w:r w:rsidRPr="001806F3">
            <w:rPr>
              <w:b w:val="0"/>
              <w:bCs w:val="0"/>
              <w:webHidden/>
              <w:sz w:val="20"/>
              <w:szCs w:val="24"/>
              <w:rtl/>
              <w:rPrChange w:id="188" w:author="Arash Tighbor" w:date="2016-02-02T11:30:00Z">
                <w:rPr>
                  <w:webHidden/>
                  <w:rtl/>
                </w:rPr>
              </w:rPrChange>
            </w:rPr>
            <w:fldChar w:fldCharType="separate"/>
          </w:r>
          <w:ins w:id="189" w:author="Arash Tighbor" w:date="2016-02-02T14:50:00Z">
            <w:r w:rsidR="00E050FF">
              <w:rPr>
                <w:b w:val="0"/>
                <w:bCs w:val="0"/>
                <w:webHidden/>
                <w:sz w:val="20"/>
                <w:szCs w:val="24"/>
                <w:rtl/>
              </w:rPr>
              <w:t>3</w:t>
            </w:r>
          </w:ins>
          <w:ins w:id="190" w:author="Arash Tighbor" w:date="2016-02-02T11:28:00Z">
            <w:r w:rsidRPr="001806F3">
              <w:rPr>
                <w:b w:val="0"/>
                <w:bCs w:val="0"/>
                <w:webHidden/>
                <w:sz w:val="20"/>
                <w:szCs w:val="24"/>
                <w:rtl/>
                <w:rPrChange w:id="191" w:author="Arash Tighbor" w:date="2016-02-02T11:30:00Z">
                  <w:rPr>
                    <w:webHidden/>
                    <w:rtl/>
                  </w:rPr>
                </w:rPrChange>
              </w:rPr>
              <w:fldChar w:fldCharType="end"/>
            </w:r>
            <w:r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192" w:author="Arash Tighbor" w:date="2016-02-02T11:30:00Z">
                  <w:rPr>
                    <w:rStyle w:val="Hyperlink"/>
                    <w:rtl/>
                  </w:rPr>
                </w:rPrChange>
              </w:rPr>
              <w:fldChar w:fldCharType="end"/>
            </w:r>
          </w:ins>
        </w:p>
        <w:p w:rsidR="001806F3" w:rsidRPr="001806F3" w:rsidRDefault="001806F3">
          <w:pPr>
            <w:pStyle w:val="TOC1"/>
            <w:rPr>
              <w:ins w:id="193" w:author="Arash Tighbor" w:date="2016-02-02T11:28:00Z"/>
              <w:rFonts w:eastAsiaTheme="minorEastAsia" w:cstheme="minorBidi"/>
              <w:b w:val="0"/>
              <w:bCs w:val="0"/>
              <w:sz w:val="28"/>
              <w:szCs w:val="28"/>
              <w:rtl/>
              <w:rPrChange w:id="194" w:author="Arash Tighbor" w:date="2016-02-02T11:30:00Z">
                <w:rPr>
                  <w:ins w:id="195" w:author="Arash Tighbor" w:date="2016-02-02T11:28:00Z"/>
                  <w:rFonts w:eastAsiaTheme="minorEastAsia" w:cstheme="minorBidi"/>
                  <w:b w:val="0"/>
                  <w:bCs w:val="0"/>
                  <w:sz w:val="22"/>
                  <w:szCs w:val="22"/>
                  <w:rtl/>
                </w:rPr>
              </w:rPrChange>
            </w:rPr>
          </w:pPr>
          <w:ins w:id="196" w:author="Arash Tighbor" w:date="2016-02-02T11:28:00Z">
            <w:r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197" w:author="Arash Tighbor" w:date="2016-02-02T11:30:00Z">
                  <w:rPr>
                    <w:rStyle w:val="Hyperlink"/>
                    <w:rtl/>
                  </w:rPr>
                </w:rPrChange>
              </w:rPr>
              <w:fldChar w:fldCharType="begin"/>
            </w:r>
            <w:r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198" w:author="Arash Tighbor" w:date="2016-02-02T11:30:00Z">
                  <w:rPr>
                    <w:rStyle w:val="Hyperlink"/>
                    <w:rtl/>
                  </w:rPr>
                </w:rPrChange>
              </w:rPr>
              <w:instrText xml:space="preserve"> </w:instrText>
            </w:r>
            <w:r w:rsidRPr="001806F3">
              <w:rPr>
                <w:b w:val="0"/>
                <w:bCs w:val="0"/>
                <w:sz w:val="20"/>
                <w:szCs w:val="24"/>
                <w:rPrChange w:id="199" w:author="Arash Tighbor" w:date="2016-02-02T11:30:00Z">
                  <w:rPr/>
                </w:rPrChange>
              </w:rPr>
              <w:instrText>HYPERLINK \l "_Toc442175823</w:instrText>
            </w:r>
            <w:r w:rsidRPr="001806F3">
              <w:rPr>
                <w:b w:val="0"/>
                <w:bCs w:val="0"/>
                <w:sz w:val="20"/>
                <w:szCs w:val="24"/>
                <w:rtl/>
                <w:rPrChange w:id="200" w:author="Arash Tighbor" w:date="2016-02-02T11:30:00Z">
                  <w:rPr>
                    <w:rtl/>
                  </w:rPr>
                </w:rPrChange>
              </w:rPr>
              <w:instrText>"</w:instrText>
            </w:r>
            <w:r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201" w:author="Arash Tighbor" w:date="2016-02-02T11:30:00Z">
                  <w:rPr>
                    <w:rStyle w:val="Hyperlink"/>
                    <w:rtl/>
                  </w:rPr>
                </w:rPrChange>
              </w:rPr>
              <w:instrText xml:space="preserve"> </w:instrText>
            </w:r>
          </w:ins>
          <w:ins w:id="202" w:author="Arash Tighbor" w:date="2016-02-02T14:26:00Z">
            <w:r w:rsidR="004C247A"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203" w:author="Arash Tighbor" w:date="2016-02-02T11:30:00Z">
                  <w:rPr>
                    <w:rStyle w:val="Hyperlink"/>
                    <w:b w:val="0"/>
                    <w:bCs w:val="0"/>
                    <w:rtl/>
                  </w:rPr>
                </w:rPrChange>
              </w:rPr>
            </w:r>
          </w:ins>
          <w:ins w:id="204" w:author="Arash Tighbor" w:date="2016-02-02T11:28:00Z">
            <w:r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205" w:author="Arash Tighbor" w:date="2016-02-02T11:30:00Z">
                  <w:rPr>
                    <w:rStyle w:val="Hyperlink"/>
                    <w:rtl/>
                  </w:rPr>
                </w:rPrChange>
              </w:rPr>
              <w:fldChar w:fldCharType="separate"/>
            </w:r>
            <w:r w:rsidRPr="001806F3">
              <w:rPr>
                <w:rStyle w:val="Hyperlink"/>
                <w:rFonts w:hint="cs"/>
                <w:b w:val="0"/>
                <w:bCs w:val="0"/>
                <w:sz w:val="20"/>
                <w:szCs w:val="24"/>
                <w:rtl/>
                <w:rPrChange w:id="206" w:author="Arash Tighbor" w:date="2016-02-02T11:30:00Z">
                  <w:rPr>
                    <w:rStyle w:val="Hyperlink"/>
                    <w:rFonts w:hint="cs"/>
                    <w:rtl/>
                  </w:rPr>
                </w:rPrChange>
              </w:rPr>
              <w:t>راه‌اندازی</w:t>
            </w:r>
            <w:r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207" w:author="Arash Tighbor" w:date="2016-02-02T11:30:00Z">
                  <w:rPr>
                    <w:rStyle w:val="Hyperlink"/>
                    <w:rtl/>
                  </w:rPr>
                </w:rPrChange>
              </w:rPr>
              <w:t xml:space="preserve"> </w:t>
            </w:r>
            <w:r w:rsidRPr="001806F3">
              <w:rPr>
                <w:rStyle w:val="Hyperlink"/>
                <w:rFonts w:hint="cs"/>
                <w:b w:val="0"/>
                <w:bCs w:val="0"/>
                <w:sz w:val="20"/>
                <w:szCs w:val="24"/>
                <w:rtl/>
                <w:rPrChange w:id="208" w:author="Arash Tighbor" w:date="2016-02-02T11:30:00Z">
                  <w:rPr>
                    <w:rStyle w:val="Hyperlink"/>
                    <w:rFonts w:hint="cs"/>
                    <w:rtl/>
                  </w:rPr>
                </w:rPrChange>
              </w:rPr>
              <w:t>سیستم</w:t>
            </w:r>
            <w:r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209" w:author="Arash Tighbor" w:date="2016-02-02T11:30:00Z">
                  <w:rPr>
                    <w:rStyle w:val="Hyperlink"/>
                    <w:rtl/>
                  </w:rPr>
                </w:rPrChange>
              </w:rPr>
              <w:t xml:space="preserve"> </w:t>
            </w:r>
            <w:r w:rsidRPr="001806F3">
              <w:rPr>
                <w:rStyle w:val="Hyperlink"/>
                <w:rFonts w:hint="cs"/>
                <w:b w:val="0"/>
                <w:bCs w:val="0"/>
                <w:sz w:val="20"/>
                <w:szCs w:val="24"/>
                <w:rtl/>
                <w:rPrChange w:id="210" w:author="Arash Tighbor" w:date="2016-02-02T11:30:00Z">
                  <w:rPr>
                    <w:rStyle w:val="Hyperlink"/>
                    <w:rFonts w:hint="cs"/>
                    <w:rtl/>
                  </w:rPr>
                </w:rPrChange>
              </w:rPr>
              <w:t>صوتی</w:t>
            </w:r>
            <w:r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211" w:author="Arash Tighbor" w:date="2016-02-02T11:30:00Z">
                  <w:rPr>
                    <w:rStyle w:val="Hyperlink"/>
                    <w:rtl/>
                  </w:rPr>
                </w:rPrChange>
              </w:rPr>
              <w:t xml:space="preserve"> </w:t>
            </w:r>
            <w:r w:rsidRPr="001806F3">
              <w:rPr>
                <w:rStyle w:val="Hyperlink"/>
                <w:rFonts w:hint="cs"/>
                <w:b w:val="0"/>
                <w:bCs w:val="0"/>
                <w:sz w:val="20"/>
                <w:szCs w:val="24"/>
                <w:rtl/>
                <w:rPrChange w:id="212" w:author="Arash Tighbor" w:date="2016-02-02T11:30:00Z">
                  <w:rPr>
                    <w:rStyle w:val="Hyperlink"/>
                    <w:rFonts w:hint="cs"/>
                    <w:rtl/>
                  </w:rPr>
                </w:rPrChange>
              </w:rPr>
              <w:t>در</w:t>
            </w:r>
            <w:r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213" w:author="Arash Tighbor" w:date="2016-02-02T11:30:00Z">
                  <w:rPr>
                    <w:rStyle w:val="Hyperlink"/>
                    <w:rtl/>
                  </w:rPr>
                </w:rPrChange>
              </w:rPr>
              <w:t xml:space="preserve"> </w:t>
            </w:r>
            <w:r w:rsidRPr="001806F3">
              <w:rPr>
                <w:rStyle w:val="Hyperlink"/>
                <w:rFonts w:hint="cs"/>
                <w:b w:val="0"/>
                <w:bCs w:val="0"/>
                <w:sz w:val="20"/>
                <w:szCs w:val="24"/>
                <w:rtl/>
                <w:rPrChange w:id="214" w:author="Arash Tighbor" w:date="2016-02-02T11:31:00Z">
                  <w:rPr>
                    <w:rStyle w:val="Hyperlink"/>
                    <w:rFonts w:hint="cs"/>
                    <w:rtl/>
                  </w:rPr>
                </w:rPrChange>
              </w:rPr>
              <w:t>خود</w:t>
            </w:r>
            <w:r w:rsidRPr="001806F3">
              <w:rPr>
                <w:rStyle w:val="Hyperlink"/>
                <w:rFonts w:hint="cs"/>
                <w:b w:val="0"/>
                <w:bCs w:val="0"/>
                <w:sz w:val="20"/>
                <w:szCs w:val="24"/>
                <w:rtl/>
                <w:rPrChange w:id="215" w:author="Arash Tighbor" w:date="2016-02-02T11:31:00Z">
                  <w:rPr>
                    <w:rStyle w:val="Hyperlink"/>
                    <w:rFonts w:hint="cs"/>
                    <w:rtl/>
                  </w:rPr>
                </w:rPrChange>
              </w:rPr>
              <w:t>پ</w:t>
            </w:r>
            <w:r w:rsidRPr="001806F3">
              <w:rPr>
                <w:rStyle w:val="Hyperlink"/>
                <w:rFonts w:hint="cs"/>
                <w:b w:val="0"/>
                <w:bCs w:val="0"/>
                <w:sz w:val="20"/>
                <w:szCs w:val="24"/>
                <w:rtl/>
                <w:rPrChange w:id="216" w:author="Arash Tighbor" w:date="2016-02-02T11:31:00Z">
                  <w:rPr>
                    <w:rStyle w:val="Hyperlink"/>
                    <w:rFonts w:hint="cs"/>
                    <w:rtl/>
                  </w:rPr>
                </w:rPrChange>
              </w:rPr>
              <w:t>رداز</w:t>
            </w:r>
          </w:ins>
          <w:ins w:id="217" w:author="Arash Tighbor" w:date="2016-02-02T11:31:00Z">
            <w:r>
              <w:rPr>
                <w:rStyle w:val="Hyperlink"/>
                <w:rFonts w:asciiTheme="majorBidi" w:hAnsiTheme="majorBidi" w:cstheme="majorBidi" w:hint="cs"/>
                <w:b w:val="0"/>
                <w:bCs w:val="0"/>
                <w:i/>
                <w:iCs/>
                <w:sz w:val="20"/>
                <w:szCs w:val="24"/>
                <w:rtl/>
              </w:rPr>
              <w:t xml:space="preserve"> </w:t>
            </w:r>
          </w:ins>
          <w:ins w:id="218" w:author="Arash Tighbor" w:date="2016-02-02T11:28:00Z">
            <w:r w:rsidRPr="001806F3">
              <w:rPr>
                <w:rStyle w:val="Hyperlink"/>
                <w:rFonts w:asciiTheme="majorBidi" w:hAnsiTheme="majorBidi" w:cstheme="majorBidi"/>
                <w:b w:val="0"/>
                <w:bCs w:val="0"/>
                <w:i/>
                <w:iCs/>
                <w:sz w:val="20"/>
                <w:szCs w:val="24"/>
                <w:rPrChange w:id="219" w:author="Arash Tighbor" w:date="2016-02-02T11:31:00Z">
                  <w:rPr>
                    <w:rStyle w:val="Hyperlink"/>
                  </w:rPr>
                </w:rPrChange>
              </w:rPr>
              <w:t>ProCash 2150/2050</w:t>
            </w:r>
            <w:r w:rsidRPr="001806F3">
              <w:rPr>
                <w:b w:val="0"/>
                <w:bCs w:val="0"/>
                <w:webHidden/>
                <w:sz w:val="20"/>
                <w:szCs w:val="24"/>
                <w:rtl/>
                <w:rPrChange w:id="220" w:author="Arash Tighbor" w:date="2016-02-02T11:30:00Z">
                  <w:rPr>
                    <w:webHidden/>
                    <w:rtl/>
                  </w:rPr>
                </w:rPrChange>
              </w:rPr>
              <w:tab/>
            </w:r>
            <w:r w:rsidRPr="001806F3">
              <w:rPr>
                <w:b w:val="0"/>
                <w:bCs w:val="0"/>
                <w:webHidden/>
                <w:sz w:val="20"/>
                <w:szCs w:val="24"/>
                <w:rtl/>
                <w:rPrChange w:id="221" w:author="Arash Tighbor" w:date="2016-02-02T11:30:00Z">
                  <w:rPr>
                    <w:webHidden/>
                    <w:rtl/>
                  </w:rPr>
                </w:rPrChange>
              </w:rPr>
              <w:fldChar w:fldCharType="begin"/>
            </w:r>
            <w:r w:rsidRPr="001806F3">
              <w:rPr>
                <w:b w:val="0"/>
                <w:bCs w:val="0"/>
                <w:webHidden/>
                <w:sz w:val="20"/>
                <w:szCs w:val="24"/>
                <w:rtl/>
                <w:rPrChange w:id="222" w:author="Arash Tighbor" w:date="2016-02-02T11:30:00Z">
                  <w:rPr>
                    <w:webHidden/>
                    <w:rtl/>
                  </w:rPr>
                </w:rPrChange>
              </w:rPr>
              <w:instrText xml:space="preserve"> </w:instrText>
            </w:r>
            <w:r w:rsidRPr="001806F3">
              <w:rPr>
                <w:b w:val="0"/>
                <w:bCs w:val="0"/>
                <w:webHidden/>
                <w:sz w:val="20"/>
                <w:szCs w:val="24"/>
                <w:rPrChange w:id="223" w:author="Arash Tighbor" w:date="2016-02-02T11:30:00Z">
                  <w:rPr>
                    <w:webHidden/>
                  </w:rPr>
                </w:rPrChange>
              </w:rPr>
              <w:instrText>PAGEREF</w:instrText>
            </w:r>
            <w:r w:rsidRPr="001806F3">
              <w:rPr>
                <w:b w:val="0"/>
                <w:bCs w:val="0"/>
                <w:webHidden/>
                <w:sz w:val="20"/>
                <w:szCs w:val="24"/>
                <w:rtl/>
                <w:rPrChange w:id="224" w:author="Arash Tighbor" w:date="2016-02-02T11:30:00Z">
                  <w:rPr>
                    <w:webHidden/>
                    <w:rtl/>
                  </w:rPr>
                </w:rPrChange>
              </w:rPr>
              <w:instrText xml:space="preserve"> _</w:instrText>
            </w:r>
            <w:r w:rsidRPr="001806F3">
              <w:rPr>
                <w:b w:val="0"/>
                <w:bCs w:val="0"/>
                <w:webHidden/>
                <w:sz w:val="20"/>
                <w:szCs w:val="24"/>
                <w:rPrChange w:id="225" w:author="Arash Tighbor" w:date="2016-02-02T11:30:00Z">
                  <w:rPr>
                    <w:webHidden/>
                  </w:rPr>
                </w:rPrChange>
              </w:rPr>
              <w:instrText>Toc442175823 \h</w:instrText>
            </w:r>
            <w:r w:rsidRPr="001806F3">
              <w:rPr>
                <w:b w:val="0"/>
                <w:bCs w:val="0"/>
                <w:webHidden/>
                <w:sz w:val="20"/>
                <w:szCs w:val="24"/>
                <w:rtl/>
                <w:rPrChange w:id="226" w:author="Arash Tighbor" w:date="2016-02-02T11:30:00Z">
                  <w:rPr>
                    <w:webHidden/>
                    <w:rtl/>
                  </w:rPr>
                </w:rPrChange>
              </w:rPr>
              <w:instrText xml:space="preserve"> </w:instrText>
            </w:r>
          </w:ins>
          <w:r w:rsidRPr="001806F3">
            <w:rPr>
              <w:b w:val="0"/>
              <w:bCs w:val="0"/>
              <w:webHidden/>
              <w:sz w:val="20"/>
              <w:szCs w:val="24"/>
              <w:rtl/>
              <w:rPrChange w:id="227" w:author="Arash Tighbor" w:date="2016-02-02T11:30:00Z">
                <w:rPr>
                  <w:b w:val="0"/>
                  <w:bCs w:val="0"/>
                  <w:noProof/>
                  <w:webHidden/>
                  <w:rtl/>
                </w:rPr>
              </w:rPrChange>
            </w:rPr>
          </w:r>
          <w:r w:rsidRPr="001806F3">
            <w:rPr>
              <w:b w:val="0"/>
              <w:bCs w:val="0"/>
              <w:webHidden/>
              <w:sz w:val="20"/>
              <w:szCs w:val="24"/>
              <w:rtl/>
              <w:rPrChange w:id="228" w:author="Arash Tighbor" w:date="2016-02-02T11:30:00Z">
                <w:rPr>
                  <w:webHidden/>
                  <w:rtl/>
                </w:rPr>
              </w:rPrChange>
            </w:rPr>
            <w:fldChar w:fldCharType="separate"/>
          </w:r>
          <w:ins w:id="229" w:author="Arash Tighbor" w:date="2016-02-02T14:50:00Z">
            <w:r w:rsidR="00E050FF">
              <w:rPr>
                <w:b w:val="0"/>
                <w:bCs w:val="0"/>
                <w:webHidden/>
                <w:sz w:val="20"/>
                <w:szCs w:val="24"/>
                <w:rtl/>
              </w:rPr>
              <w:t>5</w:t>
            </w:r>
          </w:ins>
          <w:ins w:id="230" w:author="Arash Tighbor" w:date="2016-02-02T11:28:00Z">
            <w:r w:rsidRPr="001806F3">
              <w:rPr>
                <w:b w:val="0"/>
                <w:bCs w:val="0"/>
                <w:webHidden/>
                <w:sz w:val="20"/>
                <w:szCs w:val="24"/>
                <w:rtl/>
                <w:rPrChange w:id="231" w:author="Arash Tighbor" w:date="2016-02-02T11:30:00Z">
                  <w:rPr>
                    <w:webHidden/>
                    <w:rtl/>
                  </w:rPr>
                </w:rPrChange>
              </w:rPr>
              <w:fldChar w:fldCharType="end"/>
            </w:r>
            <w:r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232" w:author="Arash Tighbor" w:date="2016-02-02T11:30:00Z">
                  <w:rPr>
                    <w:rStyle w:val="Hyperlink"/>
                    <w:rtl/>
                  </w:rPr>
                </w:rPrChange>
              </w:rPr>
              <w:fldChar w:fldCharType="end"/>
            </w:r>
          </w:ins>
        </w:p>
        <w:p w:rsidR="001806F3" w:rsidRPr="001806F3" w:rsidRDefault="001806F3">
          <w:pPr>
            <w:pStyle w:val="TOC1"/>
            <w:rPr>
              <w:ins w:id="233" w:author="Arash Tighbor" w:date="2016-02-02T11:28:00Z"/>
              <w:rFonts w:eastAsiaTheme="minorEastAsia" w:cstheme="minorBidi"/>
              <w:b w:val="0"/>
              <w:bCs w:val="0"/>
              <w:sz w:val="28"/>
              <w:szCs w:val="28"/>
              <w:rtl/>
              <w:rPrChange w:id="234" w:author="Arash Tighbor" w:date="2016-02-02T11:30:00Z">
                <w:rPr>
                  <w:ins w:id="235" w:author="Arash Tighbor" w:date="2016-02-02T11:28:00Z"/>
                  <w:rFonts w:eastAsiaTheme="minorEastAsia" w:cstheme="minorBidi"/>
                  <w:b w:val="0"/>
                  <w:bCs w:val="0"/>
                  <w:sz w:val="22"/>
                  <w:szCs w:val="22"/>
                  <w:rtl/>
                </w:rPr>
              </w:rPrChange>
            </w:rPr>
          </w:pPr>
          <w:ins w:id="236" w:author="Arash Tighbor" w:date="2016-02-02T11:28:00Z">
            <w:r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237" w:author="Arash Tighbor" w:date="2016-02-02T11:30:00Z">
                  <w:rPr>
                    <w:rStyle w:val="Hyperlink"/>
                    <w:rtl/>
                  </w:rPr>
                </w:rPrChange>
              </w:rPr>
              <w:fldChar w:fldCharType="begin"/>
            </w:r>
            <w:r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238" w:author="Arash Tighbor" w:date="2016-02-02T11:30:00Z">
                  <w:rPr>
                    <w:rStyle w:val="Hyperlink"/>
                    <w:rtl/>
                  </w:rPr>
                </w:rPrChange>
              </w:rPr>
              <w:instrText xml:space="preserve"> </w:instrText>
            </w:r>
            <w:r w:rsidRPr="001806F3">
              <w:rPr>
                <w:b w:val="0"/>
                <w:bCs w:val="0"/>
                <w:sz w:val="20"/>
                <w:szCs w:val="24"/>
                <w:rPrChange w:id="239" w:author="Arash Tighbor" w:date="2016-02-02T11:30:00Z">
                  <w:rPr/>
                </w:rPrChange>
              </w:rPr>
              <w:instrText>HYPERLINK \l "_Toc442175831</w:instrText>
            </w:r>
            <w:r w:rsidRPr="001806F3">
              <w:rPr>
                <w:b w:val="0"/>
                <w:bCs w:val="0"/>
                <w:sz w:val="20"/>
                <w:szCs w:val="24"/>
                <w:rtl/>
                <w:rPrChange w:id="240" w:author="Arash Tighbor" w:date="2016-02-02T11:30:00Z">
                  <w:rPr>
                    <w:rtl/>
                  </w:rPr>
                </w:rPrChange>
              </w:rPr>
              <w:instrText>"</w:instrText>
            </w:r>
            <w:r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241" w:author="Arash Tighbor" w:date="2016-02-02T11:30:00Z">
                  <w:rPr>
                    <w:rStyle w:val="Hyperlink"/>
                    <w:rtl/>
                  </w:rPr>
                </w:rPrChange>
              </w:rPr>
              <w:instrText xml:space="preserve"> </w:instrText>
            </w:r>
          </w:ins>
          <w:ins w:id="242" w:author="Arash Tighbor" w:date="2016-02-02T14:26:00Z">
            <w:r w:rsidR="004C247A"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243" w:author="Arash Tighbor" w:date="2016-02-02T11:30:00Z">
                  <w:rPr>
                    <w:rStyle w:val="Hyperlink"/>
                    <w:b w:val="0"/>
                    <w:bCs w:val="0"/>
                    <w:rtl/>
                  </w:rPr>
                </w:rPrChange>
              </w:rPr>
            </w:r>
          </w:ins>
          <w:ins w:id="244" w:author="Arash Tighbor" w:date="2016-02-02T11:28:00Z">
            <w:r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245" w:author="Arash Tighbor" w:date="2016-02-02T11:30:00Z">
                  <w:rPr>
                    <w:rStyle w:val="Hyperlink"/>
                    <w:rtl/>
                  </w:rPr>
                </w:rPrChange>
              </w:rPr>
              <w:fldChar w:fldCharType="separate"/>
            </w:r>
            <w:r w:rsidRPr="001806F3">
              <w:rPr>
                <w:rStyle w:val="Hyperlink"/>
                <w:rFonts w:hint="cs"/>
                <w:b w:val="0"/>
                <w:bCs w:val="0"/>
                <w:sz w:val="20"/>
                <w:szCs w:val="24"/>
                <w:rtl/>
                <w:rPrChange w:id="246" w:author="Arash Tighbor" w:date="2016-02-02T11:30:00Z">
                  <w:rPr>
                    <w:rStyle w:val="Hyperlink"/>
                    <w:rFonts w:hint="cs"/>
                    <w:rtl/>
                  </w:rPr>
                </w:rPrChange>
              </w:rPr>
              <w:t>راه‌اندازی</w:t>
            </w:r>
            <w:r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247" w:author="Arash Tighbor" w:date="2016-02-02T11:30:00Z">
                  <w:rPr>
                    <w:rStyle w:val="Hyperlink"/>
                    <w:rtl/>
                  </w:rPr>
                </w:rPrChange>
              </w:rPr>
              <w:t xml:space="preserve"> </w:t>
            </w:r>
            <w:r w:rsidRPr="001806F3">
              <w:rPr>
                <w:rStyle w:val="Hyperlink"/>
                <w:rFonts w:hint="cs"/>
                <w:b w:val="0"/>
                <w:bCs w:val="0"/>
                <w:sz w:val="20"/>
                <w:szCs w:val="24"/>
                <w:rtl/>
                <w:rPrChange w:id="248" w:author="Arash Tighbor" w:date="2016-02-02T11:30:00Z">
                  <w:rPr>
                    <w:rStyle w:val="Hyperlink"/>
                    <w:rFonts w:hint="cs"/>
                    <w:rtl/>
                  </w:rPr>
                </w:rPrChange>
              </w:rPr>
              <w:t>سیستم</w:t>
            </w:r>
            <w:r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249" w:author="Arash Tighbor" w:date="2016-02-02T11:30:00Z">
                  <w:rPr>
                    <w:rStyle w:val="Hyperlink"/>
                    <w:rtl/>
                  </w:rPr>
                </w:rPrChange>
              </w:rPr>
              <w:t xml:space="preserve"> </w:t>
            </w:r>
            <w:r w:rsidRPr="001806F3">
              <w:rPr>
                <w:rStyle w:val="Hyperlink"/>
                <w:rFonts w:hint="cs"/>
                <w:b w:val="0"/>
                <w:bCs w:val="0"/>
                <w:sz w:val="20"/>
                <w:szCs w:val="24"/>
                <w:rtl/>
                <w:rPrChange w:id="250" w:author="Arash Tighbor" w:date="2016-02-02T11:30:00Z">
                  <w:rPr>
                    <w:rStyle w:val="Hyperlink"/>
                    <w:rFonts w:hint="cs"/>
                    <w:rtl/>
                  </w:rPr>
                </w:rPrChange>
              </w:rPr>
              <w:t>صوت</w:t>
            </w:r>
            <w:r w:rsidRPr="001806F3">
              <w:rPr>
                <w:rStyle w:val="Hyperlink"/>
                <w:rFonts w:hint="cs"/>
                <w:b w:val="0"/>
                <w:bCs w:val="0"/>
                <w:sz w:val="20"/>
                <w:szCs w:val="24"/>
                <w:rtl/>
                <w:rPrChange w:id="251" w:author="Arash Tighbor" w:date="2016-02-02T11:30:00Z">
                  <w:rPr>
                    <w:rStyle w:val="Hyperlink"/>
                    <w:rFonts w:hint="cs"/>
                    <w:rtl/>
                  </w:rPr>
                </w:rPrChange>
              </w:rPr>
              <w:t>ی</w:t>
            </w:r>
            <w:r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252" w:author="Arash Tighbor" w:date="2016-02-02T11:30:00Z">
                  <w:rPr>
                    <w:rStyle w:val="Hyperlink"/>
                    <w:rtl/>
                  </w:rPr>
                </w:rPrChange>
              </w:rPr>
              <w:t xml:space="preserve"> </w:t>
            </w:r>
            <w:r w:rsidRPr="001806F3">
              <w:rPr>
                <w:rStyle w:val="Hyperlink"/>
                <w:rFonts w:hint="cs"/>
                <w:b w:val="0"/>
                <w:bCs w:val="0"/>
                <w:sz w:val="20"/>
                <w:szCs w:val="24"/>
                <w:rtl/>
                <w:rPrChange w:id="253" w:author="Arash Tighbor" w:date="2016-02-02T11:30:00Z">
                  <w:rPr>
                    <w:rStyle w:val="Hyperlink"/>
                    <w:rFonts w:hint="cs"/>
                    <w:rtl/>
                  </w:rPr>
                </w:rPrChange>
              </w:rPr>
              <w:t>در</w:t>
            </w:r>
            <w:r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254" w:author="Arash Tighbor" w:date="2016-02-02T11:30:00Z">
                  <w:rPr>
                    <w:rStyle w:val="Hyperlink"/>
                    <w:rtl/>
                  </w:rPr>
                </w:rPrChange>
              </w:rPr>
              <w:t xml:space="preserve"> </w:t>
            </w:r>
            <w:r w:rsidRPr="001806F3">
              <w:rPr>
                <w:rStyle w:val="Hyperlink"/>
                <w:rFonts w:hint="cs"/>
                <w:b w:val="0"/>
                <w:bCs w:val="0"/>
                <w:sz w:val="20"/>
                <w:szCs w:val="24"/>
                <w:rtl/>
                <w:rPrChange w:id="255" w:author="Arash Tighbor" w:date="2016-02-02T11:30:00Z">
                  <w:rPr>
                    <w:rStyle w:val="Hyperlink"/>
                    <w:rFonts w:hint="cs"/>
                    <w:rtl/>
                  </w:rPr>
                </w:rPrChange>
              </w:rPr>
              <w:t>خودپرداز</w:t>
            </w:r>
          </w:ins>
          <w:ins w:id="256" w:author="Arash Tighbor" w:date="2016-02-02T11:29:00Z">
            <w:r w:rsidRPr="001806F3">
              <w:rPr>
                <w:b w:val="0"/>
                <w:bCs w:val="0"/>
                <w:webHidden/>
                <w:sz w:val="20"/>
                <w:szCs w:val="24"/>
                <w:rtl/>
                <w:rPrChange w:id="257" w:author="Arash Tighbor" w:date="2016-02-02T11:30:00Z">
                  <w:rPr>
                    <w:webHidden/>
                    <w:rtl/>
                  </w:rPr>
                </w:rPrChange>
              </w:rPr>
              <w:t xml:space="preserve"> </w:t>
            </w:r>
            <w:r w:rsidRPr="001806F3">
              <w:rPr>
                <w:rStyle w:val="Hyperlink"/>
                <w:rFonts w:asciiTheme="majorBidi" w:hAnsiTheme="majorBidi" w:cstheme="majorBidi"/>
                <w:b w:val="0"/>
                <w:bCs w:val="0"/>
                <w:i/>
                <w:iCs/>
                <w:webHidden/>
                <w:sz w:val="20"/>
                <w:szCs w:val="24"/>
                <w:rPrChange w:id="258" w:author="Arash Tighbor" w:date="2016-02-02T11:31:00Z">
                  <w:rPr>
                    <w:webHidden/>
                  </w:rPr>
                </w:rPrChange>
              </w:rPr>
              <w:t>1500</w:t>
            </w:r>
          </w:ins>
          <w:ins w:id="259" w:author="Arash Tighbor" w:date="2016-02-02T11:28:00Z">
            <w:r w:rsidRPr="001806F3">
              <w:rPr>
                <w:b w:val="0"/>
                <w:bCs w:val="0"/>
                <w:webHidden/>
                <w:sz w:val="20"/>
                <w:szCs w:val="24"/>
                <w:rtl/>
                <w:rPrChange w:id="260" w:author="Arash Tighbor" w:date="2016-02-02T11:30:00Z">
                  <w:rPr>
                    <w:webHidden/>
                    <w:rtl/>
                  </w:rPr>
                </w:rPrChange>
              </w:rPr>
              <w:tab/>
            </w:r>
            <w:r w:rsidRPr="001806F3">
              <w:rPr>
                <w:b w:val="0"/>
                <w:bCs w:val="0"/>
                <w:webHidden/>
                <w:sz w:val="20"/>
                <w:szCs w:val="24"/>
                <w:rtl/>
                <w:rPrChange w:id="261" w:author="Arash Tighbor" w:date="2016-02-02T11:30:00Z">
                  <w:rPr>
                    <w:webHidden/>
                    <w:rtl/>
                  </w:rPr>
                </w:rPrChange>
              </w:rPr>
              <w:fldChar w:fldCharType="begin"/>
            </w:r>
            <w:r w:rsidRPr="001806F3">
              <w:rPr>
                <w:b w:val="0"/>
                <w:bCs w:val="0"/>
                <w:webHidden/>
                <w:sz w:val="20"/>
                <w:szCs w:val="24"/>
                <w:rtl/>
                <w:rPrChange w:id="262" w:author="Arash Tighbor" w:date="2016-02-02T11:30:00Z">
                  <w:rPr>
                    <w:webHidden/>
                    <w:rtl/>
                  </w:rPr>
                </w:rPrChange>
              </w:rPr>
              <w:instrText xml:space="preserve"> </w:instrText>
            </w:r>
            <w:r w:rsidRPr="001806F3">
              <w:rPr>
                <w:b w:val="0"/>
                <w:bCs w:val="0"/>
                <w:webHidden/>
                <w:sz w:val="20"/>
                <w:szCs w:val="24"/>
                <w:rPrChange w:id="263" w:author="Arash Tighbor" w:date="2016-02-02T11:30:00Z">
                  <w:rPr>
                    <w:webHidden/>
                  </w:rPr>
                </w:rPrChange>
              </w:rPr>
              <w:instrText>PAGEREF</w:instrText>
            </w:r>
            <w:r w:rsidRPr="001806F3">
              <w:rPr>
                <w:b w:val="0"/>
                <w:bCs w:val="0"/>
                <w:webHidden/>
                <w:sz w:val="20"/>
                <w:szCs w:val="24"/>
                <w:rtl/>
                <w:rPrChange w:id="264" w:author="Arash Tighbor" w:date="2016-02-02T11:30:00Z">
                  <w:rPr>
                    <w:webHidden/>
                    <w:rtl/>
                  </w:rPr>
                </w:rPrChange>
              </w:rPr>
              <w:instrText xml:space="preserve"> _</w:instrText>
            </w:r>
            <w:r w:rsidRPr="001806F3">
              <w:rPr>
                <w:b w:val="0"/>
                <w:bCs w:val="0"/>
                <w:webHidden/>
                <w:sz w:val="20"/>
                <w:szCs w:val="24"/>
                <w:rPrChange w:id="265" w:author="Arash Tighbor" w:date="2016-02-02T11:30:00Z">
                  <w:rPr>
                    <w:webHidden/>
                  </w:rPr>
                </w:rPrChange>
              </w:rPr>
              <w:instrText>Toc442175831 \h</w:instrText>
            </w:r>
            <w:r w:rsidRPr="001806F3">
              <w:rPr>
                <w:b w:val="0"/>
                <w:bCs w:val="0"/>
                <w:webHidden/>
                <w:sz w:val="20"/>
                <w:szCs w:val="24"/>
                <w:rtl/>
                <w:rPrChange w:id="266" w:author="Arash Tighbor" w:date="2016-02-02T11:30:00Z">
                  <w:rPr>
                    <w:webHidden/>
                    <w:rtl/>
                  </w:rPr>
                </w:rPrChange>
              </w:rPr>
              <w:instrText xml:space="preserve"> </w:instrText>
            </w:r>
          </w:ins>
          <w:r w:rsidRPr="001806F3">
            <w:rPr>
              <w:b w:val="0"/>
              <w:bCs w:val="0"/>
              <w:webHidden/>
              <w:sz w:val="20"/>
              <w:szCs w:val="24"/>
              <w:rtl/>
              <w:rPrChange w:id="267" w:author="Arash Tighbor" w:date="2016-02-02T11:30:00Z">
                <w:rPr>
                  <w:b w:val="0"/>
                  <w:bCs w:val="0"/>
                  <w:noProof/>
                  <w:webHidden/>
                  <w:rtl/>
                </w:rPr>
              </w:rPrChange>
            </w:rPr>
          </w:r>
          <w:r w:rsidRPr="001806F3">
            <w:rPr>
              <w:b w:val="0"/>
              <w:bCs w:val="0"/>
              <w:webHidden/>
              <w:sz w:val="20"/>
              <w:szCs w:val="24"/>
              <w:rtl/>
              <w:rPrChange w:id="268" w:author="Arash Tighbor" w:date="2016-02-02T11:30:00Z">
                <w:rPr>
                  <w:webHidden/>
                  <w:rtl/>
                </w:rPr>
              </w:rPrChange>
            </w:rPr>
            <w:fldChar w:fldCharType="separate"/>
          </w:r>
          <w:ins w:id="269" w:author="Arash Tighbor" w:date="2016-02-02T14:50:00Z">
            <w:r w:rsidR="00E050FF">
              <w:rPr>
                <w:b w:val="0"/>
                <w:bCs w:val="0"/>
                <w:webHidden/>
                <w:sz w:val="20"/>
                <w:szCs w:val="24"/>
                <w:rtl/>
              </w:rPr>
              <w:t>6</w:t>
            </w:r>
          </w:ins>
          <w:ins w:id="270" w:author="Arash Tighbor" w:date="2016-02-02T11:28:00Z">
            <w:r w:rsidRPr="001806F3">
              <w:rPr>
                <w:b w:val="0"/>
                <w:bCs w:val="0"/>
                <w:webHidden/>
                <w:sz w:val="20"/>
                <w:szCs w:val="24"/>
                <w:rtl/>
                <w:rPrChange w:id="271" w:author="Arash Tighbor" w:date="2016-02-02T11:30:00Z">
                  <w:rPr>
                    <w:webHidden/>
                    <w:rtl/>
                  </w:rPr>
                </w:rPrChange>
              </w:rPr>
              <w:fldChar w:fldCharType="end"/>
            </w:r>
            <w:r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272" w:author="Arash Tighbor" w:date="2016-02-02T11:30:00Z">
                  <w:rPr>
                    <w:rStyle w:val="Hyperlink"/>
                    <w:rtl/>
                  </w:rPr>
                </w:rPrChange>
              </w:rPr>
              <w:fldChar w:fldCharType="end"/>
            </w:r>
          </w:ins>
        </w:p>
        <w:p w:rsidR="001806F3" w:rsidRPr="001806F3" w:rsidRDefault="001806F3">
          <w:pPr>
            <w:pStyle w:val="TOC1"/>
            <w:rPr>
              <w:ins w:id="273" w:author="Arash Tighbor" w:date="2016-02-02T11:28:00Z"/>
              <w:rFonts w:eastAsiaTheme="minorEastAsia" w:cstheme="minorBidi"/>
              <w:b w:val="0"/>
              <w:bCs w:val="0"/>
              <w:sz w:val="32"/>
              <w:szCs w:val="32"/>
              <w:rtl/>
              <w:rPrChange w:id="274" w:author="Arash Tighbor" w:date="2016-02-02T11:30:00Z">
                <w:rPr>
                  <w:ins w:id="275" w:author="Arash Tighbor" w:date="2016-02-02T11:28:00Z"/>
                  <w:rFonts w:eastAsiaTheme="minorEastAsia" w:cstheme="minorBidi"/>
                  <w:b w:val="0"/>
                  <w:bCs w:val="0"/>
                  <w:sz w:val="22"/>
                  <w:szCs w:val="22"/>
                  <w:rtl/>
                </w:rPr>
              </w:rPrChange>
            </w:rPr>
          </w:pPr>
          <w:ins w:id="276" w:author="Arash Tighbor" w:date="2016-02-02T11:28:00Z">
            <w:r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277" w:author="Arash Tighbor" w:date="2016-02-02T11:30:00Z">
                  <w:rPr>
                    <w:rStyle w:val="Hyperlink"/>
                    <w:rtl/>
                  </w:rPr>
                </w:rPrChange>
              </w:rPr>
              <w:fldChar w:fldCharType="begin"/>
            </w:r>
            <w:r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278" w:author="Arash Tighbor" w:date="2016-02-02T11:30:00Z">
                  <w:rPr>
                    <w:rStyle w:val="Hyperlink"/>
                    <w:rtl/>
                  </w:rPr>
                </w:rPrChange>
              </w:rPr>
              <w:instrText xml:space="preserve"> </w:instrText>
            </w:r>
            <w:r w:rsidRPr="001806F3">
              <w:rPr>
                <w:b w:val="0"/>
                <w:bCs w:val="0"/>
                <w:sz w:val="20"/>
                <w:szCs w:val="24"/>
                <w:rPrChange w:id="279" w:author="Arash Tighbor" w:date="2016-02-02T11:30:00Z">
                  <w:rPr/>
                </w:rPrChange>
              </w:rPr>
              <w:instrText>HYPERLINK \l "_Toc442175839</w:instrText>
            </w:r>
            <w:r w:rsidRPr="001806F3">
              <w:rPr>
                <w:b w:val="0"/>
                <w:bCs w:val="0"/>
                <w:sz w:val="20"/>
                <w:szCs w:val="24"/>
                <w:rtl/>
                <w:rPrChange w:id="280" w:author="Arash Tighbor" w:date="2016-02-02T11:30:00Z">
                  <w:rPr>
                    <w:rtl/>
                  </w:rPr>
                </w:rPrChange>
              </w:rPr>
              <w:instrText>"</w:instrText>
            </w:r>
            <w:r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281" w:author="Arash Tighbor" w:date="2016-02-02T11:30:00Z">
                  <w:rPr>
                    <w:rStyle w:val="Hyperlink"/>
                    <w:rtl/>
                  </w:rPr>
                </w:rPrChange>
              </w:rPr>
              <w:instrText xml:space="preserve"> </w:instrText>
            </w:r>
          </w:ins>
          <w:ins w:id="282" w:author="Arash Tighbor" w:date="2016-02-02T14:26:00Z">
            <w:r w:rsidR="004C247A"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283" w:author="Arash Tighbor" w:date="2016-02-02T11:30:00Z">
                  <w:rPr>
                    <w:rStyle w:val="Hyperlink"/>
                    <w:b w:val="0"/>
                    <w:bCs w:val="0"/>
                    <w:rtl/>
                  </w:rPr>
                </w:rPrChange>
              </w:rPr>
            </w:r>
          </w:ins>
          <w:ins w:id="284" w:author="Arash Tighbor" w:date="2016-02-02T11:28:00Z">
            <w:r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285" w:author="Arash Tighbor" w:date="2016-02-02T11:30:00Z">
                  <w:rPr>
                    <w:rStyle w:val="Hyperlink"/>
                    <w:rtl/>
                  </w:rPr>
                </w:rPrChange>
              </w:rPr>
              <w:fldChar w:fldCharType="separate"/>
            </w:r>
            <w:r w:rsidRPr="001806F3">
              <w:rPr>
                <w:rStyle w:val="Hyperlink"/>
                <w:rFonts w:hint="cs"/>
                <w:b w:val="0"/>
                <w:bCs w:val="0"/>
                <w:sz w:val="20"/>
                <w:szCs w:val="24"/>
                <w:rtl/>
                <w:rPrChange w:id="286" w:author="Arash Tighbor" w:date="2016-02-02T11:30:00Z">
                  <w:rPr>
                    <w:rStyle w:val="Hyperlink"/>
                    <w:rFonts w:hint="cs"/>
                    <w:rtl/>
                  </w:rPr>
                </w:rPrChange>
              </w:rPr>
              <w:t>راه‌اندازی</w:t>
            </w:r>
            <w:r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287" w:author="Arash Tighbor" w:date="2016-02-02T11:30:00Z">
                  <w:rPr>
                    <w:rStyle w:val="Hyperlink"/>
                    <w:rtl/>
                  </w:rPr>
                </w:rPrChange>
              </w:rPr>
              <w:t xml:space="preserve"> </w:t>
            </w:r>
            <w:r w:rsidRPr="001806F3">
              <w:rPr>
                <w:rStyle w:val="Hyperlink"/>
                <w:rFonts w:hint="cs"/>
                <w:b w:val="0"/>
                <w:bCs w:val="0"/>
                <w:sz w:val="20"/>
                <w:szCs w:val="24"/>
                <w:rtl/>
                <w:rPrChange w:id="288" w:author="Arash Tighbor" w:date="2016-02-02T11:30:00Z">
                  <w:rPr>
                    <w:rStyle w:val="Hyperlink"/>
                    <w:rFonts w:hint="cs"/>
                    <w:rtl/>
                  </w:rPr>
                </w:rPrChange>
              </w:rPr>
              <w:t>سیستم</w:t>
            </w:r>
            <w:r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289" w:author="Arash Tighbor" w:date="2016-02-02T11:30:00Z">
                  <w:rPr>
                    <w:rStyle w:val="Hyperlink"/>
                    <w:rtl/>
                  </w:rPr>
                </w:rPrChange>
              </w:rPr>
              <w:t xml:space="preserve"> </w:t>
            </w:r>
            <w:r w:rsidRPr="001806F3">
              <w:rPr>
                <w:rStyle w:val="Hyperlink"/>
                <w:rFonts w:hint="cs"/>
                <w:b w:val="0"/>
                <w:bCs w:val="0"/>
                <w:sz w:val="20"/>
                <w:szCs w:val="24"/>
                <w:rtl/>
                <w:rPrChange w:id="290" w:author="Arash Tighbor" w:date="2016-02-02T11:30:00Z">
                  <w:rPr>
                    <w:rStyle w:val="Hyperlink"/>
                    <w:rFonts w:hint="cs"/>
                    <w:rtl/>
                  </w:rPr>
                </w:rPrChange>
              </w:rPr>
              <w:t>ص</w:t>
            </w:r>
            <w:r w:rsidRPr="001806F3">
              <w:rPr>
                <w:rStyle w:val="Hyperlink"/>
                <w:rFonts w:hint="cs"/>
                <w:b w:val="0"/>
                <w:bCs w:val="0"/>
                <w:sz w:val="20"/>
                <w:szCs w:val="24"/>
                <w:rtl/>
                <w:rPrChange w:id="291" w:author="Arash Tighbor" w:date="2016-02-02T11:30:00Z">
                  <w:rPr>
                    <w:rStyle w:val="Hyperlink"/>
                    <w:rFonts w:hint="cs"/>
                    <w:rtl/>
                  </w:rPr>
                </w:rPrChange>
              </w:rPr>
              <w:t>و</w:t>
            </w:r>
            <w:r w:rsidRPr="001806F3">
              <w:rPr>
                <w:rStyle w:val="Hyperlink"/>
                <w:rFonts w:hint="cs"/>
                <w:b w:val="0"/>
                <w:bCs w:val="0"/>
                <w:sz w:val="20"/>
                <w:szCs w:val="24"/>
                <w:rtl/>
                <w:rPrChange w:id="292" w:author="Arash Tighbor" w:date="2016-02-02T11:30:00Z">
                  <w:rPr>
                    <w:rStyle w:val="Hyperlink"/>
                    <w:rFonts w:hint="cs"/>
                    <w:rtl/>
                  </w:rPr>
                </w:rPrChange>
              </w:rPr>
              <w:t>تی</w:t>
            </w:r>
            <w:r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293" w:author="Arash Tighbor" w:date="2016-02-02T11:30:00Z">
                  <w:rPr>
                    <w:rStyle w:val="Hyperlink"/>
                    <w:rtl/>
                  </w:rPr>
                </w:rPrChange>
              </w:rPr>
              <w:t xml:space="preserve"> </w:t>
            </w:r>
            <w:r w:rsidRPr="001806F3">
              <w:rPr>
                <w:rStyle w:val="Hyperlink"/>
                <w:rFonts w:hint="cs"/>
                <w:b w:val="0"/>
                <w:bCs w:val="0"/>
                <w:sz w:val="20"/>
                <w:szCs w:val="24"/>
                <w:rtl/>
                <w:rPrChange w:id="294" w:author="Arash Tighbor" w:date="2016-02-02T11:30:00Z">
                  <w:rPr>
                    <w:rStyle w:val="Hyperlink"/>
                    <w:rFonts w:hint="cs"/>
                    <w:rtl/>
                  </w:rPr>
                </w:rPrChange>
              </w:rPr>
              <w:t>در</w:t>
            </w:r>
            <w:r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295" w:author="Arash Tighbor" w:date="2016-02-02T11:30:00Z">
                  <w:rPr>
                    <w:rStyle w:val="Hyperlink"/>
                    <w:rtl/>
                  </w:rPr>
                </w:rPrChange>
              </w:rPr>
              <w:t xml:space="preserve"> </w:t>
            </w:r>
            <w:r w:rsidRPr="001806F3">
              <w:rPr>
                <w:rStyle w:val="Hyperlink"/>
                <w:rFonts w:hint="cs"/>
                <w:b w:val="0"/>
                <w:bCs w:val="0"/>
                <w:sz w:val="20"/>
                <w:szCs w:val="24"/>
                <w:rtl/>
                <w:rPrChange w:id="296" w:author="Arash Tighbor" w:date="2016-02-02T11:30:00Z">
                  <w:rPr>
                    <w:rStyle w:val="Hyperlink"/>
                    <w:rFonts w:hint="cs"/>
                    <w:rtl/>
                  </w:rPr>
                </w:rPrChange>
              </w:rPr>
              <w:t>خودپرداز</w:t>
            </w:r>
          </w:ins>
          <w:ins w:id="297" w:author="Arash Tighbor" w:date="2016-02-02T11:29:00Z">
            <w:r w:rsidRPr="001806F3">
              <w:rPr>
                <w:b w:val="0"/>
                <w:bCs w:val="0"/>
                <w:webHidden/>
                <w:sz w:val="20"/>
                <w:szCs w:val="24"/>
                <w:rtl/>
                <w:rPrChange w:id="298" w:author="Arash Tighbor" w:date="2016-02-02T11:30:00Z">
                  <w:rPr>
                    <w:webHidden/>
                    <w:rtl/>
                  </w:rPr>
                </w:rPrChange>
              </w:rPr>
              <w:t xml:space="preserve"> </w:t>
            </w:r>
            <w:r w:rsidRPr="001806F3">
              <w:rPr>
                <w:rStyle w:val="Hyperlink"/>
                <w:rFonts w:asciiTheme="majorBidi" w:hAnsiTheme="majorBidi" w:cstheme="majorBidi"/>
                <w:b w:val="0"/>
                <w:bCs w:val="0"/>
                <w:i/>
                <w:iCs/>
                <w:webHidden/>
                <w:sz w:val="20"/>
                <w:szCs w:val="24"/>
                <w:rPrChange w:id="299" w:author="Arash Tighbor" w:date="2016-02-02T11:31:00Z">
                  <w:rPr>
                    <w:webHidden/>
                  </w:rPr>
                </w:rPrChange>
              </w:rPr>
              <w:t>285</w:t>
            </w:r>
          </w:ins>
          <w:ins w:id="300" w:author="Arash Tighbor" w:date="2016-02-02T11:28:00Z">
            <w:r w:rsidRPr="001806F3">
              <w:rPr>
                <w:b w:val="0"/>
                <w:bCs w:val="0"/>
                <w:webHidden/>
                <w:sz w:val="20"/>
                <w:szCs w:val="24"/>
                <w:rtl/>
                <w:rPrChange w:id="301" w:author="Arash Tighbor" w:date="2016-02-02T11:30:00Z">
                  <w:rPr>
                    <w:webHidden/>
                    <w:rtl/>
                  </w:rPr>
                </w:rPrChange>
              </w:rPr>
              <w:tab/>
            </w:r>
            <w:r w:rsidRPr="001806F3">
              <w:rPr>
                <w:b w:val="0"/>
                <w:bCs w:val="0"/>
                <w:webHidden/>
                <w:sz w:val="20"/>
                <w:szCs w:val="24"/>
                <w:rtl/>
                <w:rPrChange w:id="302" w:author="Arash Tighbor" w:date="2016-02-02T11:30:00Z">
                  <w:rPr>
                    <w:webHidden/>
                    <w:rtl/>
                  </w:rPr>
                </w:rPrChange>
              </w:rPr>
              <w:fldChar w:fldCharType="begin"/>
            </w:r>
            <w:r w:rsidRPr="001806F3">
              <w:rPr>
                <w:b w:val="0"/>
                <w:bCs w:val="0"/>
                <w:webHidden/>
                <w:sz w:val="20"/>
                <w:szCs w:val="24"/>
                <w:rtl/>
                <w:rPrChange w:id="303" w:author="Arash Tighbor" w:date="2016-02-02T11:30:00Z">
                  <w:rPr>
                    <w:webHidden/>
                    <w:rtl/>
                  </w:rPr>
                </w:rPrChange>
              </w:rPr>
              <w:instrText xml:space="preserve"> </w:instrText>
            </w:r>
            <w:r w:rsidRPr="001806F3">
              <w:rPr>
                <w:b w:val="0"/>
                <w:bCs w:val="0"/>
                <w:webHidden/>
                <w:sz w:val="20"/>
                <w:szCs w:val="24"/>
                <w:rPrChange w:id="304" w:author="Arash Tighbor" w:date="2016-02-02T11:30:00Z">
                  <w:rPr>
                    <w:webHidden/>
                  </w:rPr>
                </w:rPrChange>
              </w:rPr>
              <w:instrText>PAGEREF</w:instrText>
            </w:r>
            <w:r w:rsidRPr="001806F3">
              <w:rPr>
                <w:b w:val="0"/>
                <w:bCs w:val="0"/>
                <w:webHidden/>
                <w:sz w:val="20"/>
                <w:szCs w:val="24"/>
                <w:rtl/>
                <w:rPrChange w:id="305" w:author="Arash Tighbor" w:date="2016-02-02T11:30:00Z">
                  <w:rPr>
                    <w:webHidden/>
                    <w:rtl/>
                  </w:rPr>
                </w:rPrChange>
              </w:rPr>
              <w:instrText xml:space="preserve"> _</w:instrText>
            </w:r>
            <w:r w:rsidRPr="001806F3">
              <w:rPr>
                <w:b w:val="0"/>
                <w:bCs w:val="0"/>
                <w:webHidden/>
                <w:sz w:val="20"/>
                <w:szCs w:val="24"/>
                <w:rPrChange w:id="306" w:author="Arash Tighbor" w:date="2016-02-02T11:30:00Z">
                  <w:rPr>
                    <w:webHidden/>
                  </w:rPr>
                </w:rPrChange>
              </w:rPr>
              <w:instrText>Toc442175839 \h</w:instrText>
            </w:r>
            <w:r w:rsidRPr="001806F3">
              <w:rPr>
                <w:b w:val="0"/>
                <w:bCs w:val="0"/>
                <w:webHidden/>
                <w:sz w:val="20"/>
                <w:szCs w:val="24"/>
                <w:rtl/>
                <w:rPrChange w:id="307" w:author="Arash Tighbor" w:date="2016-02-02T11:30:00Z">
                  <w:rPr>
                    <w:webHidden/>
                    <w:rtl/>
                  </w:rPr>
                </w:rPrChange>
              </w:rPr>
              <w:instrText xml:space="preserve"> </w:instrText>
            </w:r>
          </w:ins>
          <w:r w:rsidRPr="001806F3">
            <w:rPr>
              <w:b w:val="0"/>
              <w:bCs w:val="0"/>
              <w:webHidden/>
              <w:sz w:val="20"/>
              <w:szCs w:val="24"/>
              <w:rtl/>
              <w:rPrChange w:id="308" w:author="Arash Tighbor" w:date="2016-02-02T11:30:00Z">
                <w:rPr>
                  <w:b w:val="0"/>
                  <w:bCs w:val="0"/>
                  <w:noProof/>
                  <w:webHidden/>
                  <w:rtl/>
                </w:rPr>
              </w:rPrChange>
            </w:rPr>
          </w:r>
          <w:r w:rsidRPr="001806F3">
            <w:rPr>
              <w:b w:val="0"/>
              <w:bCs w:val="0"/>
              <w:webHidden/>
              <w:sz w:val="20"/>
              <w:szCs w:val="24"/>
              <w:rtl/>
              <w:rPrChange w:id="309" w:author="Arash Tighbor" w:date="2016-02-02T11:30:00Z">
                <w:rPr>
                  <w:webHidden/>
                  <w:rtl/>
                </w:rPr>
              </w:rPrChange>
            </w:rPr>
            <w:fldChar w:fldCharType="separate"/>
          </w:r>
          <w:ins w:id="310" w:author="Arash Tighbor" w:date="2016-02-02T14:50:00Z">
            <w:r w:rsidR="00E050FF">
              <w:rPr>
                <w:b w:val="0"/>
                <w:bCs w:val="0"/>
                <w:webHidden/>
                <w:sz w:val="20"/>
                <w:szCs w:val="24"/>
                <w:rtl/>
              </w:rPr>
              <w:t>7</w:t>
            </w:r>
          </w:ins>
          <w:ins w:id="311" w:author="Arash Tighbor" w:date="2016-02-02T11:28:00Z">
            <w:r w:rsidRPr="001806F3">
              <w:rPr>
                <w:b w:val="0"/>
                <w:bCs w:val="0"/>
                <w:webHidden/>
                <w:sz w:val="20"/>
                <w:szCs w:val="24"/>
                <w:rtl/>
                <w:rPrChange w:id="312" w:author="Arash Tighbor" w:date="2016-02-02T11:30:00Z">
                  <w:rPr>
                    <w:webHidden/>
                    <w:rtl/>
                  </w:rPr>
                </w:rPrChange>
              </w:rPr>
              <w:fldChar w:fldCharType="end"/>
            </w:r>
            <w:r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313" w:author="Arash Tighbor" w:date="2016-02-02T11:30:00Z">
                  <w:rPr>
                    <w:rStyle w:val="Hyperlink"/>
                    <w:rtl/>
                  </w:rPr>
                </w:rPrChange>
              </w:rPr>
              <w:fldChar w:fldCharType="end"/>
            </w:r>
          </w:ins>
        </w:p>
        <w:p w:rsidR="00BE08CA" w:rsidRPr="001806F3" w:rsidDel="006E7A6D" w:rsidRDefault="00BE08CA" w:rsidP="00180397">
          <w:pPr>
            <w:pStyle w:val="TOC1"/>
            <w:rPr>
              <w:del w:id="314" w:author="Arash Tighbor" w:date="2016-01-30T10:43:00Z"/>
              <w:rFonts w:eastAsiaTheme="minorEastAsia"/>
              <w:b w:val="0"/>
              <w:bCs w:val="0"/>
              <w:sz w:val="24"/>
              <w:szCs w:val="24"/>
              <w:rtl/>
              <w:rPrChange w:id="315" w:author="Arash Tighbor" w:date="2016-02-02T11:30:00Z">
                <w:rPr>
                  <w:del w:id="316" w:author="Arash Tighbor" w:date="2016-01-30T10:43:00Z"/>
                  <w:rFonts w:eastAsiaTheme="minorEastAsia" w:cstheme="minorBidi"/>
                  <w:b w:val="0"/>
                  <w:bCs w:val="0"/>
                  <w:sz w:val="22"/>
                  <w:szCs w:val="22"/>
                  <w:rtl/>
                </w:rPr>
              </w:rPrChange>
            </w:rPr>
          </w:pPr>
          <w:del w:id="317" w:author="Arash Tighbor" w:date="2016-01-30T10:43:00Z">
            <w:r w:rsidRPr="001806F3" w:rsidDel="006E7A6D">
              <w:rPr>
                <w:rStyle w:val="Hyperlink"/>
                <w:rFonts w:hint="cs"/>
                <w:b w:val="0"/>
                <w:bCs w:val="0"/>
                <w:i/>
                <w:sz w:val="32"/>
                <w:szCs w:val="32"/>
                <w:rtl/>
                <w:rPrChange w:id="318" w:author="Arash Tighbor" w:date="2016-02-02T11:30:00Z">
                  <w:rPr>
                    <w:rStyle w:val="Hyperlink"/>
                    <w:rFonts w:hint="cs"/>
                    <w:b w:val="0"/>
                    <w:bCs w:val="0"/>
                    <w:i/>
                    <w:noProof/>
                    <w:sz w:val="16"/>
                    <w:szCs w:val="20"/>
                    <w:rtl/>
                  </w:rPr>
                </w:rPrChange>
              </w:rPr>
              <w:delText>ساخت</w:delText>
            </w:r>
            <w:r w:rsidRPr="001806F3" w:rsidDel="006E7A6D">
              <w:rPr>
                <w:rStyle w:val="Hyperlink"/>
                <w:b w:val="0"/>
                <w:bCs w:val="0"/>
                <w:i/>
                <w:sz w:val="32"/>
                <w:szCs w:val="32"/>
                <w:rtl/>
                <w:rPrChange w:id="319" w:author="Arash Tighbor" w:date="2016-02-02T11:30:00Z">
                  <w:rPr>
                    <w:rStyle w:val="Hyperlink"/>
                    <w:b w:val="0"/>
                    <w:bCs w:val="0"/>
                    <w:i/>
                    <w:noProof/>
                    <w:sz w:val="16"/>
                    <w:szCs w:val="20"/>
                    <w:rtl/>
                  </w:rPr>
                </w:rPrChange>
              </w:rPr>
              <w:delText xml:space="preserve"> </w:delText>
            </w:r>
            <w:r w:rsidRPr="001806F3" w:rsidDel="006E7A6D">
              <w:rPr>
                <w:rStyle w:val="Hyperlink"/>
                <w:rFonts w:hint="cs"/>
                <w:b w:val="0"/>
                <w:bCs w:val="0"/>
                <w:i/>
                <w:sz w:val="32"/>
                <w:szCs w:val="32"/>
                <w:rtl/>
                <w:rPrChange w:id="320" w:author="Arash Tighbor" w:date="2016-02-02T11:30:00Z">
                  <w:rPr>
                    <w:rStyle w:val="Hyperlink"/>
                    <w:rFonts w:hint="cs"/>
                    <w:b w:val="0"/>
                    <w:bCs w:val="0"/>
                    <w:i/>
                    <w:noProof/>
                    <w:sz w:val="16"/>
                    <w:szCs w:val="20"/>
                    <w:rtl/>
                  </w:rPr>
                </w:rPrChange>
              </w:rPr>
              <w:delText>،</w:delText>
            </w:r>
            <w:r w:rsidRPr="001806F3" w:rsidDel="006E7A6D">
              <w:rPr>
                <w:rStyle w:val="Hyperlink"/>
                <w:b w:val="0"/>
                <w:bCs w:val="0"/>
                <w:i/>
                <w:sz w:val="32"/>
                <w:szCs w:val="32"/>
                <w:rtl/>
                <w:rPrChange w:id="321" w:author="Arash Tighbor" w:date="2016-02-02T11:30:00Z">
                  <w:rPr>
                    <w:rStyle w:val="Hyperlink"/>
                    <w:b w:val="0"/>
                    <w:bCs w:val="0"/>
                    <w:i/>
                    <w:noProof/>
                    <w:sz w:val="16"/>
                    <w:szCs w:val="20"/>
                    <w:rtl/>
                  </w:rPr>
                </w:rPrChange>
              </w:rPr>
              <w:delText xml:space="preserve"> </w:delText>
            </w:r>
            <w:r w:rsidRPr="001806F3" w:rsidDel="006E7A6D">
              <w:rPr>
                <w:rStyle w:val="Hyperlink"/>
                <w:rFonts w:hint="cs"/>
                <w:b w:val="0"/>
                <w:bCs w:val="0"/>
                <w:i/>
                <w:sz w:val="32"/>
                <w:szCs w:val="32"/>
                <w:rtl/>
                <w:rPrChange w:id="322" w:author="Arash Tighbor" w:date="2016-02-02T11:30:00Z">
                  <w:rPr>
                    <w:rStyle w:val="Hyperlink"/>
                    <w:rFonts w:hint="cs"/>
                    <w:b w:val="0"/>
                    <w:bCs w:val="0"/>
                    <w:i/>
                    <w:noProof/>
                    <w:sz w:val="16"/>
                    <w:szCs w:val="20"/>
                    <w:rtl/>
                  </w:rPr>
                </w:rPrChange>
              </w:rPr>
              <w:delText>نصب</w:delText>
            </w:r>
            <w:r w:rsidRPr="001806F3" w:rsidDel="006E7A6D">
              <w:rPr>
                <w:rStyle w:val="Hyperlink"/>
                <w:b w:val="0"/>
                <w:bCs w:val="0"/>
                <w:i/>
                <w:sz w:val="32"/>
                <w:szCs w:val="32"/>
                <w:rtl/>
                <w:rPrChange w:id="323" w:author="Arash Tighbor" w:date="2016-02-02T11:30:00Z">
                  <w:rPr>
                    <w:rStyle w:val="Hyperlink"/>
                    <w:b w:val="0"/>
                    <w:bCs w:val="0"/>
                    <w:i/>
                    <w:noProof/>
                    <w:sz w:val="16"/>
                    <w:szCs w:val="20"/>
                    <w:rtl/>
                  </w:rPr>
                </w:rPrChange>
              </w:rPr>
              <w:delText xml:space="preserve"> </w:delText>
            </w:r>
            <w:r w:rsidRPr="001806F3" w:rsidDel="006E7A6D">
              <w:rPr>
                <w:rStyle w:val="Hyperlink"/>
                <w:rFonts w:hint="cs"/>
                <w:b w:val="0"/>
                <w:bCs w:val="0"/>
                <w:i/>
                <w:sz w:val="32"/>
                <w:szCs w:val="32"/>
                <w:rtl/>
                <w:rPrChange w:id="324" w:author="Arash Tighbor" w:date="2016-02-02T11:30:00Z">
                  <w:rPr>
                    <w:rStyle w:val="Hyperlink"/>
                    <w:rFonts w:hint="cs"/>
                    <w:b w:val="0"/>
                    <w:bCs w:val="0"/>
                    <w:i/>
                    <w:noProof/>
                    <w:sz w:val="16"/>
                    <w:szCs w:val="20"/>
                    <w:rtl/>
                  </w:rPr>
                </w:rPrChange>
              </w:rPr>
              <w:delText>و</w:delText>
            </w:r>
            <w:r w:rsidRPr="001806F3" w:rsidDel="006E7A6D">
              <w:rPr>
                <w:rStyle w:val="Hyperlink"/>
                <w:b w:val="0"/>
                <w:bCs w:val="0"/>
                <w:i/>
                <w:sz w:val="32"/>
                <w:szCs w:val="32"/>
                <w:rtl/>
                <w:rPrChange w:id="325" w:author="Arash Tighbor" w:date="2016-02-02T11:30:00Z">
                  <w:rPr>
                    <w:rStyle w:val="Hyperlink"/>
                    <w:b w:val="0"/>
                    <w:bCs w:val="0"/>
                    <w:i/>
                    <w:noProof/>
                    <w:sz w:val="16"/>
                    <w:szCs w:val="20"/>
                    <w:rtl/>
                  </w:rPr>
                </w:rPrChange>
              </w:rPr>
              <w:delText xml:space="preserve"> </w:delText>
            </w:r>
            <w:r w:rsidRPr="001806F3" w:rsidDel="006E7A6D">
              <w:rPr>
                <w:rStyle w:val="Hyperlink"/>
                <w:rFonts w:hint="cs"/>
                <w:b w:val="0"/>
                <w:bCs w:val="0"/>
                <w:i/>
                <w:sz w:val="32"/>
                <w:szCs w:val="32"/>
                <w:rtl/>
                <w:rPrChange w:id="326" w:author="Arash Tighbor" w:date="2016-02-02T11:30:00Z">
                  <w:rPr>
                    <w:rStyle w:val="Hyperlink"/>
                    <w:rFonts w:hint="cs"/>
                    <w:b w:val="0"/>
                    <w:bCs w:val="0"/>
                    <w:i/>
                    <w:noProof/>
                    <w:sz w:val="16"/>
                    <w:szCs w:val="20"/>
                    <w:rtl/>
                  </w:rPr>
                </w:rPrChange>
              </w:rPr>
              <w:delText>راه</w:delText>
            </w:r>
            <w:r w:rsidRPr="001806F3" w:rsidDel="006E7A6D">
              <w:rPr>
                <w:rStyle w:val="Hyperlink"/>
                <w:b w:val="0"/>
                <w:bCs w:val="0"/>
                <w:i/>
                <w:sz w:val="32"/>
                <w:szCs w:val="32"/>
                <w:rtl/>
                <w:rPrChange w:id="327" w:author="Arash Tighbor" w:date="2016-02-02T11:30:00Z">
                  <w:rPr>
                    <w:rStyle w:val="Hyperlink"/>
                    <w:b w:val="0"/>
                    <w:bCs w:val="0"/>
                    <w:i/>
                    <w:noProof/>
                    <w:sz w:val="16"/>
                    <w:szCs w:val="20"/>
                    <w:rtl/>
                  </w:rPr>
                </w:rPrChange>
              </w:rPr>
              <w:delText xml:space="preserve"> </w:delText>
            </w:r>
            <w:r w:rsidRPr="001806F3" w:rsidDel="006E7A6D">
              <w:rPr>
                <w:rStyle w:val="Hyperlink"/>
                <w:rFonts w:hint="cs"/>
                <w:b w:val="0"/>
                <w:bCs w:val="0"/>
                <w:i/>
                <w:sz w:val="32"/>
                <w:szCs w:val="32"/>
                <w:rtl/>
                <w:rPrChange w:id="328" w:author="Arash Tighbor" w:date="2016-02-02T11:30:00Z">
                  <w:rPr>
                    <w:rStyle w:val="Hyperlink"/>
                    <w:rFonts w:hint="cs"/>
                    <w:b w:val="0"/>
                    <w:bCs w:val="0"/>
                    <w:i/>
                    <w:noProof/>
                    <w:sz w:val="16"/>
                    <w:szCs w:val="20"/>
                    <w:rtl/>
                  </w:rPr>
                </w:rPrChange>
              </w:rPr>
              <w:delText>اندازی</w:delText>
            </w:r>
            <w:r w:rsidRPr="001806F3" w:rsidDel="006E7A6D">
              <w:rPr>
                <w:rStyle w:val="Hyperlink"/>
                <w:b w:val="0"/>
                <w:bCs w:val="0"/>
                <w:i/>
                <w:sz w:val="32"/>
                <w:szCs w:val="32"/>
                <w:rtl/>
                <w:rPrChange w:id="329" w:author="Arash Tighbor" w:date="2016-02-02T11:30:00Z">
                  <w:rPr>
                    <w:rStyle w:val="Hyperlink"/>
                    <w:b w:val="0"/>
                    <w:bCs w:val="0"/>
                    <w:i/>
                    <w:noProof/>
                    <w:sz w:val="16"/>
                    <w:szCs w:val="20"/>
                    <w:rtl/>
                  </w:rPr>
                </w:rPrChange>
              </w:rPr>
              <w:delText xml:space="preserve"> </w:delText>
            </w:r>
            <w:r w:rsidRPr="001806F3" w:rsidDel="006E7A6D">
              <w:rPr>
                <w:rStyle w:val="Hyperlink"/>
                <w:rFonts w:hint="cs"/>
                <w:b w:val="0"/>
                <w:bCs w:val="0"/>
                <w:i/>
                <w:sz w:val="32"/>
                <w:szCs w:val="32"/>
                <w:rtl/>
                <w:rPrChange w:id="330" w:author="Arash Tighbor" w:date="2016-02-02T11:30:00Z">
                  <w:rPr>
                    <w:rStyle w:val="Hyperlink"/>
                    <w:rFonts w:hint="cs"/>
                    <w:b w:val="0"/>
                    <w:bCs w:val="0"/>
                    <w:i/>
                    <w:noProof/>
                    <w:sz w:val="16"/>
                    <w:szCs w:val="20"/>
                    <w:rtl/>
                  </w:rPr>
                </w:rPrChange>
              </w:rPr>
              <w:delText>اسپیکر</w:delText>
            </w:r>
            <w:r w:rsidRPr="001806F3" w:rsidDel="006E7A6D">
              <w:rPr>
                <w:rStyle w:val="Hyperlink"/>
                <w:b w:val="0"/>
                <w:bCs w:val="0"/>
                <w:i/>
                <w:sz w:val="32"/>
                <w:szCs w:val="32"/>
                <w:rtl/>
                <w:rPrChange w:id="331" w:author="Arash Tighbor" w:date="2016-02-02T11:30:00Z">
                  <w:rPr>
                    <w:rStyle w:val="Hyperlink"/>
                    <w:b w:val="0"/>
                    <w:bCs w:val="0"/>
                    <w:i/>
                    <w:noProof/>
                    <w:sz w:val="16"/>
                    <w:szCs w:val="20"/>
                    <w:rtl/>
                  </w:rPr>
                </w:rPrChange>
              </w:rPr>
              <w:delText xml:space="preserve"> </w:delText>
            </w:r>
            <w:r w:rsidRPr="001806F3" w:rsidDel="006E7A6D">
              <w:rPr>
                <w:rStyle w:val="Hyperlink"/>
                <w:rFonts w:hint="cs"/>
                <w:b w:val="0"/>
                <w:bCs w:val="0"/>
                <w:i/>
                <w:sz w:val="32"/>
                <w:szCs w:val="32"/>
                <w:rtl/>
                <w:rPrChange w:id="332" w:author="Arash Tighbor" w:date="2016-02-02T11:30:00Z">
                  <w:rPr>
                    <w:rStyle w:val="Hyperlink"/>
                    <w:rFonts w:hint="cs"/>
                    <w:b w:val="0"/>
                    <w:bCs w:val="0"/>
                    <w:i/>
                    <w:noProof/>
                    <w:sz w:val="16"/>
                    <w:szCs w:val="20"/>
                    <w:rtl/>
                  </w:rPr>
                </w:rPrChange>
              </w:rPr>
              <w:delText>در</w:delText>
            </w:r>
            <w:r w:rsidRPr="001806F3" w:rsidDel="006E7A6D">
              <w:rPr>
                <w:rStyle w:val="Hyperlink"/>
                <w:b w:val="0"/>
                <w:bCs w:val="0"/>
                <w:i/>
                <w:sz w:val="32"/>
                <w:szCs w:val="32"/>
                <w:rtl/>
                <w:rPrChange w:id="333" w:author="Arash Tighbor" w:date="2016-02-02T11:30:00Z">
                  <w:rPr>
                    <w:rStyle w:val="Hyperlink"/>
                    <w:b w:val="0"/>
                    <w:bCs w:val="0"/>
                    <w:i/>
                    <w:noProof/>
                    <w:sz w:val="16"/>
                    <w:szCs w:val="20"/>
                    <w:rtl/>
                  </w:rPr>
                </w:rPrChange>
              </w:rPr>
              <w:delText xml:space="preserve"> </w:delText>
            </w:r>
            <w:r w:rsidRPr="001806F3" w:rsidDel="006E7A6D">
              <w:rPr>
                <w:rStyle w:val="Hyperlink"/>
                <w:rFonts w:hint="cs"/>
                <w:b w:val="0"/>
                <w:bCs w:val="0"/>
                <w:i/>
                <w:sz w:val="32"/>
                <w:szCs w:val="32"/>
                <w:rtl/>
                <w:rPrChange w:id="334" w:author="Arash Tighbor" w:date="2016-02-02T11:30:00Z">
                  <w:rPr>
                    <w:rStyle w:val="Hyperlink"/>
                    <w:rFonts w:hint="cs"/>
                    <w:b w:val="0"/>
                    <w:bCs w:val="0"/>
                    <w:i/>
                    <w:noProof/>
                    <w:sz w:val="16"/>
                    <w:szCs w:val="20"/>
                    <w:rtl/>
                  </w:rPr>
                </w:rPrChange>
              </w:rPr>
              <w:delText>خودپرداز</w:delText>
            </w:r>
            <w:r w:rsidRPr="001806F3" w:rsidDel="006E7A6D">
              <w:rPr>
                <w:rStyle w:val="Hyperlink"/>
                <w:b w:val="0"/>
                <w:bCs w:val="0"/>
                <w:i/>
                <w:sz w:val="32"/>
                <w:szCs w:val="32"/>
                <w:rtl/>
                <w:rPrChange w:id="335" w:author="Arash Tighbor" w:date="2016-02-02T11:30:00Z">
                  <w:rPr>
                    <w:rStyle w:val="Hyperlink"/>
                    <w:b w:val="0"/>
                    <w:bCs w:val="0"/>
                    <w:i/>
                    <w:noProof/>
                    <w:sz w:val="16"/>
                    <w:szCs w:val="20"/>
                    <w:rtl/>
                  </w:rPr>
                </w:rPrChange>
              </w:rPr>
              <w:delText xml:space="preserve"> </w:delText>
            </w:r>
            <w:r w:rsidRPr="001806F3" w:rsidDel="006E7A6D">
              <w:rPr>
                <w:rStyle w:val="Hyperlink"/>
                <w:b w:val="0"/>
                <w:bCs w:val="0"/>
                <w:i/>
                <w:sz w:val="32"/>
                <w:szCs w:val="32"/>
                <w:rPrChange w:id="336" w:author="Arash Tighbor" w:date="2016-02-02T11:30:00Z">
                  <w:rPr>
                    <w:rStyle w:val="Hyperlink"/>
                    <w:b w:val="0"/>
                    <w:bCs w:val="0"/>
                    <w:i/>
                    <w:noProof/>
                    <w:sz w:val="16"/>
                    <w:szCs w:val="20"/>
                  </w:rPr>
                </w:rPrChange>
              </w:rPr>
              <w:delText>NCR 5875</w:delText>
            </w:r>
            <w:r w:rsidRPr="001806F3" w:rsidDel="006E7A6D">
              <w:rPr>
                <w:b w:val="0"/>
                <w:bCs w:val="0"/>
                <w:i/>
                <w:webHidden/>
                <w:sz w:val="32"/>
                <w:szCs w:val="32"/>
                <w:rtl/>
                <w:rPrChange w:id="337" w:author="Arash Tighbor" w:date="2016-02-02T11:30:00Z">
                  <w:rPr>
                    <w:b w:val="0"/>
                    <w:bCs w:val="0"/>
                    <w:i/>
                    <w:noProof/>
                    <w:webHidden/>
                    <w:sz w:val="16"/>
                    <w:szCs w:val="20"/>
                    <w:rtl/>
                  </w:rPr>
                </w:rPrChange>
              </w:rPr>
              <w:tab/>
              <w:delText>1</w:delText>
            </w:r>
          </w:del>
        </w:p>
        <w:p w:rsidR="00BE08CA" w:rsidRPr="001806F3" w:rsidDel="006E7A6D" w:rsidRDefault="00BE08CA">
          <w:pPr>
            <w:pStyle w:val="TOC2"/>
            <w:tabs>
              <w:tab w:val="right" w:leader="dot" w:pos="9578"/>
            </w:tabs>
            <w:spacing w:line="180" w:lineRule="atLeast"/>
            <w:rPr>
              <w:del w:id="338" w:author="Arash Tighbor" w:date="2016-01-30T10:43:00Z"/>
              <w:rFonts w:eastAsiaTheme="minorEastAsia" w:cs="B Nazanin"/>
              <w:i w:val="0"/>
              <w:iCs w:val="0"/>
              <w:noProof/>
              <w:sz w:val="24"/>
              <w:rtl/>
              <w:rPrChange w:id="339" w:author="Arash Tighbor" w:date="2016-02-02T11:30:00Z">
                <w:rPr>
                  <w:del w:id="340" w:author="Arash Tighbor" w:date="2016-01-30T10:43:00Z"/>
                  <w:rFonts w:eastAsiaTheme="minorEastAsia" w:cstheme="minorBidi"/>
                  <w:i w:val="0"/>
                  <w:iCs w:val="0"/>
                  <w:noProof/>
                  <w:sz w:val="22"/>
                  <w:szCs w:val="22"/>
                  <w:rtl/>
                </w:rPr>
              </w:rPrChange>
            </w:rPr>
            <w:pPrChange w:id="341" w:author="Arash Tighbor" w:date="2016-01-30T10:46:00Z">
              <w:pPr>
                <w:pStyle w:val="TOC2"/>
                <w:tabs>
                  <w:tab w:val="right" w:leader="dot" w:pos="9578"/>
                </w:tabs>
              </w:pPr>
            </w:pPrChange>
          </w:pPr>
          <w:del w:id="342" w:author="Arash Tighbor" w:date="2016-01-30T10:43:00Z">
            <w:r w:rsidRPr="001806F3" w:rsidDel="006E7A6D">
              <w:rPr>
                <w:rStyle w:val="Hyperlink"/>
                <w:rFonts w:cs="B Nazanin" w:hint="cs"/>
                <w:iCs w:val="0"/>
                <w:noProof/>
                <w:sz w:val="32"/>
                <w:szCs w:val="32"/>
                <w:rtl/>
                <w:rPrChange w:id="343" w:author="Arash Tighbor" w:date="2016-02-02T11:30:00Z">
                  <w:rPr>
                    <w:rStyle w:val="Hyperlink"/>
                    <w:rFonts w:hint="cs"/>
                    <w:iCs w:val="0"/>
                    <w:noProof/>
                    <w:rtl/>
                  </w:rPr>
                </w:rPrChange>
              </w:rPr>
              <w:delText>اطلاعات</w:delText>
            </w:r>
            <w:r w:rsidRPr="001806F3" w:rsidDel="006E7A6D">
              <w:rPr>
                <w:rStyle w:val="Hyperlink"/>
                <w:rFonts w:cs="B Nazanin"/>
                <w:iCs w:val="0"/>
                <w:noProof/>
                <w:sz w:val="32"/>
                <w:szCs w:val="32"/>
                <w:rtl/>
                <w:rPrChange w:id="344" w:author="Arash Tighbor" w:date="2016-02-02T11:30:00Z">
                  <w:rPr>
                    <w:rStyle w:val="Hyperlink"/>
                    <w:iCs w:val="0"/>
                    <w:noProof/>
                    <w:rtl/>
                  </w:rPr>
                </w:rPrChange>
              </w:rPr>
              <w:delText xml:space="preserve"> </w:delText>
            </w:r>
            <w:r w:rsidRPr="001806F3" w:rsidDel="006E7A6D">
              <w:rPr>
                <w:rStyle w:val="Hyperlink"/>
                <w:rFonts w:cs="B Nazanin" w:hint="cs"/>
                <w:iCs w:val="0"/>
                <w:noProof/>
                <w:sz w:val="32"/>
                <w:szCs w:val="32"/>
                <w:rtl/>
                <w:rPrChange w:id="345" w:author="Arash Tighbor" w:date="2016-02-02T11:30:00Z">
                  <w:rPr>
                    <w:rStyle w:val="Hyperlink"/>
                    <w:rFonts w:hint="cs"/>
                    <w:iCs w:val="0"/>
                    <w:noProof/>
                    <w:rtl/>
                  </w:rPr>
                </w:rPrChange>
              </w:rPr>
              <w:delText>عمومی</w:delText>
            </w:r>
            <w:r w:rsidRPr="001806F3" w:rsidDel="006E7A6D">
              <w:rPr>
                <w:rFonts w:cs="B Nazanin"/>
                <w:iCs w:val="0"/>
                <w:noProof/>
                <w:webHidden/>
                <w:sz w:val="32"/>
                <w:szCs w:val="32"/>
                <w:rtl/>
                <w:rPrChange w:id="346" w:author="Arash Tighbor" w:date="2016-02-02T11:30:00Z">
                  <w:rPr>
                    <w:iCs w:val="0"/>
                    <w:noProof/>
                    <w:webHidden/>
                    <w:rtl/>
                  </w:rPr>
                </w:rPrChange>
              </w:rPr>
              <w:tab/>
              <w:delText>1</w:delText>
            </w:r>
          </w:del>
        </w:p>
        <w:p w:rsidR="00BE08CA" w:rsidRPr="001806F3" w:rsidDel="006E7A6D" w:rsidRDefault="00BE08CA">
          <w:pPr>
            <w:pStyle w:val="TOC2"/>
            <w:tabs>
              <w:tab w:val="right" w:leader="dot" w:pos="9578"/>
            </w:tabs>
            <w:spacing w:line="180" w:lineRule="atLeast"/>
            <w:rPr>
              <w:del w:id="347" w:author="Arash Tighbor" w:date="2016-01-30T10:43:00Z"/>
              <w:rFonts w:eastAsiaTheme="minorEastAsia" w:cs="B Nazanin"/>
              <w:i w:val="0"/>
              <w:iCs w:val="0"/>
              <w:noProof/>
              <w:sz w:val="24"/>
              <w:rtl/>
              <w:rPrChange w:id="348" w:author="Arash Tighbor" w:date="2016-02-02T11:30:00Z">
                <w:rPr>
                  <w:del w:id="349" w:author="Arash Tighbor" w:date="2016-01-30T10:43:00Z"/>
                  <w:rFonts w:eastAsiaTheme="minorEastAsia" w:cstheme="minorBidi"/>
                  <w:i w:val="0"/>
                  <w:iCs w:val="0"/>
                  <w:noProof/>
                  <w:sz w:val="22"/>
                  <w:szCs w:val="22"/>
                  <w:rtl/>
                </w:rPr>
              </w:rPrChange>
            </w:rPr>
            <w:pPrChange w:id="350" w:author="Arash Tighbor" w:date="2016-01-30T10:46:00Z">
              <w:pPr>
                <w:pStyle w:val="TOC2"/>
                <w:tabs>
                  <w:tab w:val="right" w:leader="dot" w:pos="9578"/>
                </w:tabs>
              </w:pPr>
            </w:pPrChange>
          </w:pPr>
          <w:del w:id="351" w:author="Arash Tighbor" w:date="2016-01-30T10:43:00Z">
            <w:r w:rsidRPr="001806F3" w:rsidDel="006E7A6D">
              <w:rPr>
                <w:rStyle w:val="Hyperlink"/>
                <w:rFonts w:cs="B Nazanin" w:hint="cs"/>
                <w:iCs w:val="0"/>
                <w:noProof/>
                <w:sz w:val="32"/>
                <w:szCs w:val="32"/>
                <w:rtl/>
                <w:rPrChange w:id="352" w:author="Arash Tighbor" w:date="2016-02-02T11:30:00Z">
                  <w:rPr>
                    <w:rStyle w:val="Hyperlink"/>
                    <w:rFonts w:hint="cs"/>
                    <w:iCs w:val="0"/>
                    <w:noProof/>
                    <w:rtl/>
                  </w:rPr>
                </w:rPrChange>
              </w:rPr>
              <w:delText>اطلاعات</w:delText>
            </w:r>
            <w:r w:rsidRPr="001806F3" w:rsidDel="006E7A6D">
              <w:rPr>
                <w:rStyle w:val="Hyperlink"/>
                <w:rFonts w:cs="B Nazanin"/>
                <w:iCs w:val="0"/>
                <w:noProof/>
                <w:sz w:val="32"/>
                <w:szCs w:val="32"/>
                <w:rtl/>
                <w:rPrChange w:id="353" w:author="Arash Tighbor" w:date="2016-02-02T11:30:00Z">
                  <w:rPr>
                    <w:rStyle w:val="Hyperlink"/>
                    <w:iCs w:val="0"/>
                    <w:noProof/>
                    <w:rtl/>
                  </w:rPr>
                </w:rPrChange>
              </w:rPr>
              <w:delText xml:space="preserve"> </w:delText>
            </w:r>
            <w:r w:rsidRPr="001806F3" w:rsidDel="006E7A6D">
              <w:rPr>
                <w:rStyle w:val="Hyperlink"/>
                <w:rFonts w:cs="B Nazanin" w:hint="cs"/>
                <w:iCs w:val="0"/>
                <w:noProof/>
                <w:sz w:val="32"/>
                <w:szCs w:val="32"/>
                <w:rtl/>
                <w:rPrChange w:id="354" w:author="Arash Tighbor" w:date="2016-02-02T11:30:00Z">
                  <w:rPr>
                    <w:rStyle w:val="Hyperlink"/>
                    <w:rFonts w:hint="cs"/>
                    <w:iCs w:val="0"/>
                    <w:noProof/>
                    <w:rtl/>
                  </w:rPr>
                </w:rPrChange>
              </w:rPr>
              <w:delText>تخصصی</w:delText>
            </w:r>
            <w:r w:rsidRPr="001806F3" w:rsidDel="006E7A6D">
              <w:rPr>
                <w:rFonts w:cs="B Nazanin"/>
                <w:iCs w:val="0"/>
                <w:noProof/>
                <w:webHidden/>
                <w:sz w:val="32"/>
                <w:szCs w:val="32"/>
                <w:rtl/>
                <w:rPrChange w:id="355" w:author="Arash Tighbor" w:date="2016-02-02T11:30:00Z">
                  <w:rPr>
                    <w:iCs w:val="0"/>
                    <w:noProof/>
                    <w:webHidden/>
                    <w:rtl/>
                  </w:rPr>
                </w:rPrChange>
              </w:rPr>
              <w:tab/>
              <w:delText>1</w:delText>
            </w:r>
          </w:del>
        </w:p>
        <w:p w:rsidR="00BE08CA" w:rsidRPr="001806F3" w:rsidDel="006E7A6D" w:rsidRDefault="00BE08CA">
          <w:pPr>
            <w:pStyle w:val="TOC3"/>
            <w:tabs>
              <w:tab w:val="right" w:leader="dot" w:pos="9578"/>
            </w:tabs>
            <w:spacing w:line="180" w:lineRule="atLeast"/>
            <w:rPr>
              <w:del w:id="356" w:author="Arash Tighbor" w:date="2016-01-30T10:43:00Z"/>
              <w:rFonts w:eastAsiaTheme="minorEastAsia" w:cs="B Nazanin"/>
              <w:noProof/>
              <w:sz w:val="24"/>
              <w:rtl/>
              <w:rPrChange w:id="357" w:author="Arash Tighbor" w:date="2016-02-02T11:30:00Z">
                <w:rPr>
                  <w:del w:id="358" w:author="Arash Tighbor" w:date="2016-01-30T10:43:00Z"/>
                  <w:rFonts w:eastAsiaTheme="minorEastAsia" w:cstheme="minorBidi"/>
                  <w:noProof/>
                  <w:sz w:val="22"/>
                  <w:szCs w:val="22"/>
                  <w:rtl/>
                </w:rPr>
              </w:rPrChange>
            </w:rPr>
            <w:pPrChange w:id="359" w:author="Arash Tighbor" w:date="2016-01-30T10:46:00Z">
              <w:pPr>
                <w:pStyle w:val="TOC3"/>
                <w:tabs>
                  <w:tab w:val="right" w:leader="dot" w:pos="9578"/>
                </w:tabs>
              </w:pPr>
            </w:pPrChange>
          </w:pPr>
          <w:del w:id="360" w:author="Arash Tighbor" w:date="2016-01-30T10:43:00Z">
            <w:r w:rsidRPr="001806F3" w:rsidDel="006E7A6D">
              <w:rPr>
                <w:rStyle w:val="Hyperlink"/>
                <w:rFonts w:cs="B Nazanin"/>
                <w:i/>
                <w:noProof/>
                <w:sz w:val="32"/>
                <w:szCs w:val="32"/>
                <w:rPrChange w:id="361" w:author="Arash Tighbor" w:date="2016-02-02T11:30:00Z">
                  <w:rPr>
                    <w:rStyle w:val="Hyperlink"/>
                    <w:i/>
                    <w:noProof/>
                  </w:rPr>
                </w:rPrChange>
              </w:rPr>
              <w:delText>PC</w:delText>
            </w:r>
            <w:r w:rsidRPr="001806F3" w:rsidDel="006E7A6D">
              <w:rPr>
                <w:rFonts w:cs="B Nazanin"/>
                <w:i/>
                <w:noProof/>
                <w:webHidden/>
                <w:sz w:val="32"/>
                <w:szCs w:val="32"/>
                <w:rtl/>
                <w:rPrChange w:id="362" w:author="Arash Tighbor" w:date="2016-02-02T11:30:00Z">
                  <w:rPr>
                    <w:i/>
                    <w:noProof/>
                    <w:webHidden/>
                    <w:rtl/>
                  </w:rPr>
                </w:rPrChange>
              </w:rPr>
              <w:tab/>
              <w:delText>1</w:delText>
            </w:r>
          </w:del>
        </w:p>
        <w:p w:rsidR="00BE08CA" w:rsidRPr="001806F3" w:rsidDel="006E7A6D" w:rsidRDefault="00BE08CA">
          <w:pPr>
            <w:pStyle w:val="TOC3"/>
            <w:tabs>
              <w:tab w:val="right" w:leader="dot" w:pos="9578"/>
            </w:tabs>
            <w:spacing w:line="180" w:lineRule="atLeast"/>
            <w:rPr>
              <w:del w:id="363" w:author="Arash Tighbor" w:date="2016-01-30T10:43:00Z"/>
              <w:rFonts w:eastAsiaTheme="minorEastAsia" w:cs="B Nazanin"/>
              <w:noProof/>
              <w:sz w:val="24"/>
              <w:rtl/>
              <w:rPrChange w:id="364" w:author="Arash Tighbor" w:date="2016-02-02T11:30:00Z">
                <w:rPr>
                  <w:del w:id="365" w:author="Arash Tighbor" w:date="2016-01-30T10:43:00Z"/>
                  <w:rFonts w:eastAsiaTheme="minorEastAsia" w:cstheme="minorBidi"/>
                  <w:noProof/>
                  <w:sz w:val="22"/>
                  <w:szCs w:val="22"/>
                  <w:rtl/>
                </w:rPr>
              </w:rPrChange>
            </w:rPr>
            <w:pPrChange w:id="366" w:author="Arash Tighbor" w:date="2016-01-30T10:46:00Z">
              <w:pPr>
                <w:pStyle w:val="TOC3"/>
                <w:tabs>
                  <w:tab w:val="right" w:leader="dot" w:pos="9578"/>
                </w:tabs>
              </w:pPr>
            </w:pPrChange>
          </w:pPr>
          <w:del w:id="367" w:author="Arash Tighbor" w:date="2016-01-30T10:43:00Z">
            <w:r w:rsidRPr="001806F3" w:rsidDel="006E7A6D">
              <w:rPr>
                <w:rStyle w:val="Hyperlink"/>
                <w:rFonts w:cs="B Nazanin"/>
                <w:i/>
                <w:noProof/>
                <w:sz w:val="32"/>
                <w:szCs w:val="32"/>
                <w:rPrChange w:id="368" w:author="Arash Tighbor" w:date="2016-02-02T11:30:00Z">
                  <w:rPr>
                    <w:rStyle w:val="Hyperlink"/>
                    <w:i/>
                    <w:noProof/>
                  </w:rPr>
                </w:rPrChange>
              </w:rPr>
              <w:delText>AMPLIFIRE</w:delText>
            </w:r>
            <w:r w:rsidRPr="001806F3" w:rsidDel="006E7A6D">
              <w:rPr>
                <w:rFonts w:cs="B Nazanin"/>
                <w:i/>
                <w:noProof/>
                <w:webHidden/>
                <w:sz w:val="32"/>
                <w:szCs w:val="32"/>
                <w:rtl/>
                <w:rPrChange w:id="369" w:author="Arash Tighbor" w:date="2016-02-02T11:30:00Z">
                  <w:rPr>
                    <w:i/>
                    <w:noProof/>
                    <w:webHidden/>
                    <w:rtl/>
                  </w:rPr>
                </w:rPrChange>
              </w:rPr>
              <w:tab/>
              <w:delText>2</w:delText>
            </w:r>
          </w:del>
        </w:p>
        <w:p w:rsidR="00BE08CA" w:rsidRPr="001806F3" w:rsidDel="006E7A6D" w:rsidRDefault="00BE08CA">
          <w:pPr>
            <w:pStyle w:val="TOC3"/>
            <w:tabs>
              <w:tab w:val="right" w:leader="dot" w:pos="9578"/>
            </w:tabs>
            <w:spacing w:line="180" w:lineRule="atLeast"/>
            <w:rPr>
              <w:del w:id="370" w:author="Arash Tighbor" w:date="2016-01-30T10:43:00Z"/>
              <w:rFonts w:eastAsiaTheme="minorEastAsia" w:cs="B Nazanin"/>
              <w:noProof/>
              <w:sz w:val="24"/>
              <w:rtl/>
              <w:rPrChange w:id="371" w:author="Arash Tighbor" w:date="2016-02-02T11:30:00Z">
                <w:rPr>
                  <w:del w:id="372" w:author="Arash Tighbor" w:date="2016-01-30T10:43:00Z"/>
                  <w:rFonts w:eastAsiaTheme="minorEastAsia" w:cstheme="minorBidi"/>
                  <w:noProof/>
                  <w:sz w:val="22"/>
                  <w:szCs w:val="22"/>
                  <w:rtl/>
                </w:rPr>
              </w:rPrChange>
            </w:rPr>
            <w:pPrChange w:id="373" w:author="Arash Tighbor" w:date="2016-01-30T10:46:00Z">
              <w:pPr>
                <w:pStyle w:val="TOC3"/>
                <w:tabs>
                  <w:tab w:val="right" w:leader="dot" w:pos="9578"/>
                </w:tabs>
              </w:pPr>
            </w:pPrChange>
          </w:pPr>
          <w:del w:id="374" w:author="Arash Tighbor" w:date="2016-01-30T10:43:00Z">
            <w:r w:rsidRPr="001806F3" w:rsidDel="006E7A6D">
              <w:rPr>
                <w:rStyle w:val="Hyperlink"/>
                <w:rFonts w:cs="B Nazanin"/>
                <w:i/>
                <w:noProof/>
                <w:sz w:val="32"/>
                <w:szCs w:val="32"/>
                <w:rPrChange w:id="375" w:author="Arash Tighbor" w:date="2016-02-02T11:30:00Z">
                  <w:rPr>
                    <w:rStyle w:val="Hyperlink"/>
                    <w:i/>
                    <w:noProof/>
                  </w:rPr>
                </w:rPrChange>
              </w:rPr>
              <w:lastRenderedPageBreak/>
              <w:delText>SPEAKER</w:delText>
            </w:r>
            <w:r w:rsidRPr="001806F3" w:rsidDel="006E7A6D">
              <w:rPr>
                <w:rFonts w:cs="B Nazanin"/>
                <w:i/>
                <w:noProof/>
                <w:webHidden/>
                <w:sz w:val="32"/>
                <w:szCs w:val="32"/>
                <w:rtl/>
                <w:rPrChange w:id="376" w:author="Arash Tighbor" w:date="2016-02-02T11:30:00Z">
                  <w:rPr>
                    <w:i/>
                    <w:noProof/>
                    <w:webHidden/>
                    <w:rtl/>
                  </w:rPr>
                </w:rPrChange>
              </w:rPr>
              <w:tab/>
              <w:delText>2</w:delText>
            </w:r>
          </w:del>
        </w:p>
        <w:p w:rsidR="00BE08CA" w:rsidRPr="001806F3" w:rsidDel="006E7A6D" w:rsidRDefault="00BE08CA">
          <w:pPr>
            <w:pStyle w:val="TOC2"/>
            <w:tabs>
              <w:tab w:val="right" w:leader="dot" w:pos="9578"/>
            </w:tabs>
            <w:spacing w:line="180" w:lineRule="atLeast"/>
            <w:rPr>
              <w:del w:id="377" w:author="Arash Tighbor" w:date="2016-01-30T10:43:00Z"/>
              <w:rFonts w:eastAsiaTheme="minorEastAsia" w:cs="B Nazanin"/>
              <w:i w:val="0"/>
              <w:iCs w:val="0"/>
              <w:noProof/>
              <w:sz w:val="24"/>
              <w:rtl/>
              <w:rPrChange w:id="378" w:author="Arash Tighbor" w:date="2016-02-02T11:30:00Z">
                <w:rPr>
                  <w:del w:id="379" w:author="Arash Tighbor" w:date="2016-01-30T10:43:00Z"/>
                  <w:rFonts w:eastAsiaTheme="minorEastAsia" w:cstheme="minorBidi"/>
                  <w:i w:val="0"/>
                  <w:iCs w:val="0"/>
                  <w:noProof/>
                  <w:sz w:val="22"/>
                  <w:szCs w:val="22"/>
                  <w:rtl/>
                </w:rPr>
              </w:rPrChange>
            </w:rPr>
            <w:pPrChange w:id="380" w:author="Arash Tighbor" w:date="2016-01-30T10:46:00Z">
              <w:pPr>
                <w:pStyle w:val="TOC2"/>
                <w:tabs>
                  <w:tab w:val="right" w:leader="dot" w:pos="9578"/>
                </w:tabs>
              </w:pPr>
            </w:pPrChange>
          </w:pPr>
          <w:del w:id="381" w:author="Arash Tighbor" w:date="2016-01-30T10:43:00Z">
            <w:r w:rsidRPr="001806F3" w:rsidDel="006E7A6D">
              <w:rPr>
                <w:rStyle w:val="Hyperlink"/>
                <w:rFonts w:cs="B Nazanin" w:hint="cs"/>
                <w:iCs w:val="0"/>
                <w:noProof/>
                <w:sz w:val="32"/>
                <w:szCs w:val="32"/>
                <w:rtl/>
                <w:rPrChange w:id="382" w:author="Arash Tighbor" w:date="2016-02-02T11:30:00Z">
                  <w:rPr>
                    <w:rStyle w:val="Hyperlink"/>
                    <w:rFonts w:hint="cs"/>
                    <w:iCs w:val="0"/>
                    <w:noProof/>
                    <w:rtl/>
                  </w:rPr>
                </w:rPrChange>
              </w:rPr>
              <w:delText>جریان</w:delText>
            </w:r>
            <w:r w:rsidRPr="001806F3" w:rsidDel="006E7A6D">
              <w:rPr>
                <w:rStyle w:val="Hyperlink"/>
                <w:rFonts w:cs="B Nazanin"/>
                <w:iCs w:val="0"/>
                <w:noProof/>
                <w:sz w:val="32"/>
                <w:szCs w:val="32"/>
                <w:rtl/>
                <w:rPrChange w:id="383" w:author="Arash Tighbor" w:date="2016-02-02T11:30:00Z">
                  <w:rPr>
                    <w:rStyle w:val="Hyperlink"/>
                    <w:iCs w:val="0"/>
                    <w:noProof/>
                    <w:rtl/>
                  </w:rPr>
                </w:rPrChange>
              </w:rPr>
              <w:delText xml:space="preserve"> </w:delText>
            </w:r>
            <w:r w:rsidRPr="001806F3" w:rsidDel="006E7A6D">
              <w:rPr>
                <w:rStyle w:val="Hyperlink"/>
                <w:rFonts w:cs="B Nazanin" w:hint="cs"/>
                <w:iCs w:val="0"/>
                <w:noProof/>
                <w:sz w:val="32"/>
                <w:szCs w:val="32"/>
                <w:rtl/>
                <w:rPrChange w:id="384" w:author="Arash Tighbor" w:date="2016-02-02T11:30:00Z">
                  <w:rPr>
                    <w:rStyle w:val="Hyperlink"/>
                    <w:rFonts w:hint="cs"/>
                    <w:iCs w:val="0"/>
                    <w:noProof/>
                    <w:rtl/>
                  </w:rPr>
                </w:rPrChange>
              </w:rPr>
              <w:delText>انجام</w:delText>
            </w:r>
            <w:r w:rsidRPr="001806F3" w:rsidDel="006E7A6D">
              <w:rPr>
                <w:rStyle w:val="Hyperlink"/>
                <w:rFonts w:cs="B Nazanin"/>
                <w:iCs w:val="0"/>
                <w:noProof/>
                <w:sz w:val="32"/>
                <w:szCs w:val="32"/>
                <w:rtl/>
                <w:rPrChange w:id="385" w:author="Arash Tighbor" w:date="2016-02-02T11:30:00Z">
                  <w:rPr>
                    <w:rStyle w:val="Hyperlink"/>
                    <w:iCs w:val="0"/>
                    <w:noProof/>
                    <w:rtl/>
                  </w:rPr>
                </w:rPrChange>
              </w:rPr>
              <w:delText xml:space="preserve"> </w:delText>
            </w:r>
            <w:r w:rsidRPr="001806F3" w:rsidDel="006E7A6D">
              <w:rPr>
                <w:rStyle w:val="Hyperlink"/>
                <w:rFonts w:cs="B Nazanin" w:hint="cs"/>
                <w:iCs w:val="0"/>
                <w:noProof/>
                <w:sz w:val="32"/>
                <w:szCs w:val="32"/>
                <w:rtl/>
                <w:rPrChange w:id="386" w:author="Arash Tighbor" w:date="2016-02-02T11:30:00Z">
                  <w:rPr>
                    <w:rStyle w:val="Hyperlink"/>
                    <w:rFonts w:hint="cs"/>
                    <w:iCs w:val="0"/>
                    <w:noProof/>
                    <w:rtl/>
                  </w:rPr>
                </w:rPrChange>
              </w:rPr>
              <w:delText>فرآیند</w:delText>
            </w:r>
            <w:r w:rsidRPr="001806F3" w:rsidDel="006E7A6D">
              <w:rPr>
                <w:rStyle w:val="Hyperlink"/>
                <w:rFonts w:cs="B Nazanin"/>
                <w:iCs w:val="0"/>
                <w:noProof/>
                <w:sz w:val="32"/>
                <w:szCs w:val="32"/>
                <w:rtl/>
                <w:rPrChange w:id="387" w:author="Arash Tighbor" w:date="2016-02-02T11:30:00Z">
                  <w:rPr>
                    <w:rStyle w:val="Hyperlink"/>
                    <w:iCs w:val="0"/>
                    <w:noProof/>
                    <w:rtl/>
                  </w:rPr>
                </w:rPrChange>
              </w:rPr>
              <w:delText xml:space="preserve"> </w:delText>
            </w:r>
            <w:r w:rsidRPr="001806F3" w:rsidDel="006E7A6D">
              <w:rPr>
                <w:rStyle w:val="Hyperlink"/>
                <w:rFonts w:cs="B Nazanin" w:hint="cs"/>
                <w:iCs w:val="0"/>
                <w:noProof/>
                <w:sz w:val="32"/>
                <w:szCs w:val="32"/>
                <w:rtl/>
                <w:rPrChange w:id="388" w:author="Arash Tighbor" w:date="2016-02-02T11:30:00Z">
                  <w:rPr>
                    <w:rStyle w:val="Hyperlink"/>
                    <w:rFonts w:hint="cs"/>
                    <w:iCs w:val="0"/>
                    <w:noProof/>
                    <w:rtl/>
                  </w:rPr>
                </w:rPrChange>
              </w:rPr>
              <w:delText>ساخت</w:delText>
            </w:r>
            <w:r w:rsidRPr="001806F3" w:rsidDel="006E7A6D">
              <w:rPr>
                <w:rStyle w:val="Hyperlink"/>
                <w:rFonts w:cs="B Nazanin"/>
                <w:iCs w:val="0"/>
                <w:noProof/>
                <w:sz w:val="32"/>
                <w:szCs w:val="32"/>
                <w:rtl/>
                <w:rPrChange w:id="389" w:author="Arash Tighbor" w:date="2016-02-02T11:30:00Z">
                  <w:rPr>
                    <w:rStyle w:val="Hyperlink"/>
                    <w:iCs w:val="0"/>
                    <w:noProof/>
                    <w:rtl/>
                  </w:rPr>
                </w:rPrChange>
              </w:rPr>
              <w:delText xml:space="preserve"> </w:delText>
            </w:r>
            <w:r w:rsidRPr="001806F3" w:rsidDel="006E7A6D">
              <w:rPr>
                <w:rStyle w:val="Hyperlink"/>
                <w:rFonts w:cs="B Nazanin" w:hint="cs"/>
                <w:iCs w:val="0"/>
                <w:noProof/>
                <w:sz w:val="32"/>
                <w:szCs w:val="32"/>
                <w:rtl/>
                <w:rPrChange w:id="390" w:author="Arash Tighbor" w:date="2016-02-02T11:30:00Z">
                  <w:rPr>
                    <w:rStyle w:val="Hyperlink"/>
                    <w:rFonts w:hint="cs"/>
                    <w:iCs w:val="0"/>
                    <w:noProof/>
                    <w:rtl/>
                  </w:rPr>
                </w:rPrChange>
              </w:rPr>
              <w:delText>و</w:delText>
            </w:r>
            <w:r w:rsidRPr="001806F3" w:rsidDel="006E7A6D">
              <w:rPr>
                <w:rStyle w:val="Hyperlink"/>
                <w:rFonts w:cs="B Nazanin"/>
                <w:iCs w:val="0"/>
                <w:noProof/>
                <w:sz w:val="32"/>
                <w:szCs w:val="32"/>
                <w:rtl/>
                <w:rPrChange w:id="391" w:author="Arash Tighbor" w:date="2016-02-02T11:30:00Z">
                  <w:rPr>
                    <w:rStyle w:val="Hyperlink"/>
                    <w:iCs w:val="0"/>
                    <w:noProof/>
                    <w:rtl/>
                  </w:rPr>
                </w:rPrChange>
              </w:rPr>
              <w:delText xml:space="preserve"> </w:delText>
            </w:r>
            <w:r w:rsidRPr="001806F3" w:rsidDel="006E7A6D">
              <w:rPr>
                <w:rStyle w:val="Hyperlink"/>
                <w:rFonts w:cs="B Nazanin" w:hint="cs"/>
                <w:iCs w:val="0"/>
                <w:noProof/>
                <w:sz w:val="32"/>
                <w:szCs w:val="32"/>
                <w:rtl/>
                <w:rPrChange w:id="392" w:author="Arash Tighbor" w:date="2016-02-02T11:30:00Z">
                  <w:rPr>
                    <w:rStyle w:val="Hyperlink"/>
                    <w:rFonts w:hint="cs"/>
                    <w:iCs w:val="0"/>
                    <w:noProof/>
                    <w:rtl/>
                  </w:rPr>
                </w:rPrChange>
              </w:rPr>
              <w:delText>نصب</w:delText>
            </w:r>
            <w:r w:rsidRPr="001806F3" w:rsidDel="006E7A6D">
              <w:rPr>
                <w:rFonts w:cs="B Nazanin"/>
                <w:iCs w:val="0"/>
                <w:noProof/>
                <w:webHidden/>
                <w:sz w:val="32"/>
                <w:szCs w:val="32"/>
                <w:rtl/>
                <w:rPrChange w:id="393" w:author="Arash Tighbor" w:date="2016-02-02T11:30:00Z">
                  <w:rPr>
                    <w:iCs w:val="0"/>
                    <w:noProof/>
                    <w:webHidden/>
                    <w:rtl/>
                  </w:rPr>
                </w:rPrChange>
              </w:rPr>
              <w:tab/>
              <w:delText>2</w:delText>
            </w:r>
          </w:del>
        </w:p>
        <w:p w:rsidR="00BE08CA" w:rsidRPr="001806F3" w:rsidDel="006E7A6D" w:rsidRDefault="00BE08CA">
          <w:pPr>
            <w:pStyle w:val="TOC2"/>
            <w:tabs>
              <w:tab w:val="right" w:leader="dot" w:pos="9578"/>
            </w:tabs>
            <w:spacing w:line="180" w:lineRule="atLeast"/>
            <w:rPr>
              <w:del w:id="394" w:author="Arash Tighbor" w:date="2016-01-30T10:43:00Z"/>
              <w:rFonts w:eastAsiaTheme="minorEastAsia" w:cs="B Nazanin"/>
              <w:i w:val="0"/>
              <w:iCs w:val="0"/>
              <w:noProof/>
              <w:sz w:val="24"/>
              <w:rtl/>
              <w:rPrChange w:id="395" w:author="Arash Tighbor" w:date="2016-02-02T11:30:00Z">
                <w:rPr>
                  <w:del w:id="396" w:author="Arash Tighbor" w:date="2016-01-30T10:43:00Z"/>
                  <w:rFonts w:eastAsiaTheme="minorEastAsia" w:cstheme="minorBidi"/>
                  <w:i w:val="0"/>
                  <w:iCs w:val="0"/>
                  <w:noProof/>
                  <w:sz w:val="22"/>
                  <w:szCs w:val="22"/>
                  <w:rtl/>
                </w:rPr>
              </w:rPrChange>
            </w:rPr>
            <w:pPrChange w:id="397" w:author="Arash Tighbor" w:date="2016-01-30T10:46:00Z">
              <w:pPr>
                <w:pStyle w:val="TOC2"/>
                <w:tabs>
                  <w:tab w:val="right" w:leader="dot" w:pos="9578"/>
                </w:tabs>
              </w:pPr>
            </w:pPrChange>
          </w:pPr>
          <w:del w:id="398" w:author="Arash Tighbor" w:date="2016-01-30T10:43:00Z">
            <w:r w:rsidRPr="001806F3" w:rsidDel="006E7A6D">
              <w:rPr>
                <w:rStyle w:val="Hyperlink"/>
                <w:rFonts w:cs="B Nazanin" w:hint="cs"/>
                <w:iCs w:val="0"/>
                <w:noProof/>
                <w:sz w:val="32"/>
                <w:szCs w:val="32"/>
                <w:rtl/>
                <w:rPrChange w:id="399" w:author="Arash Tighbor" w:date="2016-02-02T11:30:00Z">
                  <w:rPr>
                    <w:rStyle w:val="Hyperlink"/>
                    <w:rFonts w:hint="cs"/>
                    <w:iCs w:val="0"/>
                    <w:noProof/>
                    <w:rtl/>
                  </w:rPr>
                </w:rPrChange>
              </w:rPr>
              <w:delText>لیست</w:delText>
            </w:r>
            <w:r w:rsidRPr="001806F3" w:rsidDel="006E7A6D">
              <w:rPr>
                <w:rStyle w:val="Hyperlink"/>
                <w:rFonts w:cs="B Nazanin"/>
                <w:iCs w:val="0"/>
                <w:noProof/>
                <w:sz w:val="32"/>
                <w:szCs w:val="32"/>
                <w:rtl/>
                <w:rPrChange w:id="400" w:author="Arash Tighbor" w:date="2016-02-02T11:30:00Z">
                  <w:rPr>
                    <w:rStyle w:val="Hyperlink"/>
                    <w:iCs w:val="0"/>
                    <w:noProof/>
                    <w:rtl/>
                  </w:rPr>
                </w:rPrChange>
              </w:rPr>
              <w:delText xml:space="preserve"> </w:delText>
            </w:r>
            <w:r w:rsidRPr="001806F3" w:rsidDel="006E7A6D">
              <w:rPr>
                <w:rStyle w:val="Hyperlink"/>
                <w:rFonts w:cs="B Nazanin" w:hint="cs"/>
                <w:iCs w:val="0"/>
                <w:noProof/>
                <w:sz w:val="32"/>
                <w:szCs w:val="32"/>
                <w:rtl/>
                <w:rPrChange w:id="401" w:author="Arash Tighbor" w:date="2016-02-02T11:30:00Z">
                  <w:rPr>
                    <w:rStyle w:val="Hyperlink"/>
                    <w:rFonts w:hint="cs"/>
                    <w:iCs w:val="0"/>
                    <w:noProof/>
                    <w:rtl/>
                  </w:rPr>
                </w:rPrChange>
              </w:rPr>
              <w:delText>کلی</w:delText>
            </w:r>
            <w:r w:rsidRPr="001806F3" w:rsidDel="006E7A6D">
              <w:rPr>
                <w:rStyle w:val="Hyperlink"/>
                <w:rFonts w:cs="B Nazanin"/>
                <w:iCs w:val="0"/>
                <w:noProof/>
                <w:sz w:val="32"/>
                <w:szCs w:val="32"/>
                <w:rtl/>
                <w:rPrChange w:id="402" w:author="Arash Tighbor" w:date="2016-02-02T11:30:00Z">
                  <w:rPr>
                    <w:rStyle w:val="Hyperlink"/>
                    <w:iCs w:val="0"/>
                    <w:noProof/>
                    <w:rtl/>
                  </w:rPr>
                </w:rPrChange>
              </w:rPr>
              <w:delText xml:space="preserve"> </w:delText>
            </w:r>
            <w:r w:rsidRPr="001806F3" w:rsidDel="006E7A6D">
              <w:rPr>
                <w:rStyle w:val="Hyperlink"/>
                <w:rFonts w:cs="B Nazanin" w:hint="cs"/>
                <w:iCs w:val="0"/>
                <w:noProof/>
                <w:sz w:val="32"/>
                <w:szCs w:val="32"/>
                <w:rtl/>
                <w:rPrChange w:id="403" w:author="Arash Tighbor" w:date="2016-02-02T11:30:00Z">
                  <w:rPr>
                    <w:rStyle w:val="Hyperlink"/>
                    <w:rFonts w:hint="cs"/>
                    <w:iCs w:val="0"/>
                    <w:noProof/>
                    <w:rtl/>
                  </w:rPr>
                </w:rPrChange>
              </w:rPr>
              <w:delText>قطعات</w:delText>
            </w:r>
            <w:r w:rsidRPr="001806F3" w:rsidDel="006E7A6D">
              <w:rPr>
                <w:rStyle w:val="Hyperlink"/>
                <w:rFonts w:cs="B Nazanin"/>
                <w:iCs w:val="0"/>
                <w:noProof/>
                <w:sz w:val="32"/>
                <w:szCs w:val="32"/>
                <w:rtl/>
                <w:rPrChange w:id="404" w:author="Arash Tighbor" w:date="2016-02-02T11:30:00Z">
                  <w:rPr>
                    <w:rStyle w:val="Hyperlink"/>
                    <w:iCs w:val="0"/>
                    <w:noProof/>
                    <w:rtl/>
                  </w:rPr>
                </w:rPrChange>
              </w:rPr>
              <w:delText xml:space="preserve"> (</w:delText>
            </w:r>
            <w:r w:rsidRPr="001806F3" w:rsidDel="006E7A6D">
              <w:rPr>
                <w:rStyle w:val="Hyperlink"/>
                <w:rFonts w:cs="B Nazanin"/>
                <w:iCs w:val="0"/>
                <w:noProof/>
                <w:sz w:val="32"/>
                <w:szCs w:val="32"/>
                <w:rPrChange w:id="405" w:author="Arash Tighbor" w:date="2016-02-02T11:30:00Z">
                  <w:rPr>
                    <w:rStyle w:val="Hyperlink"/>
                    <w:iCs w:val="0"/>
                    <w:noProof/>
                  </w:rPr>
                </w:rPrChange>
              </w:rPr>
              <w:delText>BOM (BILL OF MATERIAL</w:delText>
            </w:r>
            <w:r w:rsidRPr="001806F3" w:rsidDel="006E7A6D">
              <w:rPr>
                <w:rFonts w:cs="B Nazanin"/>
                <w:iCs w:val="0"/>
                <w:noProof/>
                <w:webHidden/>
                <w:sz w:val="32"/>
                <w:szCs w:val="32"/>
                <w:rtl/>
                <w:rPrChange w:id="406" w:author="Arash Tighbor" w:date="2016-02-02T11:30:00Z">
                  <w:rPr>
                    <w:iCs w:val="0"/>
                    <w:noProof/>
                    <w:webHidden/>
                    <w:rtl/>
                  </w:rPr>
                </w:rPrChange>
              </w:rPr>
              <w:tab/>
              <w:delText>2</w:delText>
            </w:r>
          </w:del>
        </w:p>
        <w:p w:rsidR="00C77489" w:rsidRPr="001806F3" w:rsidRDefault="00C77489">
          <w:pPr>
            <w:spacing w:after="0" w:line="180" w:lineRule="atLeast"/>
            <w:rPr>
              <w:sz w:val="32"/>
              <w:szCs w:val="32"/>
              <w:rPrChange w:id="407" w:author="Arash Tighbor" w:date="2016-02-02T11:30:00Z">
                <w:rPr>
                  <w:sz w:val="24"/>
                  <w:szCs w:val="24"/>
                </w:rPr>
              </w:rPrChange>
            </w:rPr>
            <w:pPrChange w:id="408" w:author="Arash Tighbor" w:date="2016-01-30T10:46:00Z">
              <w:pPr>
                <w:spacing w:after="0"/>
              </w:pPr>
            </w:pPrChange>
          </w:pPr>
          <w:r w:rsidRPr="001806F3">
            <w:rPr>
              <w:noProof/>
              <w:sz w:val="28"/>
              <w:rPrChange w:id="409" w:author="Arash Tighbor" w:date="2016-02-02T11:30:00Z">
                <w:rPr>
                  <w:noProof/>
                  <w:sz w:val="24"/>
                  <w:szCs w:val="24"/>
                </w:rPr>
              </w:rPrChange>
            </w:rPr>
            <w:fldChar w:fldCharType="end"/>
          </w:r>
        </w:p>
      </w:sdtContent>
    </w:sdt>
    <w:p w:rsidR="00C77489" w:rsidDel="006E7A6D" w:rsidRDefault="00C77489" w:rsidP="006A5708">
      <w:pPr>
        <w:jc w:val="center"/>
        <w:rPr>
          <w:del w:id="410" w:author="Arash Tighbor" w:date="2016-01-30T10:48:00Z"/>
          <w:rtl/>
        </w:rPr>
      </w:pPr>
    </w:p>
    <w:p w:rsidR="00C77489" w:rsidDel="006E7A6D" w:rsidRDefault="00C77489" w:rsidP="006A5708">
      <w:pPr>
        <w:jc w:val="center"/>
        <w:rPr>
          <w:del w:id="411" w:author="Arash Tighbor" w:date="2016-01-30T10:48:00Z"/>
          <w:rtl/>
        </w:rPr>
      </w:pPr>
    </w:p>
    <w:p w:rsidR="00C77489" w:rsidRDefault="00C77489" w:rsidP="006A5708">
      <w:pPr>
        <w:jc w:val="center"/>
        <w:rPr>
          <w:rtl/>
        </w:rPr>
      </w:pPr>
    </w:p>
    <w:p w:rsidR="00C77489" w:rsidRDefault="00C77489" w:rsidP="006A5708">
      <w:pPr>
        <w:jc w:val="center"/>
        <w:rPr>
          <w:rtl/>
        </w:rPr>
        <w:sectPr w:rsidR="00C77489" w:rsidSect="00041DA3">
          <w:headerReference w:type="even" r:id="rId14"/>
          <w:footerReference w:type="even" r:id="rId15"/>
          <w:headerReference w:type="first" r:id="rId16"/>
          <w:footerReference w:type="first" r:id="rId17"/>
          <w:pgSz w:w="11906" w:h="16838"/>
          <w:pgMar w:top="907" w:right="1440" w:bottom="720" w:left="878" w:header="720" w:footer="720" w:gutter="0"/>
          <w:pgNumType w:start="1"/>
          <w:cols w:space="720"/>
          <w:titlePg/>
          <w:bidi/>
          <w:rtlGutter/>
          <w:docGrid w:linePitch="360"/>
        </w:sectPr>
      </w:pPr>
    </w:p>
    <w:p w:rsidR="005B7506" w:rsidDel="00C9267F" w:rsidRDefault="005B7506" w:rsidP="006A5708">
      <w:pPr>
        <w:jc w:val="center"/>
        <w:rPr>
          <w:del w:id="423" w:author="Arash Tighbor" w:date="2016-01-30T07:58:00Z"/>
          <w:rtl/>
        </w:rPr>
      </w:pPr>
    </w:p>
    <w:p w:rsidR="004A3AF0" w:rsidRDefault="004A3AF0" w:rsidP="004A3AF0">
      <w:pPr>
        <w:rPr>
          <w:rtl/>
        </w:rPr>
      </w:pPr>
    </w:p>
    <w:p w:rsidR="006B4668" w:rsidRDefault="006B4668" w:rsidP="00600A0B">
      <w:pPr>
        <w:jc w:val="center"/>
        <w:rPr>
          <w:rtl/>
        </w:rPr>
      </w:pPr>
      <w:r>
        <w:rPr>
          <w:noProof/>
        </w:rPr>
        <w:drawing>
          <wp:inline distT="0" distB="0" distL="0" distR="0" wp14:anchorId="177ABA03" wp14:editId="5A3EC5AD">
            <wp:extent cx="464928" cy="527178"/>
            <wp:effectExtent l="0" t="0" r="0" b="635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nGodName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379" cy="543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A2E" w:rsidDel="00C9267F" w:rsidRDefault="00305A2E" w:rsidP="00600A0B">
      <w:pPr>
        <w:jc w:val="center"/>
        <w:rPr>
          <w:del w:id="424" w:author="Arash Tighbor" w:date="2016-01-30T07:58:00Z"/>
          <w:rtl/>
        </w:rPr>
      </w:pPr>
    </w:p>
    <w:p w:rsidR="006B4668" w:rsidRDefault="006B4668" w:rsidP="004A3AF0">
      <w:pPr>
        <w:rPr>
          <w:rtl/>
        </w:rPr>
      </w:pPr>
    </w:p>
    <w:p w:rsidR="00305A2E" w:rsidRPr="00DB5487" w:rsidRDefault="008861C4" w:rsidP="00963945">
      <w:pPr>
        <w:pStyle w:val="Heading1"/>
        <w:rPr>
          <w:sz w:val="44"/>
          <w:szCs w:val="44"/>
          <w:rtl/>
          <w:rPrChange w:id="425" w:author="Arash Tighbor" w:date="2016-02-02T11:22:00Z">
            <w:rPr>
              <w:rtl/>
            </w:rPr>
          </w:rPrChange>
        </w:rPr>
      </w:pPr>
      <w:bookmarkStart w:id="426" w:name="_Toc442175808"/>
      <w:ins w:id="427" w:author="Arash Tighbor" w:date="2016-02-02T11:13:00Z">
        <w:r w:rsidRPr="00DB5487">
          <w:rPr>
            <w:rFonts w:hint="eastAsia"/>
            <w:sz w:val="44"/>
            <w:szCs w:val="44"/>
            <w:rtl/>
            <w:rPrChange w:id="428" w:author="Arash Tighbor" w:date="2016-02-02T11:22:00Z">
              <w:rPr>
                <w:rFonts w:hint="eastAsia"/>
                <w:sz w:val="44"/>
                <w:szCs w:val="48"/>
                <w:rtl/>
              </w:rPr>
            </w:rPrChange>
          </w:rPr>
          <w:t>راه‌انداز</w:t>
        </w:r>
        <w:r w:rsidRPr="00DB5487">
          <w:rPr>
            <w:rFonts w:hint="cs"/>
            <w:sz w:val="44"/>
            <w:szCs w:val="44"/>
            <w:rtl/>
            <w:rPrChange w:id="429" w:author="Arash Tighbor" w:date="2016-02-02T11:22:00Z">
              <w:rPr>
                <w:rFonts w:hint="cs"/>
                <w:sz w:val="44"/>
                <w:szCs w:val="48"/>
                <w:rtl/>
              </w:rPr>
            </w:rPrChange>
          </w:rPr>
          <w:t>ی</w:t>
        </w:r>
        <w:r w:rsidRPr="00DB5487">
          <w:rPr>
            <w:sz w:val="44"/>
            <w:szCs w:val="44"/>
            <w:rtl/>
            <w:rPrChange w:id="430" w:author="Arash Tighbor" w:date="2016-02-02T11:22:00Z">
              <w:rPr>
                <w:sz w:val="44"/>
                <w:szCs w:val="48"/>
                <w:rtl/>
              </w:rPr>
            </w:rPrChange>
          </w:rPr>
          <w:t xml:space="preserve"> </w:t>
        </w:r>
        <w:r w:rsidRPr="00DB5487">
          <w:rPr>
            <w:rFonts w:hint="eastAsia"/>
            <w:sz w:val="44"/>
            <w:szCs w:val="44"/>
            <w:rtl/>
            <w:rPrChange w:id="431" w:author="Arash Tighbor" w:date="2016-02-02T11:22:00Z">
              <w:rPr>
                <w:rFonts w:hint="eastAsia"/>
                <w:sz w:val="44"/>
                <w:szCs w:val="48"/>
                <w:rtl/>
              </w:rPr>
            </w:rPrChange>
          </w:rPr>
          <w:t>س</w:t>
        </w:r>
        <w:r w:rsidRPr="00DB5487">
          <w:rPr>
            <w:rFonts w:hint="cs"/>
            <w:sz w:val="44"/>
            <w:szCs w:val="44"/>
            <w:rtl/>
            <w:rPrChange w:id="432" w:author="Arash Tighbor" w:date="2016-02-02T11:22:00Z">
              <w:rPr>
                <w:rFonts w:hint="cs"/>
                <w:sz w:val="44"/>
                <w:szCs w:val="48"/>
                <w:rtl/>
              </w:rPr>
            </w:rPrChange>
          </w:rPr>
          <w:t>ی</w:t>
        </w:r>
        <w:r w:rsidRPr="00DB5487">
          <w:rPr>
            <w:rFonts w:hint="eastAsia"/>
            <w:sz w:val="44"/>
            <w:szCs w:val="44"/>
            <w:rtl/>
            <w:rPrChange w:id="433" w:author="Arash Tighbor" w:date="2016-02-02T11:22:00Z">
              <w:rPr>
                <w:rFonts w:hint="eastAsia"/>
                <w:sz w:val="44"/>
                <w:szCs w:val="48"/>
                <w:rtl/>
              </w:rPr>
            </w:rPrChange>
          </w:rPr>
          <w:t>ستم</w:t>
        </w:r>
        <w:r w:rsidRPr="00DB5487">
          <w:rPr>
            <w:sz w:val="44"/>
            <w:szCs w:val="44"/>
            <w:rtl/>
            <w:rPrChange w:id="434" w:author="Arash Tighbor" w:date="2016-02-02T11:22:00Z">
              <w:rPr>
                <w:sz w:val="44"/>
                <w:szCs w:val="48"/>
                <w:rtl/>
              </w:rPr>
            </w:rPrChange>
          </w:rPr>
          <w:t xml:space="preserve"> </w:t>
        </w:r>
        <w:r w:rsidRPr="00DB5487">
          <w:rPr>
            <w:rFonts w:hint="eastAsia"/>
            <w:sz w:val="44"/>
            <w:szCs w:val="44"/>
            <w:rtl/>
            <w:rPrChange w:id="435" w:author="Arash Tighbor" w:date="2016-02-02T11:22:00Z">
              <w:rPr>
                <w:rFonts w:hint="eastAsia"/>
                <w:sz w:val="44"/>
                <w:szCs w:val="48"/>
                <w:rtl/>
              </w:rPr>
            </w:rPrChange>
          </w:rPr>
          <w:t>صوت</w:t>
        </w:r>
        <w:r w:rsidRPr="00DB5487">
          <w:rPr>
            <w:rFonts w:hint="cs"/>
            <w:sz w:val="44"/>
            <w:szCs w:val="44"/>
            <w:rtl/>
            <w:rPrChange w:id="436" w:author="Arash Tighbor" w:date="2016-02-02T11:22:00Z">
              <w:rPr>
                <w:rFonts w:hint="cs"/>
                <w:sz w:val="44"/>
                <w:szCs w:val="48"/>
                <w:rtl/>
              </w:rPr>
            </w:rPrChange>
          </w:rPr>
          <w:t>ی</w:t>
        </w:r>
        <w:r w:rsidRPr="00DB5487">
          <w:rPr>
            <w:sz w:val="44"/>
            <w:szCs w:val="44"/>
            <w:rtl/>
            <w:rPrChange w:id="437" w:author="Arash Tighbor" w:date="2016-02-02T11:22:00Z">
              <w:rPr>
                <w:sz w:val="44"/>
                <w:szCs w:val="48"/>
                <w:rtl/>
              </w:rPr>
            </w:rPrChange>
          </w:rPr>
          <w:t xml:space="preserve"> </w:t>
        </w:r>
      </w:ins>
      <w:del w:id="438" w:author="Arash Tighbor" w:date="2016-02-02T11:13:00Z">
        <w:r w:rsidR="00305A2E" w:rsidRPr="00DB5487" w:rsidDel="008861C4">
          <w:rPr>
            <w:rFonts w:hint="eastAsia"/>
            <w:sz w:val="44"/>
            <w:szCs w:val="44"/>
            <w:rtl/>
            <w:rPrChange w:id="439" w:author="Arash Tighbor" w:date="2016-02-02T11:22:00Z">
              <w:rPr>
                <w:rFonts w:hint="eastAsia"/>
                <w:rtl/>
              </w:rPr>
            </w:rPrChange>
          </w:rPr>
          <w:delText>ساخت</w:delText>
        </w:r>
      </w:del>
      <w:del w:id="440" w:author="Arash Tighbor" w:date="2016-01-30T07:52:00Z">
        <w:r w:rsidR="00305A2E" w:rsidRPr="00DB5487" w:rsidDel="00BE08CA">
          <w:rPr>
            <w:sz w:val="44"/>
            <w:szCs w:val="44"/>
            <w:rtl/>
            <w:rPrChange w:id="441" w:author="Arash Tighbor" w:date="2016-02-02T11:22:00Z">
              <w:rPr>
                <w:rtl/>
              </w:rPr>
            </w:rPrChange>
          </w:rPr>
          <w:delText xml:space="preserve"> </w:delText>
        </w:r>
      </w:del>
      <w:del w:id="442" w:author="Arash Tighbor" w:date="2016-02-02T11:13:00Z">
        <w:r w:rsidR="00305A2E" w:rsidRPr="00DB5487" w:rsidDel="008861C4">
          <w:rPr>
            <w:rFonts w:hint="eastAsia"/>
            <w:sz w:val="44"/>
            <w:szCs w:val="44"/>
            <w:rtl/>
            <w:rPrChange w:id="443" w:author="Arash Tighbor" w:date="2016-02-02T11:22:00Z">
              <w:rPr>
                <w:rFonts w:hint="eastAsia"/>
                <w:rtl/>
              </w:rPr>
            </w:rPrChange>
          </w:rPr>
          <w:delText>،</w:delText>
        </w:r>
        <w:r w:rsidR="00305A2E" w:rsidRPr="00DB5487" w:rsidDel="008861C4">
          <w:rPr>
            <w:sz w:val="44"/>
            <w:szCs w:val="44"/>
            <w:rtl/>
            <w:rPrChange w:id="444" w:author="Arash Tighbor" w:date="2016-02-02T11:22:00Z">
              <w:rPr>
                <w:rtl/>
              </w:rPr>
            </w:rPrChange>
          </w:rPr>
          <w:delText xml:space="preserve"> </w:delText>
        </w:r>
        <w:r w:rsidR="00305A2E" w:rsidRPr="00DB5487" w:rsidDel="008861C4">
          <w:rPr>
            <w:rFonts w:hint="eastAsia"/>
            <w:sz w:val="44"/>
            <w:szCs w:val="44"/>
            <w:rtl/>
            <w:rPrChange w:id="445" w:author="Arash Tighbor" w:date="2016-02-02T11:22:00Z">
              <w:rPr>
                <w:rFonts w:hint="eastAsia"/>
                <w:rtl/>
              </w:rPr>
            </w:rPrChange>
          </w:rPr>
          <w:delText>نصب</w:delText>
        </w:r>
        <w:r w:rsidR="00305A2E" w:rsidRPr="00DB5487" w:rsidDel="008861C4">
          <w:rPr>
            <w:sz w:val="44"/>
            <w:szCs w:val="44"/>
            <w:rtl/>
            <w:rPrChange w:id="446" w:author="Arash Tighbor" w:date="2016-02-02T11:22:00Z">
              <w:rPr>
                <w:rtl/>
              </w:rPr>
            </w:rPrChange>
          </w:rPr>
          <w:delText xml:space="preserve"> </w:delText>
        </w:r>
        <w:r w:rsidR="00305A2E" w:rsidRPr="00DB5487" w:rsidDel="008861C4">
          <w:rPr>
            <w:rFonts w:hint="eastAsia"/>
            <w:sz w:val="44"/>
            <w:szCs w:val="44"/>
            <w:rtl/>
            <w:rPrChange w:id="447" w:author="Arash Tighbor" w:date="2016-02-02T11:22:00Z">
              <w:rPr>
                <w:rFonts w:hint="eastAsia"/>
                <w:rtl/>
              </w:rPr>
            </w:rPrChange>
          </w:rPr>
          <w:delText>و</w:delText>
        </w:r>
        <w:r w:rsidR="00305A2E" w:rsidRPr="00DB5487" w:rsidDel="008861C4">
          <w:rPr>
            <w:sz w:val="44"/>
            <w:szCs w:val="44"/>
            <w:rtl/>
            <w:rPrChange w:id="448" w:author="Arash Tighbor" w:date="2016-02-02T11:22:00Z">
              <w:rPr>
                <w:rtl/>
              </w:rPr>
            </w:rPrChange>
          </w:rPr>
          <w:delText xml:space="preserve"> </w:delText>
        </w:r>
      </w:del>
      <w:del w:id="449" w:author="Arash Tighbor" w:date="2016-01-30T11:46:00Z">
        <w:r w:rsidR="00305A2E" w:rsidRPr="00DB5487" w:rsidDel="008C48D1">
          <w:rPr>
            <w:rFonts w:hint="eastAsia"/>
            <w:sz w:val="44"/>
            <w:szCs w:val="44"/>
            <w:rtl/>
            <w:rPrChange w:id="450" w:author="Arash Tighbor" w:date="2016-02-02T11:22:00Z">
              <w:rPr>
                <w:rFonts w:hint="eastAsia"/>
                <w:rtl/>
              </w:rPr>
            </w:rPrChange>
          </w:rPr>
          <w:delText>راه</w:delText>
        </w:r>
        <w:r w:rsidR="00305A2E" w:rsidRPr="00DB5487" w:rsidDel="008C48D1">
          <w:rPr>
            <w:sz w:val="44"/>
            <w:szCs w:val="44"/>
            <w:rtl/>
            <w:rPrChange w:id="451" w:author="Arash Tighbor" w:date="2016-02-02T11:22:00Z">
              <w:rPr>
                <w:rtl/>
              </w:rPr>
            </w:rPrChange>
          </w:rPr>
          <w:delText xml:space="preserve"> </w:delText>
        </w:r>
        <w:r w:rsidR="00305A2E" w:rsidRPr="00DB5487" w:rsidDel="008C48D1">
          <w:rPr>
            <w:rFonts w:hint="eastAsia"/>
            <w:sz w:val="44"/>
            <w:szCs w:val="44"/>
            <w:rtl/>
            <w:rPrChange w:id="452" w:author="Arash Tighbor" w:date="2016-02-02T11:22:00Z">
              <w:rPr>
                <w:rFonts w:hint="eastAsia"/>
                <w:rtl/>
              </w:rPr>
            </w:rPrChange>
          </w:rPr>
          <w:delText>انداز</w:delText>
        </w:r>
        <w:r w:rsidR="00305A2E" w:rsidRPr="00DB5487" w:rsidDel="008C48D1">
          <w:rPr>
            <w:rFonts w:hint="cs"/>
            <w:sz w:val="44"/>
            <w:szCs w:val="44"/>
            <w:rtl/>
            <w:rPrChange w:id="453" w:author="Arash Tighbor" w:date="2016-02-02T11:22:00Z">
              <w:rPr>
                <w:rFonts w:hint="cs"/>
                <w:rtl/>
              </w:rPr>
            </w:rPrChange>
          </w:rPr>
          <w:delText>ی</w:delText>
        </w:r>
      </w:del>
      <w:del w:id="454" w:author="Arash Tighbor" w:date="2016-02-02T11:13:00Z">
        <w:r w:rsidR="00305A2E" w:rsidRPr="00DB5487" w:rsidDel="008861C4">
          <w:rPr>
            <w:sz w:val="44"/>
            <w:szCs w:val="44"/>
            <w:rtl/>
            <w:rPrChange w:id="455" w:author="Arash Tighbor" w:date="2016-02-02T11:22:00Z">
              <w:rPr>
                <w:rtl/>
              </w:rPr>
            </w:rPrChange>
          </w:rPr>
          <w:delText xml:space="preserve"> </w:delText>
        </w:r>
        <w:r w:rsidR="00305A2E" w:rsidRPr="00DB5487" w:rsidDel="008861C4">
          <w:rPr>
            <w:rFonts w:hint="eastAsia"/>
            <w:sz w:val="44"/>
            <w:szCs w:val="44"/>
            <w:rtl/>
            <w:rPrChange w:id="456" w:author="Arash Tighbor" w:date="2016-02-02T11:22:00Z">
              <w:rPr>
                <w:rFonts w:hint="eastAsia"/>
                <w:rtl/>
              </w:rPr>
            </w:rPrChange>
          </w:rPr>
          <w:delText>اسپ</w:delText>
        </w:r>
        <w:r w:rsidR="00305A2E" w:rsidRPr="00DB5487" w:rsidDel="008861C4">
          <w:rPr>
            <w:rFonts w:hint="cs"/>
            <w:sz w:val="44"/>
            <w:szCs w:val="44"/>
            <w:rtl/>
            <w:rPrChange w:id="457" w:author="Arash Tighbor" w:date="2016-02-02T11:22:00Z">
              <w:rPr>
                <w:rFonts w:hint="cs"/>
                <w:rtl/>
              </w:rPr>
            </w:rPrChange>
          </w:rPr>
          <w:delText>ی</w:delText>
        </w:r>
        <w:r w:rsidR="00305A2E" w:rsidRPr="00DB5487" w:rsidDel="008861C4">
          <w:rPr>
            <w:rFonts w:hint="eastAsia"/>
            <w:sz w:val="44"/>
            <w:szCs w:val="44"/>
            <w:rtl/>
            <w:rPrChange w:id="458" w:author="Arash Tighbor" w:date="2016-02-02T11:22:00Z">
              <w:rPr>
                <w:rFonts w:hint="eastAsia"/>
                <w:rtl/>
              </w:rPr>
            </w:rPrChange>
          </w:rPr>
          <w:delText>کر</w:delText>
        </w:r>
      </w:del>
      <w:del w:id="459" w:author="Arash Tighbor" w:date="2016-02-02T11:22:00Z">
        <w:r w:rsidR="00A814AD" w:rsidRPr="00DB5487" w:rsidDel="00DB5487">
          <w:rPr>
            <w:sz w:val="44"/>
            <w:szCs w:val="44"/>
            <w:rtl/>
            <w:rPrChange w:id="460" w:author="Arash Tighbor" w:date="2016-02-02T11:22:00Z">
              <w:rPr>
                <w:rtl/>
              </w:rPr>
            </w:rPrChange>
          </w:rPr>
          <w:br/>
        </w:r>
      </w:del>
      <w:r w:rsidR="00305A2E" w:rsidRPr="00DB5487">
        <w:rPr>
          <w:rFonts w:hint="eastAsia"/>
          <w:sz w:val="44"/>
          <w:szCs w:val="44"/>
          <w:rtl/>
          <w:rPrChange w:id="461" w:author="Arash Tighbor" w:date="2016-02-02T11:22:00Z">
            <w:rPr>
              <w:rFonts w:hint="eastAsia"/>
              <w:rtl/>
            </w:rPr>
          </w:rPrChange>
        </w:rPr>
        <w:t>در</w:t>
      </w:r>
      <w:r w:rsidR="00305A2E" w:rsidRPr="00DB5487">
        <w:rPr>
          <w:sz w:val="44"/>
          <w:szCs w:val="44"/>
          <w:rtl/>
          <w:rPrChange w:id="462" w:author="Arash Tighbor" w:date="2016-02-02T11:22:00Z">
            <w:rPr>
              <w:rtl/>
            </w:rPr>
          </w:rPrChange>
        </w:rPr>
        <w:t xml:space="preserve"> </w:t>
      </w:r>
      <w:r w:rsidR="00305A2E" w:rsidRPr="00DB5487">
        <w:rPr>
          <w:rFonts w:hint="eastAsia"/>
          <w:sz w:val="44"/>
          <w:szCs w:val="44"/>
          <w:rtl/>
          <w:rPrChange w:id="463" w:author="Arash Tighbor" w:date="2016-02-02T11:22:00Z">
            <w:rPr>
              <w:rFonts w:hint="eastAsia"/>
              <w:rtl/>
            </w:rPr>
          </w:rPrChange>
        </w:rPr>
        <w:t>خودپرداز</w:t>
      </w:r>
      <w:r w:rsidR="00305A2E" w:rsidRPr="00DB5487">
        <w:rPr>
          <w:sz w:val="44"/>
          <w:szCs w:val="44"/>
          <w:rtl/>
          <w:rPrChange w:id="464" w:author="Arash Tighbor" w:date="2016-02-02T11:22:00Z">
            <w:rPr>
              <w:rtl/>
            </w:rPr>
          </w:rPrChange>
        </w:rPr>
        <w:t xml:space="preserve"> </w:t>
      </w:r>
      <w:r w:rsidR="00305A2E" w:rsidRPr="00DB5487">
        <w:rPr>
          <w:rStyle w:val="Heading2Char"/>
          <w:sz w:val="44"/>
          <w:szCs w:val="44"/>
          <w:rPrChange w:id="465" w:author="Arash Tighbor" w:date="2016-02-02T11:22:00Z">
            <w:rPr/>
          </w:rPrChange>
        </w:rPr>
        <w:t>NCR 5875</w:t>
      </w:r>
      <w:bookmarkEnd w:id="426"/>
    </w:p>
    <w:p w:rsidR="00C9267F" w:rsidRDefault="00C9267F" w:rsidP="000B1447">
      <w:pPr>
        <w:rPr>
          <w:rtl/>
        </w:rPr>
      </w:pPr>
    </w:p>
    <w:p w:rsidR="00305A2E" w:rsidRPr="008C48D1" w:rsidRDefault="00305A2E" w:rsidP="008C48D1">
      <w:pPr>
        <w:pStyle w:val="Heading2"/>
        <w:rPr>
          <w:rtl/>
        </w:rPr>
      </w:pPr>
      <w:bookmarkStart w:id="466" w:name="_Toc441913944"/>
      <w:bookmarkStart w:id="467" w:name="_Toc442175809"/>
      <w:r w:rsidRPr="008C48D1">
        <w:rPr>
          <w:rtl/>
        </w:rPr>
        <w:t>اطلاعات عموم</w:t>
      </w:r>
      <w:r w:rsidRPr="008C48D1">
        <w:rPr>
          <w:rFonts w:hint="cs"/>
          <w:rtl/>
        </w:rPr>
        <w:t>ی</w:t>
      </w:r>
      <w:bookmarkEnd w:id="466"/>
      <w:bookmarkEnd w:id="467"/>
    </w:p>
    <w:p w:rsidR="00BE08CA" w:rsidRDefault="00687DD8">
      <w:pPr>
        <w:spacing w:after="0"/>
        <w:rPr>
          <w:ins w:id="468" w:author="Arash Tighbor" w:date="2016-01-30T07:53:00Z"/>
          <w:rtl/>
        </w:rPr>
        <w:pPrChange w:id="469" w:author="Arash Tighbor" w:date="2016-02-02T11:32:00Z">
          <w:pPr/>
        </w:pPrChange>
      </w:pPr>
      <w:r w:rsidRPr="00687DD8">
        <w:rPr>
          <w:rtl/>
        </w:rPr>
        <w:t>ا</w:t>
      </w:r>
      <w:r w:rsidRPr="00687DD8">
        <w:rPr>
          <w:rFonts w:hint="cs"/>
          <w:rtl/>
        </w:rPr>
        <w:t>ین</w:t>
      </w:r>
      <w:r w:rsidRPr="00687DD8">
        <w:rPr>
          <w:rtl/>
        </w:rPr>
        <w:t xml:space="preserve"> ماژول با</w:t>
      </w:r>
      <w:r w:rsidRPr="00687DD8">
        <w:rPr>
          <w:rFonts w:hint="cs"/>
          <w:rtl/>
        </w:rPr>
        <w:t>ید</w:t>
      </w:r>
      <w:r w:rsidRPr="00687DD8">
        <w:rPr>
          <w:rtl/>
        </w:rPr>
        <w:t xml:space="preserve"> دارا</w:t>
      </w:r>
      <w:r w:rsidRPr="00687DD8">
        <w:rPr>
          <w:rFonts w:hint="cs"/>
          <w:rtl/>
        </w:rPr>
        <w:t>ی</w:t>
      </w:r>
      <w:r w:rsidRPr="00687DD8">
        <w:rPr>
          <w:rtl/>
        </w:rPr>
        <w:t xml:space="preserve"> درگاه ورود اطلاعات از </w:t>
      </w:r>
      <w:ins w:id="470" w:author="Arash Tighbor" w:date="2016-01-30T11:46:00Z">
        <w:r w:rsidR="008C48D1">
          <w:rPr>
            <w:rtl/>
          </w:rPr>
          <w:t>نرم‌افزار</w:t>
        </w:r>
      </w:ins>
      <w:del w:id="471" w:author="Arash Tighbor" w:date="2016-01-30T11:46:00Z">
        <w:r w:rsidRPr="00687DD8" w:rsidDel="008C48D1">
          <w:rPr>
            <w:rtl/>
          </w:rPr>
          <w:delText>نرم افزار</w:delText>
        </w:r>
      </w:del>
      <w:r w:rsidRPr="00687DD8">
        <w:rPr>
          <w:rtl/>
        </w:rPr>
        <w:t xml:space="preserve"> کنترل </w:t>
      </w:r>
      <w:ins w:id="472" w:author="Arash Tighbor" w:date="2016-01-30T11:46:00Z">
        <w:r w:rsidR="008C48D1">
          <w:rPr>
            <w:rtl/>
          </w:rPr>
          <w:t>خودپرداز</w:t>
        </w:r>
      </w:ins>
      <w:del w:id="473" w:author="Arash Tighbor" w:date="2016-01-30T11:46:00Z">
        <w:r w:rsidRPr="00687DD8" w:rsidDel="008C48D1">
          <w:rPr>
            <w:rtl/>
          </w:rPr>
          <w:delText>خود پرداز</w:delText>
        </w:r>
      </w:del>
      <w:del w:id="474" w:author="Arash Tighbor" w:date="2016-01-30T07:53:00Z">
        <w:r w:rsidRPr="00687DD8" w:rsidDel="00BE08CA">
          <w:rPr>
            <w:rtl/>
          </w:rPr>
          <w:delText xml:space="preserve"> </w:delText>
        </w:r>
      </w:del>
      <w:r w:rsidRPr="00687DD8">
        <w:rPr>
          <w:rtl/>
        </w:rPr>
        <w:t xml:space="preserve">، درگاه </w:t>
      </w:r>
      <w:ins w:id="475" w:author="Arash Tighbor" w:date="2016-01-30T11:46:00Z">
        <w:r w:rsidR="008C48D1">
          <w:rPr>
            <w:rtl/>
          </w:rPr>
          <w:t>تأم</w:t>
        </w:r>
        <w:r w:rsidR="008C48D1">
          <w:rPr>
            <w:rFonts w:hint="cs"/>
            <w:rtl/>
          </w:rPr>
          <w:t>ین</w:t>
        </w:r>
      </w:ins>
      <w:del w:id="476" w:author="Arash Tighbor" w:date="2016-01-30T11:46:00Z">
        <w:r w:rsidRPr="00687DD8" w:rsidDel="008C48D1">
          <w:rPr>
            <w:rtl/>
          </w:rPr>
          <w:delText>تام</w:delText>
        </w:r>
        <w:r w:rsidRPr="00687DD8" w:rsidDel="008C48D1">
          <w:rPr>
            <w:rFonts w:hint="cs"/>
            <w:rtl/>
          </w:rPr>
          <w:delText>ین</w:delText>
        </w:r>
      </w:del>
      <w:r w:rsidRPr="00687DD8">
        <w:rPr>
          <w:rtl/>
        </w:rPr>
        <w:t xml:space="preserve"> توان الکتر</w:t>
      </w:r>
      <w:r w:rsidRPr="00687DD8">
        <w:rPr>
          <w:rFonts w:hint="cs"/>
          <w:rtl/>
        </w:rPr>
        <w:t>یکی</w:t>
      </w:r>
      <w:r w:rsidRPr="00687DD8">
        <w:rPr>
          <w:rtl/>
        </w:rPr>
        <w:t xml:space="preserve"> </w:t>
      </w:r>
      <w:ins w:id="477" w:author="Arash Tighbor" w:date="2016-01-30T11:46:00Z">
        <w:r w:rsidR="008C48D1">
          <w:rPr>
            <w:rtl/>
          </w:rPr>
          <w:t>موردن</w:t>
        </w:r>
        <w:r w:rsidR="008C48D1">
          <w:rPr>
            <w:rFonts w:hint="cs"/>
            <w:rtl/>
          </w:rPr>
          <w:t>یاز</w:t>
        </w:r>
      </w:ins>
      <w:del w:id="478" w:author="Arash Tighbor" w:date="2016-01-30T11:46:00Z">
        <w:r w:rsidRPr="00687DD8" w:rsidDel="008C48D1">
          <w:rPr>
            <w:rtl/>
          </w:rPr>
          <w:delText>مورد ن</w:delText>
        </w:r>
        <w:r w:rsidRPr="00687DD8" w:rsidDel="008C48D1">
          <w:rPr>
            <w:rFonts w:hint="cs"/>
            <w:rtl/>
          </w:rPr>
          <w:delText>یاز</w:delText>
        </w:r>
      </w:del>
      <w:del w:id="479" w:author="Arash Tighbor" w:date="2016-01-30T07:53:00Z">
        <w:r w:rsidRPr="00687DD8" w:rsidDel="00BE08CA">
          <w:rPr>
            <w:rtl/>
          </w:rPr>
          <w:delText xml:space="preserve"> </w:delText>
        </w:r>
      </w:del>
      <w:r w:rsidRPr="00687DD8">
        <w:rPr>
          <w:rtl/>
        </w:rPr>
        <w:t>، س</w:t>
      </w:r>
      <w:r w:rsidRPr="00687DD8">
        <w:rPr>
          <w:rFonts w:hint="cs"/>
          <w:rtl/>
        </w:rPr>
        <w:t>یستم</w:t>
      </w:r>
      <w:r w:rsidRPr="00687DD8">
        <w:rPr>
          <w:rtl/>
        </w:rPr>
        <w:t xml:space="preserve"> مبدل صوت</w:t>
      </w:r>
      <w:r w:rsidRPr="00687DD8">
        <w:rPr>
          <w:rFonts w:hint="cs"/>
          <w:rtl/>
        </w:rPr>
        <w:t>ی</w:t>
      </w:r>
      <w:del w:id="480" w:author="Arash Tighbor" w:date="2016-01-30T07:53:00Z">
        <w:r w:rsidRPr="00687DD8" w:rsidDel="00BE08CA">
          <w:rPr>
            <w:rtl/>
          </w:rPr>
          <w:delText xml:space="preserve"> </w:delText>
        </w:r>
      </w:del>
      <w:r w:rsidRPr="00687DD8">
        <w:rPr>
          <w:rtl/>
        </w:rPr>
        <w:t xml:space="preserve">، </w:t>
      </w:r>
      <w:ins w:id="481" w:author="Arash Tighbor" w:date="2016-01-30T11:46:00Z">
        <w:r w:rsidR="008C48D1">
          <w:rPr>
            <w:rtl/>
          </w:rPr>
          <w:t>راه‌انداز</w:t>
        </w:r>
      </w:ins>
      <w:del w:id="482" w:author="Arash Tighbor" w:date="2016-01-30T11:46:00Z">
        <w:r w:rsidRPr="00687DD8" w:rsidDel="008C48D1">
          <w:rPr>
            <w:rtl/>
          </w:rPr>
          <w:delText>راه انداز</w:delText>
        </w:r>
      </w:del>
      <w:r w:rsidRPr="00687DD8">
        <w:rPr>
          <w:rtl/>
        </w:rPr>
        <w:t xml:space="preserve"> و کنترل </w:t>
      </w:r>
      <w:ins w:id="483" w:author="Arash Tighbor" w:date="2016-01-30T11:46:00Z">
        <w:r w:rsidR="008C48D1">
          <w:rPr>
            <w:rtl/>
          </w:rPr>
          <w:t>سخت‌افزار</w:t>
        </w:r>
        <w:r w:rsidR="008C48D1">
          <w:rPr>
            <w:rFonts w:hint="cs"/>
            <w:rtl/>
          </w:rPr>
          <w:t>ی</w:t>
        </w:r>
      </w:ins>
      <w:del w:id="484" w:author="Arash Tighbor" w:date="2016-01-30T11:46:00Z">
        <w:r w:rsidRPr="00687DD8" w:rsidDel="008C48D1">
          <w:rPr>
            <w:rtl/>
          </w:rPr>
          <w:delText>سخت افزار</w:delText>
        </w:r>
        <w:r w:rsidRPr="00687DD8" w:rsidDel="008C48D1">
          <w:rPr>
            <w:rFonts w:hint="cs"/>
            <w:rtl/>
          </w:rPr>
          <w:delText>ی</w:delText>
        </w:r>
      </w:del>
      <w:r w:rsidRPr="00687DD8">
        <w:rPr>
          <w:rtl/>
        </w:rPr>
        <w:t xml:space="preserve"> آن (</w:t>
      </w:r>
      <w:del w:id="485" w:author="Arash Tighbor" w:date="2016-01-30T07:53:00Z">
        <w:r w:rsidRPr="00687DD8" w:rsidDel="00BE08CA">
          <w:rPr>
            <w:rtl/>
          </w:rPr>
          <w:delText xml:space="preserve"> </w:delText>
        </w:r>
      </w:del>
      <w:r w:rsidRPr="00687DD8">
        <w:rPr>
          <w:rtl/>
        </w:rPr>
        <w:t>اسپ</w:t>
      </w:r>
      <w:r w:rsidRPr="00687DD8">
        <w:rPr>
          <w:rFonts w:hint="cs"/>
          <w:rtl/>
        </w:rPr>
        <w:t>یکر</w:t>
      </w:r>
      <w:r w:rsidRPr="00687DD8">
        <w:rPr>
          <w:rtl/>
        </w:rPr>
        <w:t xml:space="preserve"> و </w:t>
      </w:r>
      <w:ins w:id="486" w:author="Arash Tighbor" w:date="2016-01-30T11:46:00Z">
        <w:r w:rsidR="008C48D1">
          <w:rPr>
            <w:rtl/>
          </w:rPr>
          <w:t>آمپل</w:t>
        </w:r>
        <w:r w:rsidR="008C48D1">
          <w:rPr>
            <w:rFonts w:hint="cs"/>
            <w:rtl/>
          </w:rPr>
          <w:t>ی‌فایر</w:t>
        </w:r>
      </w:ins>
      <w:del w:id="487" w:author="Arash Tighbor" w:date="2016-01-30T11:46:00Z">
        <w:r w:rsidRPr="00687DD8" w:rsidDel="008C48D1">
          <w:rPr>
            <w:rtl/>
          </w:rPr>
          <w:delText>آمپل</w:delText>
        </w:r>
        <w:r w:rsidRPr="00687DD8" w:rsidDel="008C48D1">
          <w:rPr>
            <w:rFonts w:hint="cs"/>
            <w:rtl/>
          </w:rPr>
          <w:delText>ی</w:delText>
        </w:r>
        <w:r w:rsidRPr="00687DD8" w:rsidDel="008C48D1">
          <w:rPr>
            <w:rtl/>
          </w:rPr>
          <w:delText xml:space="preserve"> فا</w:delText>
        </w:r>
        <w:r w:rsidRPr="00687DD8" w:rsidDel="008C48D1">
          <w:rPr>
            <w:rFonts w:hint="cs"/>
            <w:rtl/>
          </w:rPr>
          <w:delText>یر</w:delText>
        </w:r>
      </w:del>
      <w:del w:id="488" w:author="Arash Tighbor" w:date="2016-01-30T07:53:00Z">
        <w:r w:rsidRPr="00687DD8" w:rsidDel="00BE08CA">
          <w:rPr>
            <w:rtl/>
          </w:rPr>
          <w:delText xml:space="preserve"> </w:delText>
        </w:r>
      </w:del>
      <w:r w:rsidRPr="00687DD8">
        <w:rPr>
          <w:rtl/>
        </w:rPr>
        <w:t>) باشد</w:t>
      </w:r>
      <w:del w:id="489" w:author="Arash Tighbor" w:date="2016-01-30T07:53:00Z">
        <w:r w:rsidRPr="00687DD8" w:rsidDel="00BE08CA">
          <w:rPr>
            <w:rtl/>
          </w:rPr>
          <w:delText xml:space="preserve"> </w:delText>
        </w:r>
      </w:del>
      <w:r w:rsidRPr="00687DD8">
        <w:rPr>
          <w:rtl/>
        </w:rPr>
        <w:t xml:space="preserve">. </w:t>
      </w:r>
    </w:p>
    <w:p w:rsidR="00687DD8" w:rsidRDefault="00687DD8">
      <w:pPr>
        <w:spacing w:after="0"/>
        <w:rPr>
          <w:rtl/>
        </w:rPr>
        <w:pPrChange w:id="490" w:author="Arash Tighbor" w:date="2016-02-02T11:32:00Z">
          <w:pPr/>
        </w:pPrChange>
      </w:pPr>
      <w:r w:rsidRPr="00687DD8">
        <w:rPr>
          <w:rtl/>
        </w:rPr>
        <w:t>در ذ</w:t>
      </w:r>
      <w:r w:rsidRPr="00687DD8">
        <w:rPr>
          <w:rFonts w:hint="cs"/>
          <w:rtl/>
        </w:rPr>
        <w:t>یل</w:t>
      </w:r>
      <w:r w:rsidRPr="00687DD8">
        <w:rPr>
          <w:rtl/>
        </w:rPr>
        <w:t xml:space="preserve"> اجزا</w:t>
      </w:r>
      <w:r w:rsidRPr="00687DD8">
        <w:rPr>
          <w:rFonts w:hint="cs"/>
          <w:rtl/>
        </w:rPr>
        <w:t>ی</w:t>
      </w:r>
      <w:r w:rsidRPr="00687DD8">
        <w:rPr>
          <w:rtl/>
        </w:rPr>
        <w:t xml:space="preserve"> ا</w:t>
      </w:r>
      <w:r w:rsidRPr="00687DD8">
        <w:rPr>
          <w:rFonts w:hint="cs"/>
          <w:rtl/>
        </w:rPr>
        <w:t>ین</w:t>
      </w:r>
      <w:r w:rsidRPr="00687DD8">
        <w:rPr>
          <w:rtl/>
        </w:rPr>
        <w:t xml:space="preserve"> ماژول </w:t>
      </w:r>
      <w:ins w:id="491" w:author="Arash Tighbor" w:date="2016-01-30T11:46:00Z">
        <w:r w:rsidR="008C48D1">
          <w:rPr>
            <w:rtl/>
          </w:rPr>
          <w:t>به‌صورت</w:t>
        </w:r>
      </w:ins>
      <w:del w:id="492" w:author="Arash Tighbor" w:date="2016-01-30T11:46:00Z">
        <w:r w:rsidRPr="00687DD8" w:rsidDel="008C48D1">
          <w:rPr>
            <w:rtl/>
          </w:rPr>
          <w:delText>به صورت</w:delText>
        </w:r>
      </w:del>
      <w:r w:rsidRPr="00687DD8">
        <w:rPr>
          <w:rtl/>
        </w:rPr>
        <w:t xml:space="preserve"> شمات</w:t>
      </w:r>
      <w:r w:rsidRPr="00687DD8">
        <w:rPr>
          <w:rFonts w:hint="cs"/>
          <w:rtl/>
        </w:rPr>
        <w:t>یک</w:t>
      </w:r>
      <w:r w:rsidRPr="00687DD8">
        <w:rPr>
          <w:rtl/>
        </w:rPr>
        <w:t xml:space="preserve"> </w:t>
      </w:r>
      <w:ins w:id="493" w:author="Arash Tighbor" w:date="2016-01-30T09:25:00Z">
        <w:r w:rsidR="00D9744D">
          <w:rPr>
            <w:rFonts w:hint="cs"/>
            <w:rtl/>
          </w:rPr>
          <w:t xml:space="preserve">نشان </w:t>
        </w:r>
      </w:ins>
      <w:ins w:id="494" w:author="Arash Tighbor" w:date="2016-01-30T11:46:00Z">
        <w:r w:rsidR="008C48D1">
          <w:rPr>
            <w:rtl/>
          </w:rPr>
          <w:t>داده‌شده</w:t>
        </w:r>
      </w:ins>
      <w:ins w:id="495" w:author="Arash Tighbor" w:date="2016-01-30T09:25:00Z">
        <w:del w:id="496" w:author="Arash Tighbor" w:date="2016-01-30T11:46:00Z">
          <w:r w:rsidR="00D9744D" w:rsidDel="008C48D1">
            <w:rPr>
              <w:rFonts w:hint="cs"/>
              <w:rtl/>
            </w:rPr>
            <w:delText>داده</w:delText>
          </w:r>
          <w:r w:rsidR="00D9744D" w:rsidRPr="00B24A41" w:rsidDel="008C48D1">
            <w:rPr>
              <w:rtl/>
            </w:rPr>
            <w:delText xml:space="preserve"> </w:delText>
          </w:r>
        </w:del>
      </w:ins>
      <w:del w:id="497" w:author="Arash Tighbor" w:date="2016-01-30T11:46:00Z">
        <w:r w:rsidRPr="00687DD8" w:rsidDel="008C48D1">
          <w:rPr>
            <w:rtl/>
          </w:rPr>
          <w:delText>ترس</w:delText>
        </w:r>
        <w:r w:rsidRPr="00687DD8" w:rsidDel="008C48D1">
          <w:rPr>
            <w:rFonts w:hint="cs"/>
            <w:rtl/>
          </w:rPr>
          <w:delText>یم</w:delText>
        </w:r>
        <w:r w:rsidRPr="00687DD8" w:rsidDel="008C48D1">
          <w:rPr>
            <w:rtl/>
          </w:rPr>
          <w:delText xml:space="preserve"> شده</w:delText>
        </w:r>
      </w:del>
      <w:del w:id="498" w:author="Arash Tighbor" w:date="2016-01-30T11:53:00Z">
        <w:r w:rsidRPr="00687DD8" w:rsidDel="005B6ACE">
          <w:rPr>
            <w:rtl/>
          </w:rPr>
          <w:delText xml:space="preserve"> است</w:delText>
        </w:r>
      </w:del>
      <w:ins w:id="499" w:author="Arash Tighbor" w:date="2016-01-30T11:53:00Z">
        <w:r w:rsidR="005B6ACE">
          <w:rPr>
            <w:rFonts w:hint="cs"/>
            <w:rtl/>
          </w:rPr>
          <w:t>‌اند</w:t>
        </w:r>
      </w:ins>
      <w:r w:rsidRPr="00687DD8">
        <w:rPr>
          <w:rtl/>
        </w:rPr>
        <w:t>:</w:t>
      </w:r>
    </w:p>
    <w:p w:rsidR="00687DD8" w:rsidRPr="00687DD8" w:rsidRDefault="00687DD8">
      <w:pPr>
        <w:spacing w:after="0"/>
        <w:jc w:val="center"/>
        <w:rPr>
          <w:rtl/>
        </w:rPr>
        <w:pPrChange w:id="500" w:author="Arash Tighbor" w:date="2016-02-02T11:33:00Z">
          <w:pPr>
            <w:jc w:val="center"/>
          </w:pPr>
        </w:pPrChange>
      </w:pPr>
      <w:r>
        <w:rPr>
          <w:noProof/>
          <w:rtl/>
        </w:rPr>
        <w:drawing>
          <wp:inline distT="0" distB="0" distL="0" distR="0" wp14:anchorId="7A30DA7B" wp14:editId="3F3AAD40">
            <wp:extent cx="4678616" cy="1252609"/>
            <wp:effectExtent l="0" t="0" r="8255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5EC6308.tmp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75" t="14048"/>
                    <a:stretch/>
                  </pic:blipFill>
                  <pic:spPr bwMode="auto">
                    <a:xfrm>
                      <a:off x="0" y="0"/>
                      <a:ext cx="4680000" cy="12529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87DD8" w:rsidRDefault="00687DD8" w:rsidP="008C48D1">
      <w:pPr>
        <w:pStyle w:val="Heading2"/>
        <w:rPr>
          <w:rFonts w:ascii="B Nazanin" w:hAnsi="B Nazanin" w:cs="B Nazanin"/>
          <w:sz w:val="28"/>
          <w:szCs w:val="28"/>
          <w:rtl/>
        </w:rPr>
      </w:pPr>
      <w:bookmarkStart w:id="501" w:name="_Toc440797161"/>
      <w:bookmarkStart w:id="502" w:name="_Toc441913945"/>
      <w:bookmarkStart w:id="503" w:name="_Toc442175810"/>
      <w:r>
        <w:rPr>
          <w:rFonts w:hint="cs"/>
          <w:rtl/>
        </w:rPr>
        <w:t>اطلاعات تخصصی</w:t>
      </w:r>
      <w:bookmarkEnd w:id="501"/>
      <w:bookmarkEnd w:id="502"/>
      <w:bookmarkEnd w:id="503"/>
    </w:p>
    <w:p w:rsidR="00687DD8" w:rsidRPr="008C48D1" w:rsidRDefault="00687DD8" w:rsidP="008C48D1">
      <w:pPr>
        <w:pStyle w:val="Heading3"/>
      </w:pPr>
      <w:bookmarkStart w:id="504" w:name="_Toc441913946"/>
      <w:bookmarkStart w:id="505" w:name="_Toc442175811"/>
      <w:r w:rsidRPr="008C48D1">
        <w:t>PC</w:t>
      </w:r>
      <w:bookmarkEnd w:id="504"/>
      <w:bookmarkEnd w:id="505"/>
      <w:r w:rsidRPr="009B4610">
        <w:rPr>
          <w:rtl/>
          <w:rPrChange w:id="506" w:author="Arash Tighbor" w:date="2016-01-30T11:14:00Z">
            <w:rPr>
              <w:rFonts w:cs="B Nazanin"/>
              <w:rtl/>
            </w:rPr>
          </w:rPrChange>
        </w:rPr>
        <w:t xml:space="preserve"> </w:t>
      </w:r>
    </w:p>
    <w:p w:rsidR="00687DD8" w:rsidRDefault="00687DD8" w:rsidP="008C48D1">
      <w:pPr>
        <w:ind w:left="531"/>
        <w:rPr>
          <w:rtl/>
        </w:rPr>
      </w:pPr>
      <w:r>
        <w:rPr>
          <w:rtl/>
        </w:rPr>
        <w:t xml:space="preserve">در نمونه </w:t>
      </w:r>
      <w:ins w:id="507" w:author="Arash Tighbor" w:date="2016-01-30T11:46:00Z">
        <w:r w:rsidR="008C48D1">
          <w:rPr>
            <w:rtl/>
          </w:rPr>
          <w:t>طراح</w:t>
        </w:r>
        <w:r w:rsidR="008C48D1">
          <w:rPr>
            <w:rFonts w:hint="cs"/>
            <w:rtl/>
          </w:rPr>
          <w:t>ی‌شده</w:t>
        </w:r>
      </w:ins>
      <w:del w:id="508" w:author="Arash Tighbor" w:date="2016-01-30T11:46:00Z">
        <w:r w:rsidDel="008C48D1">
          <w:rPr>
            <w:rtl/>
          </w:rPr>
          <w:delText>طراح</w:delText>
        </w:r>
        <w:r w:rsidDel="008C48D1">
          <w:rPr>
            <w:rFonts w:hint="cs"/>
            <w:rtl/>
          </w:rPr>
          <w:delText>ی</w:delText>
        </w:r>
        <w:r w:rsidDel="008C48D1">
          <w:rPr>
            <w:rtl/>
          </w:rPr>
          <w:delText xml:space="preserve"> شده</w:delText>
        </w:r>
      </w:del>
      <w:r>
        <w:rPr>
          <w:rtl/>
        </w:rPr>
        <w:t xml:space="preserve"> جهت ا</w:t>
      </w:r>
      <w:r>
        <w:rPr>
          <w:rFonts w:hint="cs"/>
          <w:rtl/>
        </w:rPr>
        <w:t>ین</w:t>
      </w:r>
      <w:r>
        <w:rPr>
          <w:rtl/>
        </w:rPr>
        <w:t xml:space="preserve"> پروژه اطلاعات ورود</w:t>
      </w:r>
      <w:r>
        <w:rPr>
          <w:rFonts w:hint="cs"/>
          <w:rtl/>
        </w:rPr>
        <w:t>ی</w:t>
      </w:r>
      <w:r>
        <w:rPr>
          <w:rtl/>
        </w:rPr>
        <w:t xml:space="preserve"> به طبقه </w:t>
      </w:r>
      <w:ins w:id="509" w:author="Arash Tighbor" w:date="2016-01-30T11:46:00Z">
        <w:r w:rsidR="008C48D1">
          <w:rPr>
            <w:rtl/>
          </w:rPr>
          <w:t>تقو</w:t>
        </w:r>
        <w:r w:rsidR="008C48D1">
          <w:rPr>
            <w:rFonts w:hint="cs"/>
            <w:rtl/>
          </w:rPr>
          <w:t>یت‌کننده</w:t>
        </w:r>
      </w:ins>
      <w:del w:id="510" w:author="Arash Tighbor" w:date="2016-01-30T11:46:00Z">
        <w:r w:rsidDel="008C48D1">
          <w:rPr>
            <w:rtl/>
          </w:rPr>
          <w:delText>تقو</w:delText>
        </w:r>
        <w:r w:rsidDel="008C48D1">
          <w:rPr>
            <w:rFonts w:hint="cs"/>
            <w:rtl/>
          </w:rPr>
          <w:delText>یت</w:delText>
        </w:r>
        <w:r w:rsidDel="008C48D1">
          <w:rPr>
            <w:rtl/>
          </w:rPr>
          <w:delText xml:space="preserve"> کننده</w:delText>
        </w:r>
      </w:del>
      <w:r>
        <w:rPr>
          <w:rtl/>
        </w:rPr>
        <w:t xml:space="preserve"> (</w:t>
      </w:r>
      <w:r>
        <w:t>AMP</w:t>
      </w:r>
      <w:r>
        <w:rPr>
          <w:rtl/>
        </w:rPr>
        <w:t>) از طر</w:t>
      </w:r>
      <w:r>
        <w:rPr>
          <w:rFonts w:hint="cs"/>
          <w:rtl/>
        </w:rPr>
        <w:t>یق</w:t>
      </w:r>
      <w:r>
        <w:rPr>
          <w:rtl/>
        </w:rPr>
        <w:t xml:space="preserve"> خروج</w:t>
      </w:r>
      <w:r>
        <w:rPr>
          <w:rFonts w:hint="cs"/>
          <w:rtl/>
        </w:rPr>
        <w:t>ی</w:t>
      </w:r>
      <w:r>
        <w:rPr>
          <w:rtl/>
        </w:rPr>
        <w:t xml:space="preserve"> کارت صدا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ATM</w:t>
      </w:r>
      <w:r>
        <w:rPr>
          <w:rtl/>
        </w:rPr>
        <w:t xml:space="preserve">  ته</w:t>
      </w:r>
      <w:r>
        <w:rPr>
          <w:rFonts w:hint="cs"/>
          <w:rtl/>
        </w:rPr>
        <w:t>یه</w:t>
      </w:r>
      <w:r>
        <w:rPr>
          <w:rtl/>
        </w:rPr>
        <w:t xml:space="preserve"> </w:t>
      </w:r>
      <w:ins w:id="511" w:author="Arash Tighbor" w:date="2016-01-30T11:46:00Z">
        <w:r w:rsidR="008C48D1">
          <w:rPr>
            <w:rtl/>
          </w:rPr>
          <w:t>م</w:t>
        </w:r>
        <w:r w:rsidR="008C48D1">
          <w:rPr>
            <w:rFonts w:hint="cs"/>
            <w:rtl/>
          </w:rPr>
          <w:t>ی‌گردد</w:t>
        </w:r>
      </w:ins>
      <w:del w:id="512" w:author="Arash Tighbor" w:date="2016-01-30T11:46:00Z">
        <w:r w:rsidDel="008C48D1">
          <w:rPr>
            <w:rtl/>
          </w:rPr>
          <w:delText>م</w:delText>
        </w:r>
        <w:r w:rsidDel="008C48D1">
          <w:rPr>
            <w:rFonts w:hint="cs"/>
            <w:rtl/>
          </w:rPr>
          <w:delText>ی</w:delText>
        </w:r>
        <w:r w:rsidDel="008C48D1">
          <w:rPr>
            <w:rtl/>
          </w:rPr>
          <w:delText xml:space="preserve"> گردد</w:delText>
        </w:r>
      </w:del>
      <w:del w:id="513" w:author="Arash Tighbor" w:date="2016-01-30T07:54:00Z">
        <w:r w:rsidDel="00BE08CA">
          <w:rPr>
            <w:rtl/>
          </w:rPr>
          <w:delText xml:space="preserve"> </w:delText>
        </w:r>
      </w:del>
      <w:r>
        <w:rPr>
          <w:rtl/>
        </w:rPr>
        <w:t>. برا</w:t>
      </w:r>
      <w:r>
        <w:rPr>
          <w:rFonts w:hint="cs"/>
          <w:rtl/>
        </w:rPr>
        <w:t>ی</w:t>
      </w:r>
      <w:r>
        <w:rPr>
          <w:rtl/>
        </w:rPr>
        <w:t xml:space="preserve"> انتقال ا</w:t>
      </w:r>
      <w:r>
        <w:rPr>
          <w:rFonts w:hint="cs"/>
          <w:rtl/>
        </w:rPr>
        <w:t>ین</w:t>
      </w:r>
      <w:r>
        <w:rPr>
          <w:rtl/>
        </w:rPr>
        <w:t xml:space="preserve"> داده</w:t>
      </w:r>
      <w:ins w:id="514" w:author="Arash Tighbor" w:date="2016-01-30T07:55:00Z">
        <w:r w:rsidR="00C9267F">
          <w:rPr>
            <w:rFonts w:hint="cs"/>
            <w:rtl/>
          </w:rPr>
          <w:t>،</w:t>
        </w:r>
      </w:ins>
      <w:r>
        <w:rPr>
          <w:rtl/>
        </w:rPr>
        <w:t xml:space="preserve"> از کابل 3 رشته مخصوص انتقال صوت استر</w:t>
      </w:r>
      <w:r>
        <w:rPr>
          <w:rFonts w:hint="cs"/>
          <w:rtl/>
        </w:rPr>
        <w:t>یو</w:t>
      </w:r>
      <w:r>
        <w:rPr>
          <w:rtl/>
        </w:rPr>
        <w:t xml:space="preserve"> (با حداقل توان موجود) </w:t>
      </w:r>
      <w:ins w:id="515" w:author="Arash Tighbor" w:date="2016-01-30T11:46:00Z">
        <w:r w:rsidR="008C48D1">
          <w:rPr>
            <w:rtl/>
          </w:rPr>
          <w:t>درحال</w:t>
        </w:r>
        <w:r w:rsidR="008C48D1">
          <w:rPr>
            <w:rFonts w:hint="cs"/>
            <w:rtl/>
          </w:rPr>
          <w:t>ی‌که</w:t>
        </w:r>
      </w:ins>
      <w:del w:id="516" w:author="Arash Tighbor" w:date="2016-01-30T11:46:00Z">
        <w:r w:rsidDel="008C48D1">
          <w:rPr>
            <w:rtl/>
          </w:rPr>
          <w:delText>در حال</w:delText>
        </w:r>
        <w:r w:rsidDel="008C48D1">
          <w:rPr>
            <w:rFonts w:hint="cs"/>
            <w:rtl/>
          </w:rPr>
          <w:delText>ی</w:delText>
        </w:r>
        <w:r w:rsidDel="008C48D1">
          <w:rPr>
            <w:rtl/>
          </w:rPr>
          <w:delText xml:space="preserve"> که</w:delText>
        </w:r>
      </w:del>
      <w:r>
        <w:rPr>
          <w:rtl/>
        </w:rPr>
        <w:t xml:space="preserve"> </w:t>
      </w:r>
      <w:ins w:id="517" w:author="Arash Tighbor" w:date="2016-01-30T07:55:00Z">
        <w:r w:rsidR="00C9267F">
          <w:rPr>
            <w:rFonts w:hint="cs"/>
            <w:rtl/>
          </w:rPr>
          <w:t xml:space="preserve">به </w:t>
        </w:r>
      </w:ins>
      <w:r>
        <w:rPr>
          <w:rtl/>
        </w:rPr>
        <w:t>دو سر آن جک استر</w:t>
      </w:r>
      <w:r>
        <w:rPr>
          <w:rFonts w:hint="cs"/>
          <w:rtl/>
        </w:rPr>
        <w:t>یو</w:t>
      </w:r>
      <w:r>
        <w:rPr>
          <w:rtl/>
        </w:rPr>
        <w:t xml:space="preserve"> نر</w:t>
      </w:r>
      <w:r>
        <w:rPr>
          <w:rFonts w:hint="cs"/>
          <w:rtl/>
        </w:rPr>
        <w:t>ی</w:t>
      </w:r>
      <w:r>
        <w:rPr>
          <w:rtl/>
        </w:rPr>
        <w:t xml:space="preserve"> صدا {</w:t>
      </w:r>
      <w:r>
        <w:t>1/8" tip –ring-sleeve (TRS) 3.5mm</w:t>
      </w:r>
      <w:r>
        <w:rPr>
          <w:rtl/>
        </w:rPr>
        <w:t>}</w:t>
      </w:r>
      <w:r>
        <w:rPr>
          <w:rFonts w:hint="cs"/>
          <w:rtl/>
        </w:rPr>
        <w:t xml:space="preserve"> </w:t>
      </w:r>
      <w:r>
        <w:rPr>
          <w:rtl/>
        </w:rPr>
        <w:t>وصل شده استفاده</w:t>
      </w:r>
      <w:del w:id="518" w:author="Arash Tighbor" w:date="2016-01-30T11:14:00Z">
        <w:r w:rsidDel="009B4610">
          <w:rPr>
            <w:rtl/>
          </w:rPr>
          <w:delText xml:space="preserve"> </w:delText>
        </w:r>
        <w:r w:rsidDel="009B4610">
          <w:rPr>
            <w:rtl/>
          </w:rPr>
          <w:br/>
        </w:r>
      </w:del>
      <w:ins w:id="519" w:author="Arash Tighbor" w:date="2016-01-30T11:14:00Z">
        <w:r w:rsidR="009B4610">
          <w:rPr>
            <w:rFonts w:hint="cs"/>
            <w:rtl/>
          </w:rPr>
          <w:t xml:space="preserve"> </w:t>
        </w:r>
      </w:ins>
      <w:r>
        <w:rPr>
          <w:rtl/>
        </w:rPr>
        <w:t>م</w:t>
      </w:r>
      <w:r>
        <w:rPr>
          <w:rFonts w:hint="cs"/>
          <w:rtl/>
        </w:rPr>
        <w:t>ی‌</w:t>
      </w:r>
      <w:r>
        <w:rPr>
          <w:rtl/>
        </w:rPr>
        <w:t>گردد</w:t>
      </w:r>
      <w:del w:id="520" w:author="Arash Tighbor" w:date="2016-01-30T07:54:00Z">
        <w:r w:rsidDel="00BE08CA">
          <w:rPr>
            <w:rtl/>
          </w:rPr>
          <w:delText xml:space="preserve"> </w:delText>
        </w:r>
      </w:del>
      <w:r>
        <w:rPr>
          <w:rtl/>
        </w:rPr>
        <w:t>.</w:t>
      </w:r>
    </w:p>
    <w:p w:rsidR="00687DD8" w:rsidRDefault="00687DD8" w:rsidP="008C48D1">
      <w:pPr>
        <w:pStyle w:val="Heading3"/>
      </w:pPr>
      <w:bookmarkStart w:id="521" w:name="_Toc441913947"/>
      <w:bookmarkStart w:id="522" w:name="_Toc442175812"/>
      <w:r>
        <w:lastRenderedPageBreak/>
        <w:t>AMPLIFIRE</w:t>
      </w:r>
      <w:bookmarkEnd w:id="521"/>
      <w:bookmarkEnd w:id="522"/>
      <w:r>
        <w:rPr>
          <w:rFonts w:cs="B Nazanin"/>
          <w:rtl/>
        </w:rPr>
        <w:t xml:space="preserve"> </w:t>
      </w:r>
    </w:p>
    <w:p w:rsidR="00687DD8" w:rsidRDefault="00687DD8">
      <w:pPr>
        <w:ind w:left="531"/>
        <w:rPr>
          <w:rtl/>
        </w:rPr>
        <w:pPrChange w:id="523" w:author="Arash Tighbor" w:date="2016-01-30T11:14:00Z">
          <w:pPr/>
        </w:pPrChange>
      </w:pPr>
      <w:r>
        <w:rPr>
          <w:rFonts w:hint="cs"/>
          <w:rtl/>
        </w:rPr>
        <w:t>طبقه</w:t>
      </w:r>
      <w:r>
        <w:rPr>
          <w:rtl/>
        </w:rPr>
        <w:t xml:space="preserve"> </w:t>
      </w:r>
      <w:ins w:id="524" w:author="Arash Tighbor" w:date="2016-01-30T11:46:00Z">
        <w:r w:rsidR="008C48D1">
          <w:rPr>
            <w:rtl/>
          </w:rPr>
          <w:t>تقو</w:t>
        </w:r>
        <w:r w:rsidR="008C48D1">
          <w:rPr>
            <w:rFonts w:hint="cs"/>
            <w:rtl/>
          </w:rPr>
          <w:t>یت‌کننده</w:t>
        </w:r>
      </w:ins>
      <w:del w:id="525" w:author="Arash Tighbor" w:date="2016-01-30T11:46:00Z">
        <w:r w:rsidDel="008C48D1">
          <w:rPr>
            <w:rtl/>
          </w:rPr>
          <w:delText>تقو</w:delText>
        </w:r>
        <w:r w:rsidDel="008C48D1">
          <w:rPr>
            <w:rFonts w:hint="cs"/>
            <w:rtl/>
          </w:rPr>
          <w:delText>یت</w:delText>
        </w:r>
        <w:r w:rsidDel="008C48D1">
          <w:rPr>
            <w:rtl/>
          </w:rPr>
          <w:delText xml:space="preserve"> کننده</w:delText>
        </w:r>
      </w:del>
      <w:r>
        <w:rPr>
          <w:rtl/>
        </w:rPr>
        <w:t xml:space="preserve"> </w:t>
      </w:r>
      <w:ins w:id="526" w:author="Arash Tighbor" w:date="2016-01-30T11:46:00Z">
        <w:r w:rsidR="008C48D1">
          <w:rPr>
            <w:rtl/>
          </w:rPr>
          <w:t>ته</w:t>
        </w:r>
        <w:r w:rsidR="008C48D1">
          <w:rPr>
            <w:rFonts w:hint="cs"/>
            <w:rtl/>
          </w:rPr>
          <w:t>یه‌شده</w:t>
        </w:r>
      </w:ins>
      <w:del w:id="527" w:author="Arash Tighbor" w:date="2016-01-30T11:46:00Z">
        <w:r w:rsidDel="008C48D1">
          <w:rPr>
            <w:rtl/>
          </w:rPr>
          <w:delText>ته</w:delText>
        </w:r>
        <w:r w:rsidDel="008C48D1">
          <w:rPr>
            <w:rFonts w:hint="cs"/>
            <w:rtl/>
          </w:rPr>
          <w:delText>یه</w:delText>
        </w:r>
        <w:r w:rsidDel="008C48D1">
          <w:rPr>
            <w:rtl/>
          </w:rPr>
          <w:delText xml:space="preserve"> شده</w:delText>
        </w:r>
      </w:del>
      <w:r>
        <w:rPr>
          <w:rtl/>
        </w:rPr>
        <w:t xml:space="preserve"> علاوه بر ورود</w:t>
      </w:r>
      <w:r>
        <w:rPr>
          <w:rFonts w:hint="cs"/>
          <w:rtl/>
        </w:rPr>
        <w:t>ی</w:t>
      </w:r>
      <w:r>
        <w:rPr>
          <w:rtl/>
        </w:rPr>
        <w:t xml:space="preserve"> اطلاعات از </w:t>
      </w:r>
      <w:r>
        <w:t>PC</w:t>
      </w:r>
      <w:r>
        <w:rPr>
          <w:rtl/>
        </w:rPr>
        <w:t xml:space="preserve"> با</w:t>
      </w:r>
      <w:r>
        <w:rPr>
          <w:rFonts w:hint="cs"/>
          <w:rtl/>
        </w:rPr>
        <w:t>ید</w:t>
      </w:r>
      <w:r>
        <w:rPr>
          <w:rtl/>
        </w:rPr>
        <w:t xml:space="preserve"> دارا</w:t>
      </w:r>
      <w:r>
        <w:rPr>
          <w:rFonts w:hint="cs"/>
          <w:rtl/>
        </w:rPr>
        <w:t>ی</w:t>
      </w:r>
      <w:r>
        <w:rPr>
          <w:rtl/>
        </w:rPr>
        <w:t xml:space="preserve"> اتصال به شبکه توان خودپرداز با ولتاژ </w:t>
      </w:r>
      <w:del w:id="528" w:author="Arash Tighbor" w:date="2016-01-30T11:14:00Z">
        <w:r w:rsidDel="009B4610">
          <w:br/>
        </w:r>
      </w:del>
      <w:r>
        <w:t>5VDC</w:t>
      </w:r>
      <w:r>
        <w:rPr>
          <w:rtl/>
        </w:rPr>
        <w:t xml:space="preserve"> </w:t>
      </w:r>
      <w:ins w:id="529" w:author="Arash Tighbor" w:date="2016-01-30T07:55:00Z">
        <w:r w:rsidR="00C9267F">
          <w:rPr>
            <w:rFonts w:hint="cs"/>
            <w:rtl/>
          </w:rPr>
          <w:t xml:space="preserve">نیز </w:t>
        </w:r>
      </w:ins>
      <w:r>
        <w:rPr>
          <w:rtl/>
        </w:rPr>
        <w:t>باشد</w:t>
      </w:r>
      <w:del w:id="530" w:author="Arash Tighbor" w:date="2016-01-30T07:55:00Z">
        <w:r w:rsidDel="00C9267F">
          <w:rPr>
            <w:rtl/>
          </w:rPr>
          <w:delText xml:space="preserve"> </w:delText>
        </w:r>
      </w:del>
      <w:r>
        <w:rPr>
          <w:rtl/>
        </w:rPr>
        <w:t>. ا</w:t>
      </w:r>
      <w:r>
        <w:rPr>
          <w:rFonts w:hint="cs"/>
          <w:rtl/>
        </w:rPr>
        <w:t>ین</w:t>
      </w:r>
      <w:r>
        <w:rPr>
          <w:rtl/>
        </w:rPr>
        <w:t xml:space="preserve"> طبقه دارا</w:t>
      </w:r>
      <w:r>
        <w:rPr>
          <w:rFonts w:hint="cs"/>
          <w:rtl/>
        </w:rPr>
        <w:t>ی</w:t>
      </w:r>
      <w:r>
        <w:rPr>
          <w:rtl/>
        </w:rPr>
        <w:t xml:space="preserve"> توان خروج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3W</w:t>
      </w:r>
      <w:r>
        <w:rPr>
          <w:rtl/>
        </w:rPr>
        <w:t xml:space="preserve"> </w:t>
      </w:r>
      <w:ins w:id="531" w:author="Arash Tighbor" w:date="2016-01-30T11:46:00Z">
        <w:r w:rsidR="008C48D1">
          <w:rPr>
            <w:rtl/>
          </w:rPr>
          <w:t>به‌صورت</w:t>
        </w:r>
      </w:ins>
      <w:del w:id="532" w:author="Arash Tighbor" w:date="2016-01-30T11:46:00Z">
        <w:r w:rsidDel="008C48D1">
          <w:rPr>
            <w:rtl/>
          </w:rPr>
          <w:delText>به صورت</w:delText>
        </w:r>
      </w:del>
      <w:r>
        <w:rPr>
          <w:rtl/>
        </w:rPr>
        <w:t xml:space="preserve"> استر</w:t>
      </w:r>
      <w:r>
        <w:rPr>
          <w:rFonts w:hint="cs"/>
          <w:rtl/>
        </w:rPr>
        <w:t>یو</w:t>
      </w:r>
      <w:r>
        <w:rPr>
          <w:rtl/>
        </w:rPr>
        <w:t xml:space="preserve"> و مناسب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ins w:id="533" w:author="Arash Tighbor" w:date="2016-01-30T11:46:00Z">
        <w:r w:rsidR="008C48D1">
          <w:rPr>
            <w:rtl/>
          </w:rPr>
          <w:t>بلندگوها</w:t>
        </w:r>
        <w:r w:rsidR="008C48D1">
          <w:rPr>
            <w:rFonts w:hint="cs"/>
            <w:rtl/>
          </w:rPr>
          <w:t>ی</w:t>
        </w:r>
      </w:ins>
      <w:del w:id="534" w:author="Arash Tighbor" w:date="2016-01-30T11:46:00Z">
        <w:r w:rsidDel="008C48D1">
          <w:rPr>
            <w:rtl/>
          </w:rPr>
          <w:delText>بلندگو ها</w:delText>
        </w:r>
        <w:r w:rsidDel="008C48D1">
          <w:rPr>
            <w:rFonts w:hint="cs"/>
            <w:rtl/>
          </w:rPr>
          <w:delText>ی</w:delText>
        </w:r>
      </w:del>
      <w:r>
        <w:rPr>
          <w:rtl/>
        </w:rPr>
        <w:t xml:space="preserve"> با </w:t>
      </w:r>
      <w:ins w:id="535" w:author="Arash Tighbor" w:date="2016-01-30T11:47:00Z">
        <w:r w:rsidR="008C48D1">
          <w:rPr>
            <w:rtl/>
          </w:rPr>
          <w:t>مقاومت</w:t>
        </w:r>
      </w:ins>
      <w:del w:id="536" w:author="Arash Tighbor" w:date="2016-01-30T11:47:00Z">
        <w:r w:rsidDel="008C48D1">
          <w:rPr>
            <w:rtl/>
          </w:rPr>
          <w:delText>مقاوت</w:delText>
        </w:r>
      </w:del>
      <w:r>
        <w:rPr>
          <w:rtl/>
        </w:rPr>
        <w:t xml:space="preserve"> ورود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4Ω</w:t>
      </w:r>
      <w:r>
        <w:rPr>
          <w:rtl/>
        </w:rPr>
        <w:t xml:space="preserve"> </w:t>
      </w:r>
      <w:del w:id="537" w:author="Arash Tighbor" w:date="2016-01-30T07:55:00Z">
        <w:r w:rsidDel="00C9267F">
          <w:rPr>
            <w:rtl/>
          </w:rPr>
          <w:delText>م</w:delText>
        </w:r>
        <w:r w:rsidDel="00C9267F">
          <w:rPr>
            <w:rFonts w:hint="cs"/>
            <w:rtl/>
          </w:rPr>
          <w:delText>ی</w:delText>
        </w:r>
        <w:r w:rsidDel="00C9267F">
          <w:rPr>
            <w:rtl/>
          </w:rPr>
          <w:delText xml:space="preserve"> باشد .</w:delText>
        </w:r>
      </w:del>
      <w:ins w:id="538" w:author="Arash Tighbor" w:date="2016-01-30T07:55:00Z">
        <w:r w:rsidR="00C9267F">
          <w:rPr>
            <w:rFonts w:hint="cs"/>
            <w:rtl/>
          </w:rPr>
          <w:t>است.</w:t>
        </w:r>
      </w:ins>
    </w:p>
    <w:p w:rsidR="00687DD8" w:rsidRDefault="00687DD8" w:rsidP="008C48D1">
      <w:pPr>
        <w:pStyle w:val="Heading3"/>
      </w:pPr>
      <w:bookmarkStart w:id="539" w:name="_Toc441913948"/>
      <w:bookmarkStart w:id="540" w:name="_Toc442175813"/>
      <w:r>
        <w:t>SPEAKER</w:t>
      </w:r>
      <w:bookmarkEnd w:id="539"/>
      <w:bookmarkEnd w:id="540"/>
    </w:p>
    <w:p w:rsidR="00687DD8" w:rsidRDefault="00687DD8">
      <w:pPr>
        <w:ind w:left="531"/>
        <w:rPr>
          <w:rtl/>
        </w:rPr>
        <w:pPrChange w:id="541" w:author="Arash Tighbor" w:date="2016-01-30T11:14:00Z">
          <w:pPr/>
        </w:pPrChange>
      </w:pPr>
      <w:r>
        <w:rPr>
          <w:rFonts w:hint="cs"/>
          <w:rtl/>
        </w:rPr>
        <w:t>بلندگو</w:t>
      </w:r>
      <w:r>
        <w:rPr>
          <w:rtl/>
        </w:rPr>
        <w:t xml:space="preserve"> با مقاومت ورود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4Ω</w:t>
      </w:r>
      <w:r>
        <w:rPr>
          <w:rtl/>
        </w:rPr>
        <w:t xml:space="preserve"> و حداقل با توان </w:t>
      </w:r>
      <w:r>
        <w:t>3W</w:t>
      </w:r>
      <w:r>
        <w:rPr>
          <w:rtl/>
        </w:rPr>
        <w:t xml:space="preserve"> با اندازه </w:t>
      </w:r>
      <w:r>
        <w:t>90mm</w:t>
      </w:r>
      <w:r>
        <w:rPr>
          <w:rFonts w:hint="cs"/>
          <w:rtl/>
        </w:rPr>
        <w:t>×</w:t>
      </w:r>
      <w:r>
        <w:t>50mm</w:t>
      </w:r>
      <w:r>
        <w:rPr>
          <w:rtl/>
        </w:rPr>
        <w:t xml:space="preserve"> </w:t>
      </w:r>
      <w:ins w:id="542" w:author="Arash Tighbor" w:date="2016-01-30T11:47:00Z">
        <w:r w:rsidR="008C48D1">
          <w:rPr>
            <w:rtl/>
          </w:rPr>
          <w:t>ته</w:t>
        </w:r>
        <w:r w:rsidR="008C48D1">
          <w:rPr>
            <w:rFonts w:hint="cs"/>
            <w:rtl/>
          </w:rPr>
          <w:t>یه‌شده</w:t>
        </w:r>
      </w:ins>
      <w:del w:id="543" w:author="Arash Tighbor" w:date="2016-01-30T11:47:00Z">
        <w:r w:rsidDel="008C48D1">
          <w:rPr>
            <w:rtl/>
          </w:rPr>
          <w:delText>ته</w:delText>
        </w:r>
        <w:r w:rsidDel="008C48D1">
          <w:rPr>
            <w:rFonts w:hint="cs"/>
            <w:rtl/>
          </w:rPr>
          <w:delText>یه</w:delText>
        </w:r>
        <w:r w:rsidDel="008C48D1">
          <w:rPr>
            <w:rtl/>
          </w:rPr>
          <w:delText xml:space="preserve"> شده</w:delText>
        </w:r>
      </w:del>
      <w:r>
        <w:rPr>
          <w:rtl/>
        </w:rPr>
        <w:t xml:space="preserve"> است</w:t>
      </w:r>
      <w:del w:id="544" w:author="Arash Tighbor" w:date="2016-01-30T07:56:00Z">
        <w:r w:rsidDel="00C9267F">
          <w:rPr>
            <w:rtl/>
          </w:rPr>
          <w:delText xml:space="preserve"> </w:delText>
        </w:r>
      </w:del>
      <w:r>
        <w:rPr>
          <w:rtl/>
        </w:rPr>
        <w:t xml:space="preserve">. ارتباط </w:t>
      </w:r>
      <w:ins w:id="545" w:author="Arash Tighbor" w:date="2016-01-30T11:47:00Z">
        <w:r w:rsidR="008C48D1">
          <w:rPr>
            <w:rtl/>
          </w:rPr>
          <w:t>بلندگو</w:t>
        </w:r>
      </w:ins>
      <w:del w:id="546" w:author="Arash Tighbor" w:date="2016-01-30T11:47:00Z">
        <w:r w:rsidDel="008C48D1">
          <w:rPr>
            <w:rtl/>
          </w:rPr>
          <w:delText>بلند گو</w:delText>
        </w:r>
      </w:del>
      <w:r>
        <w:rPr>
          <w:rtl/>
        </w:rPr>
        <w:t xml:space="preserve"> و طبقه </w:t>
      </w:r>
      <w:ins w:id="547" w:author="Arash Tighbor" w:date="2016-01-30T11:47:00Z">
        <w:r w:rsidR="008C48D1">
          <w:rPr>
            <w:rtl/>
          </w:rPr>
          <w:t>تقو</w:t>
        </w:r>
        <w:r w:rsidR="008C48D1">
          <w:rPr>
            <w:rFonts w:hint="cs"/>
            <w:rtl/>
          </w:rPr>
          <w:t>یت‌کننده</w:t>
        </w:r>
      </w:ins>
      <w:del w:id="548" w:author="Arash Tighbor" w:date="2016-01-30T11:47:00Z">
        <w:r w:rsidDel="008C48D1">
          <w:rPr>
            <w:rtl/>
          </w:rPr>
          <w:delText>تقو</w:delText>
        </w:r>
        <w:r w:rsidDel="008C48D1">
          <w:rPr>
            <w:rFonts w:hint="cs"/>
            <w:rtl/>
          </w:rPr>
          <w:delText>یت</w:delText>
        </w:r>
        <w:r w:rsidDel="008C48D1">
          <w:rPr>
            <w:rtl/>
          </w:rPr>
          <w:delText xml:space="preserve"> کننده</w:delText>
        </w:r>
      </w:del>
      <w:r>
        <w:rPr>
          <w:rtl/>
        </w:rPr>
        <w:t xml:space="preserve">  از طر</w:t>
      </w:r>
      <w:r>
        <w:rPr>
          <w:rFonts w:hint="cs"/>
          <w:rtl/>
        </w:rPr>
        <w:t>یق</w:t>
      </w:r>
      <w:r>
        <w:rPr>
          <w:rtl/>
        </w:rPr>
        <w:t xml:space="preserve"> کابل 2 رشته (</w:t>
      </w:r>
      <w:del w:id="549" w:author="Arash Tighbor" w:date="2016-01-30T07:56:00Z">
        <w:r w:rsidDel="00C9267F">
          <w:rPr>
            <w:rtl/>
          </w:rPr>
          <w:delText xml:space="preserve"> </w:delText>
        </w:r>
      </w:del>
      <w:r>
        <w:rPr>
          <w:rtl/>
        </w:rPr>
        <w:t>با حداقل توان موجود</w:t>
      </w:r>
      <w:del w:id="550" w:author="Arash Tighbor" w:date="2016-01-30T07:56:00Z">
        <w:r w:rsidDel="00C9267F">
          <w:rPr>
            <w:rtl/>
          </w:rPr>
          <w:delText xml:space="preserve"> </w:delText>
        </w:r>
      </w:del>
      <w:r>
        <w:rPr>
          <w:rtl/>
        </w:rPr>
        <w:t>) ترج</w:t>
      </w:r>
      <w:r>
        <w:rPr>
          <w:rFonts w:hint="cs"/>
          <w:rtl/>
        </w:rPr>
        <w:t>یحا</w:t>
      </w:r>
      <w:ins w:id="551" w:author="Arash Tighbor" w:date="2016-01-30T07:56:00Z">
        <w:r w:rsidR="00C9267F">
          <w:rPr>
            <w:rFonts w:hint="cs"/>
            <w:rtl/>
          </w:rPr>
          <w:t>ً</w:t>
        </w:r>
      </w:ins>
      <w:r>
        <w:rPr>
          <w:rtl/>
        </w:rPr>
        <w:t xml:space="preserve"> س</w:t>
      </w:r>
      <w:r>
        <w:rPr>
          <w:rFonts w:hint="cs"/>
          <w:rtl/>
        </w:rPr>
        <w:t>یم</w:t>
      </w:r>
      <w:r>
        <w:rPr>
          <w:rtl/>
        </w:rPr>
        <w:t xml:space="preserve"> افشان </w:t>
      </w:r>
      <w:ins w:id="552" w:author="Arash Tighbor" w:date="2016-01-30T11:47:00Z">
        <w:r w:rsidR="008C48D1">
          <w:rPr>
            <w:rtl/>
          </w:rPr>
          <w:t>درحال</w:t>
        </w:r>
        <w:r w:rsidR="008C48D1">
          <w:rPr>
            <w:rFonts w:hint="cs"/>
            <w:rtl/>
          </w:rPr>
          <w:t>ی‌که</w:t>
        </w:r>
      </w:ins>
      <w:del w:id="553" w:author="Arash Tighbor" w:date="2016-01-30T11:47:00Z">
        <w:r w:rsidDel="008C48D1">
          <w:rPr>
            <w:rtl/>
          </w:rPr>
          <w:delText>در حال</w:delText>
        </w:r>
        <w:r w:rsidDel="008C48D1">
          <w:rPr>
            <w:rFonts w:hint="cs"/>
            <w:rtl/>
          </w:rPr>
          <w:delText>ی</w:delText>
        </w:r>
        <w:r w:rsidDel="008C48D1">
          <w:rPr>
            <w:rtl/>
          </w:rPr>
          <w:delText xml:space="preserve"> که</w:delText>
        </w:r>
      </w:del>
      <w:r>
        <w:rPr>
          <w:rtl/>
        </w:rPr>
        <w:t xml:space="preserve"> به </w:t>
      </w:r>
      <w:ins w:id="554" w:author="Arash Tighbor" w:date="2016-01-30T11:47:00Z">
        <w:r w:rsidR="008C48D1">
          <w:rPr>
            <w:rFonts w:hint="cs"/>
            <w:rtl/>
          </w:rPr>
          <w:t>یک سر</w:t>
        </w:r>
      </w:ins>
      <w:del w:id="555" w:author="Arash Tighbor" w:date="2016-01-30T11:47:00Z">
        <w:r w:rsidDel="008C48D1">
          <w:rPr>
            <w:rFonts w:hint="cs"/>
            <w:rtl/>
          </w:rPr>
          <w:delText>یک</w:delText>
        </w:r>
        <w:r w:rsidDel="008C48D1">
          <w:rPr>
            <w:rtl/>
          </w:rPr>
          <w:delText xml:space="preserve"> سر</w:delText>
        </w:r>
      </w:del>
      <w:r>
        <w:rPr>
          <w:rtl/>
        </w:rPr>
        <w:t xml:space="preserve"> آن ف</w:t>
      </w:r>
      <w:r>
        <w:rPr>
          <w:rFonts w:hint="cs"/>
          <w:rtl/>
        </w:rPr>
        <w:t>یش</w:t>
      </w:r>
      <w:r>
        <w:rPr>
          <w:rtl/>
        </w:rPr>
        <w:t xml:space="preserve"> نر</w:t>
      </w:r>
      <w:r>
        <w:rPr>
          <w:rFonts w:hint="cs"/>
          <w:rtl/>
        </w:rPr>
        <w:t>ی</w:t>
      </w:r>
      <w:r>
        <w:rPr>
          <w:rtl/>
        </w:rPr>
        <w:t xml:space="preserve"> مونو  {</w:t>
      </w:r>
      <w:r w:rsidR="00A814AD">
        <w:t xml:space="preserve">1/8" </w:t>
      </w:r>
      <w:r>
        <w:t>tip –ring- (RS) 3.5mm</w:t>
      </w:r>
      <w:r>
        <w:rPr>
          <w:rtl/>
        </w:rPr>
        <w:t>} و سر د</w:t>
      </w:r>
      <w:r>
        <w:rPr>
          <w:rFonts w:hint="cs"/>
          <w:rtl/>
        </w:rPr>
        <w:t>یگر</w:t>
      </w:r>
      <w:r>
        <w:rPr>
          <w:rtl/>
        </w:rPr>
        <w:t xml:space="preserve"> 2 </w:t>
      </w:r>
      <w:r>
        <w:rPr>
          <w:rFonts w:hint="cs"/>
          <w:rtl/>
        </w:rPr>
        <w:t>عدد</w:t>
      </w:r>
      <w:r>
        <w:rPr>
          <w:rtl/>
        </w:rPr>
        <w:t xml:space="preserve"> ف</w:t>
      </w:r>
      <w:r>
        <w:rPr>
          <w:rFonts w:hint="cs"/>
          <w:rtl/>
        </w:rPr>
        <w:t>یش</w:t>
      </w:r>
      <w:r>
        <w:rPr>
          <w:rtl/>
        </w:rPr>
        <w:t xml:space="preserve"> تخت </w:t>
      </w:r>
      <w:r w:rsidR="00A814AD">
        <w:t>3</w:t>
      </w:r>
      <w:r>
        <w:t>mm</w:t>
      </w:r>
      <w:r>
        <w:rPr>
          <w:rtl/>
        </w:rPr>
        <w:t xml:space="preserve"> نصب گرد</w:t>
      </w:r>
      <w:r>
        <w:rPr>
          <w:rFonts w:hint="cs"/>
          <w:rtl/>
        </w:rPr>
        <w:t>یده</w:t>
      </w:r>
      <w:r>
        <w:rPr>
          <w:rtl/>
        </w:rPr>
        <w:t xml:space="preserve"> م</w:t>
      </w:r>
      <w:r>
        <w:rPr>
          <w:rFonts w:hint="cs"/>
          <w:rtl/>
        </w:rPr>
        <w:t>یسر</w:t>
      </w:r>
      <w:r>
        <w:rPr>
          <w:rtl/>
        </w:rPr>
        <w:t xml:space="preserve"> </w:t>
      </w:r>
      <w:ins w:id="556" w:author="Arash Tighbor" w:date="2016-01-30T11:47:00Z">
        <w:r w:rsidR="008C48D1">
          <w:rPr>
            <w:rtl/>
          </w:rPr>
          <w:t>م</w:t>
        </w:r>
        <w:r w:rsidR="008C48D1">
          <w:rPr>
            <w:rFonts w:hint="cs"/>
            <w:rtl/>
          </w:rPr>
          <w:t>ی‌گردد</w:t>
        </w:r>
      </w:ins>
      <w:del w:id="557" w:author="Arash Tighbor" w:date="2016-01-30T11:47:00Z">
        <w:r w:rsidDel="008C48D1">
          <w:rPr>
            <w:rtl/>
          </w:rPr>
          <w:delText>م</w:delText>
        </w:r>
        <w:r w:rsidDel="008C48D1">
          <w:rPr>
            <w:rFonts w:hint="cs"/>
            <w:rtl/>
          </w:rPr>
          <w:delText>ی</w:delText>
        </w:r>
        <w:r w:rsidDel="008C48D1">
          <w:rPr>
            <w:rtl/>
          </w:rPr>
          <w:delText xml:space="preserve"> گردد</w:delText>
        </w:r>
      </w:del>
      <w:r w:rsidR="00A814AD">
        <w:rPr>
          <w:rFonts w:hint="cs"/>
          <w:rtl/>
        </w:rPr>
        <w:t>.</w:t>
      </w:r>
      <w:r>
        <w:rPr>
          <w:rtl/>
        </w:rPr>
        <w:t xml:space="preserve"> </w:t>
      </w:r>
    </w:p>
    <w:p w:rsidR="00C9267F" w:rsidDel="00DB5487" w:rsidRDefault="00C9267F" w:rsidP="00A814AD">
      <w:pPr>
        <w:rPr>
          <w:del w:id="558" w:author="Arash Tighbor" w:date="2016-02-02T11:23:00Z"/>
          <w:rtl/>
        </w:rPr>
      </w:pPr>
    </w:p>
    <w:p w:rsidR="00A814AD" w:rsidRDefault="00A814AD" w:rsidP="008C48D1">
      <w:pPr>
        <w:pStyle w:val="Heading2"/>
        <w:rPr>
          <w:rtl/>
        </w:rPr>
      </w:pPr>
      <w:bookmarkStart w:id="559" w:name="_Toc441913949"/>
      <w:bookmarkStart w:id="560" w:name="_Toc442175814"/>
      <w:r>
        <w:rPr>
          <w:rtl/>
        </w:rPr>
        <w:t>جر</w:t>
      </w:r>
      <w:r>
        <w:rPr>
          <w:rFonts w:hint="cs"/>
          <w:rtl/>
        </w:rPr>
        <w:t>یان</w:t>
      </w:r>
      <w:r>
        <w:rPr>
          <w:rtl/>
        </w:rPr>
        <w:t xml:space="preserve"> انجام فرآ</w:t>
      </w:r>
      <w:r>
        <w:rPr>
          <w:rFonts w:hint="cs"/>
          <w:rtl/>
        </w:rPr>
        <w:t>یند</w:t>
      </w:r>
      <w:r>
        <w:rPr>
          <w:rtl/>
        </w:rPr>
        <w:t xml:space="preserve"> ساخت و نصب</w:t>
      </w:r>
      <w:bookmarkEnd w:id="559"/>
      <w:bookmarkEnd w:id="560"/>
    </w:p>
    <w:p w:rsidR="00C9267F" w:rsidRDefault="00A814AD">
      <w:pPr>
        <w:rPr>
          <w:ins w:id="561" w:author="Arash Tighbor" w:date="2016-01-30T11:15:00Z"/>
          <w:rtl/>
        </w:rPr>
        <w:pPrChange w:id="562" w:author="Arash Tighbor" w:date="2016-01-30T07:58:00Z">
          <w:pPr>
            <w:bidi w:val="0"/>
            <w:spacing w:line="276" w:lineRule="auto"/>
            <w:jc w:val="left"/>
          </w:pPr>
        </w:pPrChange>
      </w:pPr>
      <w:r>
        <w:rPr>
          <w:rFonts w:hint="cs"/>
          <w:rtl/>
        </w:rPr>
        <w:t>این</w:t>
      </w:r>
      <w:r>
        <w:rPr>
          <w:rtl/>
        </w:rPr>
        <w:t xml:space="preserve"> مستند با ا</w:t>
      </w:r>
      <w:r>
        <w:rPr>
          <w:rFonts w:hint="cs"/>
          <w:rtl/>
        </w:rPr>
        <w:t>ین</w:t>
      </w:r>
      <w:r>
        <w:rPr>
          <w:rtl/>
        </w:rPr>
        <w:t xml:space="preserve"> روش که ماژول مذکور در محل سازمان تول</w:t>
      </w:r>
      <w:r>
        <w:rPr>
          <w:rFonts w:hint="cs"/>
          <w:rtl/>
        </w:rPr>
        <w:t>ید</w:t>
      </w:r>
      <w:r>
        <w:rPr>
          <w:rtl/>
        </w:rPr>
        <w:t xml:space="preserve"> گردد</w:t>
      </w:r>
      <w:del w:id="563" w:author="Arash Tighbor" w:date="2016-01-30T07:59:00Z">
        <w:r w:rsidDel="00C9267F">
          <w:rPr>
            <w:rtl/>
          </w:rPr>
          <w:delText xml:space="preserve"> </w:delText>
        </w:r>
      </w:del>
      <w:r>
        <w:rPr>
          <w:rtl/>
        </w:rPr>
        <w:t xml:space="preserve">، </w:t>
      </w:r>
      <w:ins w:id="564" w:author="Arash Tighbor" w:date="2016-01-30T11:47:00Z">
        <w:r w:rsidR="008C48D1">
          <w:rPr>
            <w:rtl/>
          </w:rPr>
          <w:t>ته</w:t>
        </w:r>
        <w:r w:rsidR="008C48D1">
          <w:rPr>
            <w:rFonts w:hint="cs"/>
            <w:rtl/>
          </w:rPr>
          <w:t>یه‌شده</w:t>
        </w:r>
      </w:ins>
      <w:del w:id="565" w:author="Arash Tighbor" w:date="2016-01-30T11:47:00Z">
        <w:r w:rsidDel="008C48D1">
          <w:rPr>
            <w:rtl/>
          </w:rPr>
          <w:delText>ته</w:delText>
        </w:r>
        <w:r w:rsidDel="008C48D1">
          <w:rPr>
            <w:rFonts w:hint="cs"/>
            <w:rtl/>
          </w:rPr>
          <w:delText>یه</w:delText>
        </w:r>
        <w:r w:rsidDel="008C48D1">
          <w:rPr>
            <w:rtl/>
          </w:rPr>
          <w:delText xml:space="preserve"> شده</w:delText>
        </w:r>
      </w:del>
      <w:r>
        <w:rPr>
          <w:rtl/>
        </w:rPr>
        <w:t xml:space="preserve"> است</w:t>
      </w:r>
      <w:del w:id="566" w:author="Arash Tighbor" w:date="2016-01-30T07:59:00Z">
        <w:r w:rsidDel="00C9267F">
          <w:rPr>
            <w:rtl/>
          </w:rPr>
          <w:delText xml:space="preserve"> </w:delText>
        </w:r>
      </w:del>
      <w:r>
        <w:rPr>
          <w:rtl/>
        </w:rPr>
        <w:t>. در محل شعبه براکت بلندگو به همراه باق</w:t>
      </w:r>
      <w:r>
        <w:rPr>
          <w:rFonts w:hint="cs"/>
          <w:rtl/>
        </w:rPr>
        <w:t>ی</w:t>
      </w:r>
      <w:r>
        <w:rPr>
          <w:rtl/>
        </w:rPr>
        <w:t xml:space="preserve"> اجزا</w:t>
      </w:r>
      <w:r>
        <w:rPr>
          <w:rFonts w:hint="cs"/>
          <w:rtl/>
        </w:rPr>
        <w:t>ی</w:t>
      </w:r>
      <w:r>
        <w:rPr>
          <w:rtl/>
        </w:rPr>
        <w:t xml:space="preserve"> ماژول به رو</w:t>
      </w:r>
      <w:r>
        <w:rPr>
          <w:rFonts w:hint="cs"/>
          <w:rtl/>
        </w:rPr>
        <w:t>ی</w:t>
      </w:r>
      <w:r>
        <w:rPr>
          <w:rtl/>
        </w:rPr>
        <w:t xml:space="preserve"> دستگاه خودپرداز نصب </w:t>
      </w:r>
      <w:ins w:id="567" w:author="Arash Tighbor" w:date="2016-01-30T11:47:00Z">
        <w:r w:rsidR="008C48D1">
          <w:rPr>
            <w:rtl/>
          </w:rPr>
          <w:t>م</w:t>
        </w:r>
        <w:r w:rsidR="008C48D1">
          <w:rPr>
            <w:rFonts w:hint="cs"/>
            <w:rtl/>
          </w:rPr>
          <w:t>ی‌گردد</w:t>
        </w:r>
      </w:ins>
      <w:del w:id="568" w:author="Arash Tighbor" w:date="2016-01-30T11:47:00Z">
        <w:r w:rsidDel="008C48D1">
          <w:rPr>
            <w:rtl/>
          </w:rPr>
          <w:delText>م</w:delText>
        </w:r>
        <w:r w:rsidDel="008C48D1">
          <w:rPr>
            <w:rFonts w:hint="cs"/>
            <w:rtl/>
          </w:rPr>
          <w:delText>ی</w:delText>
        </w:r>
        <w:r w:rsidDel="008C48D1">
          <w:rPr>
            <w:rtl/>
          </w:rPr>
          <w:delText xml:space="preserve"> گردد</w:delText>
        </w:r>
      </w:del>
      <w:r>
        <w:rPr>
          <w:rtl/>
        </w:rPr>
        <w:t xml:space="preserve"> و ارتباطات الکتر</w:t>
      </w:r>
      <w:r>
        <w:rPr>
          <w:rFonts w:hint="cs"/>
          <w:rtl/>
        </w:rPr>
        <w:t>یکی</w:t>
      </w:r>
      <w:r>
        <w:rPr>
          <w:rtl/>
        </w:rPr>
        <w:t xml:space="preserve"> </w:t>
      </w:r>
      <w:ins w:id="569" w:author="Arash Tighbor" w:date="2016-01-30T11:47:00Z">
        <w:r w:rsidR="008C48D1">
          <w:rPr>
            <w:rtl/>
          </w:rPr>
          <w:t>موردن</w:t>
        </w:r>
        <w:r w:rsidR="008C48D1">
          <w:rPr>
            <w:rFonts w:hint="cs"/>
            <w:rtl/>
          </w:rPr>
          <w:t>یاز</w:t>
        </w:r>
      </w:ins>
      <w:del w:id="570" w:author="Arash Tighbor" w:date="2016-01-30T11:47:00Z">
        <w:r w:rsidDel="008C48D1">
          <w:rPr>
            <w:rtl/>
          </w:rPr>
          <w:delText>مورد ن</w:delText>
        </w:r>
        <w:r w:rsidDel="008C48D1">
          <w:rPr>
            <w:rFonts w:hint="cs"/>
            <w:rtl/>
          </w:rPr>
          <w:delText>یاز</w:delText>
        </w:r>
      </w:del>
      <w:r>
        <w:rPr>
          <w:rtl/>
        </w:rPr>
        <w:t xml:space="preserve"> وصل </w:t>
      </w:r>
      <w:ins w:id="571" w:author="Arash Tighbor" w:date="2016-01-30T11:47:00Z">
        <w:r w:rsidR="008C48D1">
          <w:rPr>
            <w:rtl/>
          </w:rPr>
          <w:t>م</w:t>
        </w:r>
        <w:r w:rsidR="008C48D1">
          <w:rPr>
            <w:rFonts w:hint="cs"/>
            <w:rtl/>
          </w:rPr>
          <w:t>ی‌شوند</w:t>
        </w:r>
      </w:ins>
      <w:del w:id="572" w:author="Arash Tighbor" w:date="2016-01-30T11:47:00Z">
        <w:r w:rsidDel="008C48D1">
          <w:rPr>
            <w:rtl/>
          </w:rPr>
          <w:delText>م</w:delText>
        </w:r>
        <w:r w:rsidDel="008C48D1">
          <w:rPr>
            <w:rFonts w:hint="cs"/>
            <w:rtl/>
          </w:rPr>
          <w:delText>ی</w:delText>
        </w:r>
        <w:r w:rsidDel="008C48D1">
          <w:rPr>
            <w:rtl/>
          </w:rPr>
          <w:delText xml:space="preserve"> شوند</w:delText>
        </w:r>
      </w:del>
      <w:r>
        <w:rPr>
          <w:rtl/>
        </w:rPr>
        <w:t>. براکت موجود رو</w:t>
      </w:r>
      <w:r>
        <w:rPr>
          <w:rFonts w:hint="cs"/>
          <w:rtl/>
        </w:rPr>
        <w:t>ی</w:t>
      </w:r>
      <w:r>
        <w:rPr>
          <w:rtl/>
        </w:rPr>
        <w:t xml:space="preserve"> دستگاه </w:t>
      </w:r>
      <w:ins w:id="573" w:author="Arash Tighbor" w:date="2016-01-30T11:47:00Z">
        <w:r w:rsidR="008C48D1">
          <w:rPr>
            <w:rtl/>
          </w:rPr>
          <w:t>بازم</w:t>
        </w:r>
        <w:r w:rsidR="008C48D1">
          <w:rPr>
            <w:rFonts w:hint="cs"/>
            <w:rtl/>
          </w:rPr>
          <w:t>ی‌گردد</w:t>
        </w:r>
      </w:ins>
      <w:del w:id="574" w:author="Arash Tighbor" w:date="2016-01-30T11:47:00Z">
        <w:r w:rsidDel="008C48D1">
          <w:rPr>
            <w:rtl/>
          </w:rPr>
          <w:delText>باز م</w:delText>
        </w:r>
        <w:r w:rsidDel="008C48D1">
          <w:rPr>
            <w:rFonts w:hint="cs"/>
            <w:rtl/>
          </w:rPr>
          <w:delText>ی</w:delText>
        </w:r>
        <w:r w:rsidDel="008C48D1">
          <w:rPr>
            <w:rtl/>
          </w:rPr>
          <w:delText xml:space="preserve"> گردد</w:delText>
        </w:r>
      </w:del>
      <w:r>
        <w:rPr>
          <w:rtl/>
        </w:rPr>
        <w:t xml:space="preserve"> و جهت تجه</w:t>
      </w:r>
      <w:r>
        <w:rPr>
          <w:rFonts w:hint="cs"/>
          <w:rtl/>
        </w:rPr>
        <w:t>یز</w:t>
      </w:r>
      <w:r>
        <w:rPr>
          <w:rtl/>
        </w:rPr>
        <w:t xml:space="preserve"> ب</w:t>
      </w:r>
      <w:r>
        <w:rPr>
          <w:rFonts w:hint="cs"/>
          <w:rtl/>
        </w:rPr>
        <w:t>ه</w:t>
      </w:r>
      <w:r>
        <w:rPr>
          <w:rtl/>
        </w:rPr>
        <w:t xml:space="preserve"> شرکت عودت </w:t>
      </w:r>
      <w:ins w:id="575" w:author="Arash Tighbor" w:date="2016-01-30T11:47:00Z">
        <w:r w:rsidR="008C48D1">
          <w:rPr>
            <w:rtl/>
          </w:rPr>
          <w:t>م</w:t>
        </w:r>
        <w:r w:rsidR="008C48D1">
          <w:rPr>
            <w:rFonts w:hint="cs"/>
            <w:rtl/>
          </w:rPr>
          <w:t>ی‌گردد</w:t>
        </w:r>
      </w:ins>
      <w:del w:id="576" w:author="Arash Tighbor" w:date="2016-01-30T11:47:00Z">
        <w:r w:rsidDel="008C48D1">
          <w:rPr>
            <w:rtl/>
          </w:rPr>
          <w:delText>م</w:delText>
        </w:r>
        <w:r w:rsidDel="008C48D1">
          <w:rPr>
            <w:rFonts w:hint="cs"/>
            <w:rtl/>
          </w:rPr>
          <w:delText>ی</w:delText>
        </w:r>
        <w:r w:rsidDel="008C48D1">
          <w:rPr>
            <w:rtl/>
          </w:rPr>
          <w:delText xml:space="preserve"> گردد</w:delText>
        </w:r>
      </w:del>
      <w:r>
        <w:rPr>
          <w:rtl/>
        </w:rPr>
        <w:t xml:space="preserve"> . ا</w:t>
      </w:r>
      <w:r>
        <w:rPr>
          <w:rFonts w:hint="cs"/>
          <w:rtl/>
        </w:rPr>
        <w:t>ین</w:t>
      </w:r>
      <w:r>
        <w:rPr>
          <w:rtl/>
        </w:rPr>
        <w:t xml:space="preserve"> روش با ا</w:t>
      </w:r>
      <w:r>
        <w:rPr>
          <w:rFonts w:hint="cs"/>
          <w:rtl/>
        </w:rPr>
        <w:t>ین</w:t>
      </w:r>
      <w:r>
        <w:rPr>
          <w:rtl/>
        </w:rPr>
        <w:t xml:space="preserve"> رو</w:t>
      </w:r>
      <w:r>
        <w:rPr>
          <w:rFonts w:hint="cs"/>
          <w:rtl/>
        </w:rPr>
        <w:t>یکرد</w:t>
      </w:r>
      <w:r>
        <w:rPr>
          <w:rtl/>
        </w:rPr>
        <w:t xml:space="preserve"> که حداقل زمان ممکن در محل شعبه صرف گردد </w:t>
      </w:r>
      <w:ins w:id="577" w:author="Arash Tighbor" w:date="2016-01-30T11:47:00Z">
        <w:r w:rsidR="008C48D1">
          <w:rPr>
            <w:rtl/>
          </w:rPr>
          <w:t>انتخاب‌شده</w:t>
        </w:r>
      </w:ins>
      <w:del w:id="578" w:author="Arash Tighbor" w:date="2016-01-30T11:47:00Z">
        <w:r w:rsidDel="008C48D1">
          <w:rPr>
            <w:rtl/>
          </w:rPr>
          <w:delText>انتخاب شده</w:delText>
        </w:r>
      </w:del>
      <w:r>
        <w:rPr>
          <w:rtl/>
        </w:rPr>
        <w:t xml:space="preserve"> است.</w:t>
      </w:r>
    </w:p>
    <w:p w:rsidR="00A814AD" w:rsidDel="00C9267F" w:rsidRDefault="00A814AD">
      <w:pPr>
        <w:pStyle w:val="Heading2"/>
        <w:rPr>
          <w:del w:id="579" w:author="Arash Tighbor" w:date="2016-01-30T07:57:00Z"/>
          <w:rtl/>
        </w:rPr>
        <w:pPrChange w:id="580" w:author="Arash Tighbor" w:date="2016-01-30T11:13:00Z">
          <w:pPr/>
        </w:pPrChange>
      </w:pPr>
    </w:p>
    <w:p w:rsidR="00A814AD" w:rsidRDefault="00A814AD" w:rsidP="008C48D1">
      <w:pPr>
        <w:pStyle w:val="Heading2"/>
        <w:rPr>
          <w:rtl/>
        </w:rPr>
      </w:pPr>
      <w:bookmarkStart w:id="581" w:name="_Toc441913950"/>
      <w:del w:id="582" w:author="Arash Tighbor" w:date="2016-02-02T11:17:00Z">
        <w:r w:rsidRPr="00A814AD" w:rsidDel="00DB5487">
          <w:rPr>
            <w:rtl/>
          </w:rPr>
          <w:delText>ل</w:delText>
        </w:r>
        <w:r w:rsidRPr="00A814AD" w:rsidDel="00DB5487">
          <w:rPr>
            <w:rFonts w:hint="cs"/>
            <w:rtl/>
          </w:rPr>
          <w:delText>یست</w:delText>
        </w:r>
        <w:r w:rsidRPr="00A814AD" w:rsidDel="00DB5487">
          <w:rPr>
            <w:rtl/>
          </w:rPr>
          <w:delText xml:space="preserve"> کل</w:delText>
        </w:r>
        <w:r w:rsidRPr="00A814AD" w:rsidDel="00DB5487">
          <w:rPr>
            <w:rFonts w:hint="cs"/>
            <w:rtl/>
          </w:rPr>
          <w:delText>ی</w:delText>
        </w:r>
        <w:r w:rsidRPr="00A814AD" w:rsidDel="00DB5487">
          <w:rPr>
            <w:rtl/>
          </w:rPr>
          <w:delText xml:space="preserve"> قطعات</w:delText>
        </w:r>
        <w:r w:rsidDel="00DB5487">
          <w:rPr>
            <w:rFonts w:hint="cs"/>
            <w:rtl/>
          </w:rPr>
          <w:delText xml:space="preserve"> (</w:delText>
        </w:r>
        <w:r w:rsidRPr="00A814AD" w:rsidDel="00DB5487">
          <w:delText>BOM (BILL OF MATERIAL</w:delText>
        </w:r>
        <w:bookmarkEnd w:id="581"/>
        <w:r w:rsidRPr="00A814AD" w:rsidDel="00DB5487">
          <w:rPr>
            <w:rtl/>
          </w:rPr>
          <w:delText xml:space="preserve"> </w:delText>
        </w:r>
      </w:del>
    </w:p>
    <w:tbl>
      <w:tblPr>
        <w:tblStyle w:val="TableGrid"/>
        <w:bidiVisual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558"/>
        <w:gridCol w:w="1730"/>
        <w:gridCol w:w="1477"/>
        <w:gridCol w:w="1428"/>
        <w:gridCol w:w="690"/>
        <w:gridCol w:w="803"/>
        <w:gridCol w:w="2892"/>
        <w:tblGridChange w:id="583">
          <w:tblGrid>
            <w:gridCol w:w="113"/>
            <w:gridCol w:w="445"/>
            <w:gridCol w:w="113"/>
            <w:gridCol w:w="1617"/>
            <w:gridCol w:w="113"/>
            <w:gridCol w:w="1305"/>
            <w:gridCol w:w="59"/>
            <w:gridCol w:w="113"/>
            <w:gridCol w:w="1197"/>
            <w:gridCol w:w="118"/>
            <w:gridCol w:w="113"/>
            <w:gridCol w:w="560"/>
            <w:gridCol w:w="119"/>
            <w:gridCol w:w="11"/>
            <w:gridCol w:w="690"/>
            <w:gridCol w:w="60"/>
            <w:gridCol w:w="53"/>
            <w:gridCol w:w="2779"/>
            <w:gridCol w:w="113"/>
          </w:tblGrid>
        </w:tblGridChange>
      </w:tblGrid>
      <w:tr w:rsidR="00BE08CA" w:rsidDel="00DB5487" w:rsidTr="00A814AD">
        <w:trPr>
          <w:trHeight w:val="1471"/>
          <w:jc w:val="center"/>
          <w:del w:id="584" w:author="Arash Tighbor" w:date="2016-02-02T11:17:00Z"/>
        </w:trPr>
        <w:tc>
          <w:tcPr>
            <w:tcW w:w="291" w:type="pct"/>
            <w:shd w:val="clear" w:color="auto" w:fill="1F497D" w:themeFill="text2"/>
            <w:vAlign w:val="center"/>
            <w:hideMark/>
          </w:tcPr>
          <w:p w:rsidR="00A814AD" w:rsidRPr="00A814AD" w:rsidDel="00DB5487" w:rsidRDefault="00A814AD">
            <w:pPr>
              <w:jc w:val="center"/>
              <w:rPr>
                <w:del w:id="585" w:author="Arash Tighbor" w:date="2016-02-02T11:17:00Z"/>
                <w:b/>
                <w:bCs/>
                <w:color w:val="FFFFFF" w:themeColor="background1"/>
                <w:sz w:val="18"/>
                <w:szCs w:val="18"/>
              </w:rPr>
            </w:pPr>
            <w:del w:id="586" w:author="Arash Tighbor" w:date="2016-02-02T11:17:00Z">
              <w:r w:rsidRPr="00A814AD" w:rsidDel="00DB5487">
                <w:rPr>
                  <w:rFonts w:hint="cs"/>
                  <w:b/>
                  <w:bCs/>
                  <w:color w:val="FFFFFF" w:themeColor="background1"/>
                  <w:sz w:val="18"/>
                  <w:szCs w:val="18"/>
                  <w:rtl/>
                </w:rPr>
                <w:delText>ردیف</w:delText>
              </w:r>
            </w:del>
          </w:p>
        </w:tc>
        <w:tc>
          <w:tcPr>
            <w:tcW w:w="932" w:type="pct"/>
            <w:shd w:val="clear" w:color="auto" w:fill="1F497D" w:themeFill="text2"/>
            <w:vAlign w:val="center"/>
            <w:hideMark/>
          </w:tcPr>
          <w:p w:rsidR="00A814AD" w:rsidRPr="00A814AD" w:rsidDel="00DB5487" w:rsidRDefault="00A814AD">
            <w:pPr>
              <w:jc w:val="center"/>
              <w:rPr>
                <w:del w:id="587" w:author="Arash Tighbor" w:date="2016-02-02T11:17:00Z"/>
                <w:b/>
                <w:bCs/>
                <w:color w:val="FFFFFF" w:themeColor="background1"/>
                <w:sz w:val="18"/>
                <w:szCs w:val="18"/>
                <w:rtl/>
              </w:rPr>
            </w:pPr>
            <w:del w:id="588" w:author="Arash Tighbor" w:date="2016-02-02T11:17:00Z">
              <w:r w:rsidRPr="00A814AD" w:rsidDel="00DB5487">
                <w:rPr>
                  <w:rFonts w:hint="cs"/>
                  <w:b/>
                  <w:bCs/>
                  <w:color w:val="FFFFFF" w:themeColor="background1"/>
                  <w:sz w:val="18"/>
                  <w:szCs w:val="18"/>
                  <w:rtl/>
                </w:rPr>
                <w:delText>نام کالا</w:delText>
              </w:r>
            </w:del>
          </w:p>
        </w:tc>
        <w:tc>
          <w:tcPr>
            <w:tcW w:w="628" w:type="pct"/>
            <w:shd w:val="clear" w:color="auto" w:fill="1F497D" w:themeFill="text2"/>
            <w:vAlign w:val="center"/>
            <w:hideMark/>
          </w:tcPr>
          <w:p w:rsidR="00A814AD" w:rsidDel="00DB5487" w:rsidRDefault="00A814AD">
            <w:pPr>
              <w:jc w:val="center"/>
              <w:rPr>
                <w:del w:id="589" w:author="Arash Tighbor" w:date="2016-02-02T11:17:00Z"/>
                <w:b/>
                <w:bCs/>
                <w:color w:val="FFFFFF" w:themeColor="background1"/>
                <w:sz w:val="18"/>
                <w:szCs w:val="18"/>
                <w:rtl/>
              </w:rPr>
            </w:pPr>
            <w:del w:id="590" w:author="Arash Tighbor" w:date="2016-02-02T11:17:00Z">
              <w:r w:rsidRPr="00A814AD" w:rsidDel="00DB5487">
                <w:rPr>
                  <w:rFonts w:hint="cs"/>
                  <w:b/>
                  <w:bCs/>
                  <w:color w:val="FFFFFF" w:themeColor="background1"/>
                  <w:sz w:val="18"/>
                  <w:szCs w:val="18"/>
                  <w:rtl/>
                </w:rPr>
                <w:delText>ضریب</w:delText>
              </w:r>
            </w:del>
          </w:p>
          <w:p w:rsidR="00A814AD" w:rsidRPr="00A814AD" w:rsidDel="00DB5487" w:rsidRDefault="00A814AD">
            <w:pPr>
              <w:jc w:val="center"/>
              <w:rPr>
                <w:del w:id="591" w:author="Arash Tighbor" w:date="2016-02-02T11:17:00Z"/>
                <w:b/>
                <w:bCs/>
                <w:color w:val="FFFFFF" w:themeColor="background1"/>
                <w:sz w:val="18"/>
                <w:szCs w:val="18"/>
                <w:rtl/>
              </w:rPr>
            </w:pPr>
            <w:del w:id="592" w:author="Arash Tighbor" w:date="2016-02-02T11:17:00Z">
              <w:r w:rsidRPr="00A814AD" w:rsidDel="00DB5487">
                <w:rPr>
                  <w:rFonts w:hint="cs"/>
                  <w:b/>
                  <w:bCs/>
                  <w:color w:val="FFFFFF" w:themeColor="background1"/>
                  <w:sz w:val="18"/>
                  <w:szCs w:val="18"/>
                  <w:rtl/>
                </w:rPr>
                <w:delText xml:space="preserve"> مصرف</w:delText>
              </w:r>
            </w:del>
          </w:p>
        </w:tc>
        <w:tc>
          <w:tcPr>
            <w:tcW w:w="774" w:type="pct"/>
            <w:shd w:val="clear" w:color="auto" w:fill="1F497D" w:themeFill="text2"/>
            <w:vAlign w:val="center"/>
            <w:hideMark/>
          </w:tcPr>
          <w:p w:rsidR="00A814AD" w:rsidRPr="00A814AD" w:rsidDel="00DB5487" w:rsidRDefault="00A814AD">
            <w:pPr>
              <w:jc w:val="center"/>
              <w:rPr>
                <w:del w:id="593" w:author="Arash Tighbor" w:date="2016-02-02T11:17:00Z"/>
                <w:b/>
                <w:bCs/>
                <w:color w:val="FFFFFF" w:themeColor="background1"/>
                <w:sz w:val="18"/>
                <w:szCs w:val="18"/>
                <w:rtl/>
              </w:rPr>
            </w:pPr>
            <w:del w:id="594" w:author="Arash Tighbor" w:date="2016-02-02T11:17:00Z">
              <w:r w:rsidRPr="00A814AD" w:rsidDel="00DB5487">
                <w:rPr>
                  <w:rFonts w:hint="cs"/>
                  <w:b/>
                  <w:bCs/>
                  <w:color w:val="FFFFFF" w:themeColor="background1"/>
                  <w:sz w:val="18"/>
                  <w:szCs w:val="18"/>
                  <w:rtl/>
                </w:rPr>
                <w:delText>قیمت مواد مصرفی و دستمزد پیمانکار برای هر واحد (ریال)</w:delText>
              </w:r>
            </w:del>
          </w:p>
        </w:tc>
        <w:tc>
          <w:tcPr>
            <w:tcW w:w="380" w:type="pct"/>
            <w:shd w:val="clear" w:color="auto" w:fill="1F497D" w:themeFill="text2"/>
            <w:vAlign w:val="center"/>
            <w:hideMark/>
          </w:tcPr>
          <w:p w:rsidR="00A814AD" w:rsidRPr="00A814AD" w:rsidDel="00DB5487" w:rsidRDefault="00A814AD">
            <w:pPr>
              <w:jc w:val="center"/>
              <w:rPr>
                <w:del w:id="595" w:author="Arash Tighbor" w:date="2016-02-02T11:17:00Z"/>
                <w:b/>
                <w:bCs/>
                <w:color w:val="FFFFFF" w:themeColor="background1"/>
                <w:sz w:val="18"/>
                <w:szCs w:val="18"/>
                <w:rtl/>
              </w:rPr>
            </w:pPr>
            <w:del w:id="596" w:author="Arash Tighbor" w:date="2016-02-02T11:17:00Z">
              <w:r w:rsidRPr="00A814AD" w:rsidDel="00DB5487">
                <w:rPr>
                  <w:rFonts w:hint="cs"/>
                  <w:b/>
                  <w:bCs/>
                  <w:color w:val="FFFFFF" w:themeColor="background1"/>
                  <w:sz w:val="18"/>
                  <w:szCs w:val="18"/>
                  <w:rtl/>
                </w:rPr>
                <w:delText>نفر ساعت مصرفی جهت تولید</w:delText>
              </w:r>
            </w:del>
          </w:p>
        </w:tc>
        <w:tc>
          <w:tcPr>
            <w:tcW w:w="457" w:type="pct"/>
            <w:shd w:val="clear" w:color="auto" w:fill="1F497D" w:themeFill="text2"/>
            <w:vAlign w:val="center"/>
            <w:hideMark/>
          </w:tcPr>
          <w:p w:rsidR="00A814AD" w:rsidRPr="00A814AD" w:rsidDel="00DB5487" w:rsidRDefault="00A814AD">
            <w:pPr>
              <w:jc w:val="center"/>
              <w:rPr>
                <w:del w:id="597" w:author="Arash Tighbor" w:date="2016-02-02T11:17:00Z"/>
                <w:b/>
                <w:bCs/>
                <w:color w:val="FFFFFF" w:themeColor="background1"/>
                <w:sz w:val="18"/>
                <w:szCs w:val="18"/>
                <w:rtl/>
              </w:rPr>
            </w:pPr>
            <w:del w:id="598" w:author="Arash Tighbor" w:date="2016-02-02T11:17:00Z">
              <w:r w:rsidRPr="00A814AD" w:rsidDel="00DB5487">
                <w:rPr>
                  <w:rFonts w:hint="cs"/>
                  <w:b/>
                  <w:bCs/>
                  <w:color w:val="FFFFFF" w:themeColor="background1"/>
                  <w:sz w:val="18"/>
                  <w:szCs w:val="18"/>
                  <w:rtl/>
                </w:rPr>
                <w:delText xml:space="preserve">نحوه </w:delText>
              </w:r>
            </w:del>
            <w:del w:id="599" w:author="Arash Tighbor" w:date="2016-01-30T11:48:00Z">
              <w:r w:rsidRPr="00A814AD" w:rsidDel="008C48D1">
                <w:rPr>
                  <w:rFonts w:hint="cs"/>
                  <w:b/>
                  <w:bCs/>
                  <w:color w:val="FFFFFF" w:themeColor="background1"/>
                  <w:sz w:val="18"/>
                  <w:szCs w:val="18"/>
                  <w:rtl/>
                </w:rPr>
                <w:delText>تامین</w:delText>
              </w:r>
            </w:del>
          </w:p>
        </w:tc>
        <w:tc>
          <w:tcPr>
            <w:tcW w:w="1538" w:type="pct"/>
            <w:shd w:val="clear" w:color="auto" w:fill="1F497D" w:themeFill="text2"/>
            <w:vAlign w:val="center"/>
            <w:hideMark/>
          </w:tcPr>
          <w:p w:rsidR="00A814AD" w:rsidRPr="00A814AD" w:rsidDel="00DB5487" w:rsidRDefault="00A814AD">
            <w:pPr>
              <w:jc w:val="center"/>
              <w:rPr>
                <w:del w:id="600" w:author="Arash Tighbor" w:date="2016-02-02T11:17:00Z"/>
                <w:color w:val="FFFFFF" w:themeColor="background1"/>
                <w:sz w:val="18"/>
                <w:szCs w:val="18"/>
                <w:rtl/>
              </w:rPr>
            </w:pPr>
            <w:del w:id="601" w:author="Arash Tighbor" w:date="2016-02-02T11:17:00Z">
              <w:r w:rsidRPr="00A814AD" w:rsidDel="00DB5487">
                <w:rPr>
                  <w:rFonts w:hint="cs"/>
                  <w:b/>
                  <w:bCs/>
                  <w:color w:val="FFFFFF" w:themeColor="background1"/>
                  <w:sz w:val="18"/>
                  <w:szCs w:val="18"/>
                  <w:rtl/>
                </w:rPr>
                <w:delText>تصاویر</w:delText>
              </w:r>
            </w:del>
          </w:p>
        </w:tc>
      </w:tr>
      <w:tr w:rsidR="00BE08CA" w:rsidDel="00DB5487" w:rsidTr="00C9267F">
        <w:tblPrEx>
          <w:tblW w:w="5000" w:type="pct"/>
          <w:jc w:val="center"/>
          <w:tblBorders>
            <w:top w:val="single" w:sz="4" w:space="0" w:color="A6A6A6" w:themeColor="background1" w:themeShade="A6"/>
            <w:left w:val="single" w:sz="4" w:space="0" w:color="A6A6A6" w:themeColor="background1" w:themeShade="A6"/>
            <w:bottom w:val="single" w:sz="4" w:space="0" w:color="A6A6A6" w:themeColor="background1" w:themeShade="A6"/>
            <w:right w:val="single" w:sz="4" w:space="0" w:color="A6A6A6" w:themeColor="background1" w:themeShade="A6"/>
            <w:insideH w:val="single" w:sz="4" w:space="0" w:color="A6A6A6" w:themeColor="background1" w:themeShade="A6"/>
            <w:insideV w:val="single" w:sz="4" w:space="0" w:color="A6A6A6" w:themeColor="background1" w:themeShade="A6"/>
          </w:tblBorders>
          <w:tblPrExChange w:id="602" w:author="Arash Tighbor" w:date="2016-01-30T07:57:00Z">
            <w:tblPrEx>
              <w:tblW w:w="5000" w:type="pct"/>
              <w:jc w:val="center"/>
              <w:tblBorders>
                <w:top w:val="single" w:sz="4" w:space="0" w:color="A6A6A6" w:themeColor="background1" w:themeShade="A6"/>
                <w:left w:val="single" w:sz="4" w:space="0" w:color="A6A6A6" w:themeColor="background1" w:themeShade="A6"/>
                <w:bottom w:val="single" w:sz="4" w:space="0" w:color="A6A6A6" w:themeColor="background1" w:themeShade="A6"/>
                <w:right w:val="single" w:sz="4" w:space="0" w:color="A6A6A6" w:themeColor="background1" w:themeShade="A6"/>
                <w:insideH w:val="single" w:sz="4" w:space="0" w:color="A6A6A6" w:themeColor="background1" w:themeShade="A6"/>
                <w:insideV w:val="single" w:sz="4" w:space="0" w:color="A6A6A6" w:themeColor="background1" w:themeShade="A6"/>
              </w:tblBorders>
            </w:tblPrEx>
          </w:tblPrExChange>
        </w:tblPrEx>
        <w:trPr>
          <w:trHeight w:val="215"/>
          <w:jc w:val="center"/>
          <w:del w:id="603" w:author="Arash Tighbor" w:date="2016-02-02T11:17:00Z"/>
          <w:trPrChange w:id="604" w:author="Arash Tighbor" w:date="2016-01-30T07:57:00Z">
            <w:trPr>
              <w:gridAfter w:val="0"/>
              <w:trHeight w:val="972"/>
              <w:jc w:val="center"/>
            </w:trPr>
          </w:trPrChange>
        </w:trPr>
        <w:tc>
          <w:tcPr>
            <w:tcW w:w="291" w:type="pct"/>
            <w:vAlign w:val="center"/>
            <w:hideMark/>
            <w:tcPrChange w:id="605" w:author="Arash Tighbor" w:date="2016-01-30T07:57:00Z">
              <w:tcPr>
                <w:tcW w:w="291" w:type="pct"/>
                <w:gridSpan w:val="2"/>
                <w:vAlign w:val="center"/>
                <w:hideMark/>
              </w:tcPr>
            </w:tcPrChange>
          </w:tcPr>
          <w:p w:rsidR="00A814AD" w:rsidRPr="00A814AD" w:rsidDel="00DB5487" w:rsidRDefault="00A814AD">
            <w:pPr>
              <w:jc w:val="center"/>
              <w:rPr>
                <w:del w:id="606" w:author="Arash Tighbor" w:date="2016-02-02T11:17:00Z"/>
                <w:sz w:val="22"/>
                <w:szCs w:val="22"/>
                <w:rtl/>
              </w:rPr>
            </w:pPr>
            <w:del w:id="607" w:author="Arash Tighbor" w:date="2016-02-02T11:17:00Z">
              <w:r w:rsidRPr="00A814AD" w:rsidDel="00DB5487">
                <w:rPr>
                  <w:rFonts w:hint="cs"/>
                  <w:sz w:val="22"/>
                  <w:szCs w:val="22"/>
                  <w:rtl/>
                </w:rPr>
                <w:delText>1</w:delText>
              </w:r>
            </w:del>
          </w:p>
        </w:tc>
        <w:tc>
          <w:tcPr>
            <w:tcW w:w="932" w:type="pct"/>
            <w:vAlign w:val="center"/>
            <w:hideMark/>
            <w:tcPrChange w:id="608" w:author="Arash Tighbor" w:date="2016-01-30T07:57:00Z">
              <w:tcPr>
                <w:tcW w:w="932" w:type="pct"/>
                <w:gridSpan w:val="2"/>
                <w:vAlign w:val="center"/>
                <w:hideMark/>
              </w:tcPr>
            </w:tcPrChange>
          </w:tcPr>
          <w:p w:rsidR="00A814AD" w:rsidRPr="00A814AD" w:rsidDel="00DB5487" w:rsidRDefault="00A814AD">
            <w:pPr>
              <w:jc w:val="center"/>
              <w:rPr>
                <w:del w:id="609" w:author="Arash Tighbor" w:date="2016-02-02T11:17:00Z"/>
                <w:sz w:val="22"/>
                <w:szCs w:val="22"/>
                <w:rtl/>
                <w:lang w:bidi="ar-SA"/>
              </w:rPr>
            </w:pPr>
            <w:del w:id="610" w:author="Arash Tighbor" w:date="2016-02-02T11:17:00Z">
              <w:r w:rsidRPr="00A814AD" w:rsidDel="00DB5487">
                <w:rPr>
                  <w:rFonts w:hint="cs"/>
                  <w:sz w:val="22"/>
                  <w:szCs w:val="22"/>
                  <w:rtl/>
                </w:rPr>
                <w:delText xml:space="preserve">مهره </w:delText>
              </w:r>
              <w:r w:rsidRPr="00A814AD" w:rsidDel="00DB5487">
                <w:rPr>
                  <w:sz w:val="20"/>
                  <w:szCs w:val="20"/>
                </w:rPr>
                <w:delText>M3</w:delText>
              </w:r>
            </w:del>
          </w:p>
        </w:tc>
        <w:tc>
          <w:tcPr>
            <w:tcW w:w="628" w:type="pct"/>
            <w:vAlign w:val="center"/>
            <w:hideMark/>
            <w:tcPrChange w:id="611" w:author="Arash Tighbor" w:date="2016-01-30T07:57:00Z">
              <w:tcPr>
                <w:tcW w:w="628" w:type="pct"/>
                <w:gridSpan w:val="3"/>
                <w:vAlign w:val="center"/>
                <w:hideMark/>
              </w:tcPr>
            </w:tcPrChange>
          </w:tcPr>
          <w:p w:rsidR="00A814AD" w:rsidRPr="00A814AD" w:rsidDel="00DB5487" w:rsidRDefault="00A814AD">
            <w:pPr>
              <w:jc w:val="center"/>
              <w:rPr>
                <w:del w:id="612" w:author="Arash Tighbor" w:date="2016-02-02T11:17:00Z"/>
                <w:sz w:val="22"/>
                <w:szCs w:val="22"/>
                <w:rtl/>
              </w:rPr>
            </w:pPr>
            <w:del w:id="613" w:author="Arash Tighbor" w:date="2016-02-02T11:17:00Z">
              <w:r w:rsidRPr="00A814AD" w:rsidDel="00DB5487">
                <w:rPr>
                  <w:rFonts w:hint="cs"/>
                  <w:sz w:val="22"/>
                  <w:szCs w:val="22"/>
                  <w:rtl/>
                </w:rPr>
                <w:delText>2</w:delText>
              </w:r>
            </w:del>
          </w:p>
        </w:tc>
        <w:tc>
          <w:tcPr>
            <w:tcW w:w="774" w:type="pct"/>
            <w:vAlign w:val="center"/>
            <w:tcPrChange w:id="614" w:author="Arash Tighbor" w:date="2016-01-30T07:57:00Z">
              <w:tcPr>
                <w:tcW w:w="774" w:type="pct"/>
                <w:gridSpan w:val="3"/>
                <w:vAlign w:val="center"/>
              </w:tcPr>
            </w:tcPrChange>
          </w:tcPr>
          <w:p w:rsidR="00A814AD" w:rsidRPr="00A814AD" w:rsidDel="00DB5487" w:rsidRDefault="00A814AD">
            <w:pPr>
              <w:jc w:val="center"/>
              <w:rPr>
                <w:del w:id="615" w:author="Arash Tighbor" w:date="2016-02-02T11:17:00Z"/>
                <w:sz w:val="22"/>
                <w:szCs w:val="22"/>
                <w:rtl/>
              </w:rPr>
            </w:pPr>
          </w:p>
        </w:tc>
        <w:tc>
          <w:tcPr>
            <w:tcW w:w="380" w:type="pct"/>
            <w:vAlign w:val="center"/>
            <w:hideMark/>
            <w:tcPrChange w:id="616" w:author="Arash Tighbor" w:date="2016-01-30T07:57:00Z">
              <w:tcPr>
                <w:tcW w:w="380" w:type="pct"/>
                <w:gridSpan w:val="2"/>
                <w:vAlign w:val="center"/>
                <w:hideMark/>
              </w:tcPr>
            </w:tcPrChange>
          </w:tcPr>
          <w:p w:rsidR="00A814AD" w:rsidRPr="00A814AD" w:rsidDel="00DB5487" w:rsidRDefault="00A814AD">
            <w:pPr>
              <w:jc w:val="center"/>
              <w:rPr>
                <w:del w:id="617" w:author="Arash Tighbor" w:date="2016-02-02T11:17:00Z"/>
                <w:sz w:val="22"/>
                <w:szCs w:val="22"/>
                <w:rtl/>
              </w:rPr>
            </w:pPr>
            <w:del w:id="618" w:author="Arash Tighbor" w:date="2016-02-02T11:17:00Z">
              <w:r w:rsidRPr="00A814AD" w:rsidDel="00DB5487">
                <w:rPr>
                  <w:rFonts w:hint="cs"/>
                  <w:sz w:val="22"/>
                  <w:szCs w:val="22"/>
                  <w:rtl/>
                </w:rPr>
                <w:delText>0</w:delText>
              </w:r>
            </w:del>
          </w:p>
        </w:tc>
        <w:tc>
          <w:tcPr>
            <w:tcW w:w="457" w:type="pct"/>
            <w:vAlign w:val="center"/>
            <w:hideMark/>
            <w:tcPrChange w:id="619" w:author="Arash Tighbor" w:date="2016-01-30T07:57:00Z">
              <w:tcPr>
                <w:tcW w:w="457" w:type="pct"/>
                <w:gridSpan w:val="3"/>
                <w:vAlign w:val="center"/>
                <w:hideMark/>
              </w:tcPr>
            </w:tcPrChange>
          </w:tcPr>
          <w:p w:rsidR="00A814AD" w:rsidRPr="00A814AD" w:rsidDel="00DB5487" w:rsidRDefault="00A814AD">
            <w:pPr>
              <w:jc w:val="center"/>
              <w:rPr>
                <w:del w:id="620" w:author="Arash Tighbor" w:date="2016-02-02T11:17:00Z"/>
                <w:sz w:val="22"/>
                <w:szCs w:val="22"/>
                <w:rtl/>
                <w:lang w:bidi="ar-SA"/>
              </w:rPr>
            </w:pPr>
            <w:del w:id="621" w:author="Arash Tighbor" w:date="2016-02-02T11:17:00Z">
              <w:r w:rsidRPr="00A814AD" w:rsidDel="00DB5487">
                <w:rPr>
                  <w:rFonts w:hint="cs"/>
                  <w:sz w:val="22"/>
                  <w:szCs w:val="22"/>
                  <w:rtl/>
                </w:rPr>
                <w:delText>خرید</w:delText>
              </w:r>
            </w:del>
          </w:p>
        </w:tc>
        <w:tc>
          <w:tcPr>
            <w:tcW w:w="1538" w:type="pct"/>
            <w:vAlign w:val="center"/>
            <w:tcPrChange w:id="622" w:author="Arash Tighbor" w:date="2016-01-30T07:57:00Z">
              <w:tcPr>
                <w:tcW w:w="1538" w:type="pct"/>
                <w:gridSpan w:val="3"/>
                <w:vAlign w:val="center"/>
              </w:tcPr>
            </w:tcPrChange>
          </w:tcPr>
          <w:p w:rsidR="00A814AD" w:rsidDel="00DB5487" w:rsidRDefault="00A814AD">
            <w:pPr>
              <w:jc w:val="center"/>
              <w:rPr>
                <w:del w:id="623" w:author="Arash Tighbor" w:date="2016-02-02T11:17:00Z"/>
                <w:rtl/>
              </w:rPr>
            </w:pPr>
          </w:p>
        </w:tc>
      </w:tr>
      <w:tr w:rsidR="00BE08CA" w:rsidDel="00DB5487" w:rsidTr="00C9267F">
        <w:tblPrEx>
          <w:tblW w:w="5000" w:type="pct"/>
          <w:jc w:val="center"/>
          <w:tblBorders>
            <w:top w:val="single" w:sz="4" w:space="0" w:color="A6A6A6" w:themeColor="background1" w:themeShade="A6"/>
            <w:left w:val="single" w:sz="4" w:space="0" w:color="A6A6A6" w:themeColor="background1" w:themeShade="A6"/>
            <w:bottom w:val="single" w:sz="4" w:space="0" w:color="A6A6A6" w:themeColor="background1" w:themeShade="A6"/>
            <w:right w:val="single" w:sz="4" w:space="0" w:color="A6A6A6" w:themeColor="background1" w:themeShade="A6"/>
            <w:insideH w:val="single" w:sz="4" w:space="0" w:color="A6A6A6" w:themeColor="background1" w:themeShade="A6"/>
            <w:insideV w:val="single" w:sz="4" w:space="0" w:color="A6A6A6" w:themeColor="background1" w:themeShade="A6"/>
          </w:tblBorders>
          <w:tblPrExChange w:id="624" w:author="Arash Tighbor" w:date="2016-01-30T07:57:00Z">
            <w:tblPrEx>
              <w:tblW w:w="5000" w:type="pct"/>
              <w:jc w:val="center"/>
              <w:tblBorders>
                <w:top w:val="single" w:sz="4" w:space="0" w:color="A6A6A6" w:themeColor="background1" w:themeShade="A6"/>
                <w:left w:val="single" w:sz="4" w:space="0" w:color="A6A6A6" w:themeColor="background1" w:themeShade="A6"/>
                <w:bottom w:val="single" w:sz="4" w:space="0" w:color="A6A6A6" w:themeColor="background1" w:themeShade="A6"/>
                <w:right w:val="single" w:sz="4" w:space="0" w:color="A6A6A6" w:themeColor="background1" w:themeShade="A6"/>
                <w:insideH w:val="single" w:sz="4" w:space="0" w:color="A6A6A6" w:themeColor="background1" w:themeShade="A6"/>
                <w:insideV w:val="single" w:sz="4" w:space="0" w:color="A6A6A6" w:themeColor="background1" w:themeShade="A6"/>
              </w:tblBorders>
            </w:tblPrEx>
          </w:tblPrExChange>
        </w:tblPrEx>
        <w:trPr>
          <w:trHeight w:val="53"/>
          <w:jc w:val="center"/>
          <w:del w:id="625" w:author="Arash Tighbor" w:date="2016-02-02T11:17:00Z"/>
          <w:trPrChange w:id="626" w:author="Arash Tighbor" w:date="2016-01-30T07:57:00Z">
            <w:trPr>
              <w:gridAfter w:val="0"/>
              <w:trHeight w:val="972"/>
              <w:jc w:val="center"/>
            </w:trPr>
          </w:trPrChange>
        </w:trPr>
        <w:tc>
          <w:tcPr>
            <w:tcW w:w="291" w:type="pct"/>
            <w:vAlign w:val="center"/>
            <w:hideMark/>
            <w:tcPrChange w:id="627" w:author="Arash Tighbor" w:date="2016-01-30T07:57:00Z">
              <w:tcPr>
                <w:tcW w:w="291" w:type="pct"/>
                <w:gridSpan w:val="2"/>
                <w:vAlign w:val="center"/>
                <w:hideMark/>
              </w:tcPr>
            </w:tcPrChange>
          </w:tcPr>
          <w:p w:rsidR="00A814AD" w:rsidRPr="00A814AD" w:rsidDel="00DB5487" w:rsidRDefault="00A814AD">
            <w:pPr>
              <w:jc w:val="center"/>
              <w:rPr>
                <w:del w:id="628" w:author="Arash Tighbor" w:date="2016-02-02T11:17:00Z"/>
                <w:sz w:val="22"/>
                <w:szCs w:val="22"/>
                <w:rtl/>
              </w:rPr>
            </w:pPr>
            <w:del w:id="629" w:author="Arash Tighbor" w:date="2016-02-02T11:17:00Z">
              <w:r w:rsidRPr="00A814AD" w:rsidDel="00DB5487">
                <w:rPr>
                  <w:rFonts w:hint="cs"/>
                  <w:sz w:val="22"/>
                  <w:szCs w:val="22"/>
                  <w:rtl/>
                </w:rPr>
                <w:delText>2</w:delText>
              </w:r>
            </w:del>
          </w:p>
        </w:tc>
        <w:tc>
          <w:tcPr>
            <w:tcW w:w="932" w:type="pct"/>
            <w:vAlign w:val="center"/>
            <w:hideMark/>
            <w:tcPrChange w:id="630" w:author="Arash Tighbor" w:date="2016-01-30T07:57:00Z">
              <w:tcPr>
                <w:tcW w:w="932" w:type="pct"/>
                <w:gridSpan w:val="2"/>
                <w:vAlign w:val="center"/>
                <w:hideMark/>
              </w:tcPr>
            </w:tcPrChange>
          </w:tcPr>
          <w:p w:rsidR="00A814AD" w:rsidRPr="00A814AD" w:rsidDel="00DB5487" w:rsidRDefault="00A814AD">
            <w:pPr>
              <w:jc w:val="center"/>
              <w:rPr>
                <w:del w:id="631" w:author="Arash Tighbor" w:date="2016-02-02T11:17:00Z"/>
                <w:sz w:val="22"/>
                <w:szCs w:val="22"/>
                <w:rtl/>
              </w:rPr>
            </w:pPr>
            <w:del w:id="632" w:author="Arash Tighbor" w:date="2016-02-02T11:17:00Z">
              <w:r w:rsidRPr="00A814AD" w:rsidDel="00DB5487">
                <w:rPr>
                  <w:rFonts w:hint="cs"/>
                  <w:sz w:val="22"/>
                  <w:szCs w:val="22"/>
                  <w:rtl/>
                </w:rPr>
                <w:delText xml:space="preserve">درخت سیم ارتباط </w:delText>
              </w:r>
              <w:r w:rsidRPr="00A814AD" w:rsidDel="00DB5487">
                <w:rPr>
                  <w:sz w:val="20"/>
                  <w:szCs w:val="20"/>
                </w:rPr>
                <w:delText>AMP</w:delText>
              </w:r>
              <w:r w:rsidRPr="00A814AD" w:rsidDel="00DB5487">
                <w:rPr>
                  <w:rFonts w:hint="cs"/>
                  <w:sz w:val="20"/>
                  <w:szCs w:val="20"/>
                  <w:rtl/>
                </w:rPr>
                <w:delText xml:space="preserve"> </w:delText>
              </w:r>
              <w:r w:rsidRPr="00A814AD" w:rsidDel="00DB5487">
                <w:rPr>
                  <w:rFonts w:hint="cs"/>
                  <w:sz w:val="22"/>
                  <w:szCs w:val="22"/>
                  <w:rtl/>
                </w:rPr>
                <w:delText>با ولتاژ</w:delText>
              </w:r>
              <w:r w:rsidDel="00DB5487">
                <w:rPr>
                  <w:sz w:val="22"/>
                  <w:szCs w:val="22"/>
                  <w:rtl/>
                </w:rPr>
                <w:br/>
              </w:r>
              <w:r w:rsidRPr="00A814AD" w:rsidDel="00DB5487">
                <w:rPr>
                  <w:rFonts w:hint="cs"/>
                  <w:sz w:val="22"/>
                  <w:szCs w:val="22"/>
                  <w:rtl/>
                </w:rPr>
                <w:delText xml:space="preserve"> </w:delText>
              </w:r>
              <w:r w:rsidRPr="00A814AD" w:rsidDel="00DB5487">
                <w:rPr>
                  <w:sz w:val="20"/>
                  <w:szCs w:val="20"/>
                </w:rPr>
                <w:delText>+5 VDC</w:delText>
              </w:r>
            </w:del>
          </w:p>
        </w:tc>
        <w:tc>
          <w:tcPr>
            <w:tcW w:w="628" w:type="pct"/>
            <w:vAlign w:val="center"/>
            <w:hideMark/>
            <w:tcPrChange w:id="633" w:author="Arash Tighbor" w:date="2016-01-30T07:57:00Z">
              <w:tcPr>
                <w:tcW w:w="628" w:type="pct"/>
                <w:gridSpan w:val="3"/>
                <w:vAlign w:val="center"/>
                <w:hideMark/>
              </w:tcPr>
            </w:tcPrChange>
          </w:tcPr>
          <w:p w:rsidR="00A814AD" w:rsidRPr="00A814AD" w:rsidDel="00DB5487" w:rsidRDefault="00A814AD">
            <w:pPr>
              <w:jc w:val="center"/>
              <w:rPr>
                <w:del w:id="634" w:author="Arash Tighbor" w:date="2016-02-02T11:17:00Z"/>
                <w:sz w:val="22"/>
                <w:szCs w:val="22"/>
                <w:lang w:bidi="ar-SA"/>
              </w:rPr>
            </w:pPr>
            <w:del w:id="635" w:author="Arash Tighbor" w:date="2016-02-02T11:17:00Z">
              <w:r w:rsidRPr="00A814AD" w:rsidDel="00DB5487">
                <w:rPr>
                  <w:rFonts w:hint="cs"/>
                  <w:sz w:val="22"/>
                  <w:szCs w:val="22"/>
                  <w:rtl/>
                </w:rPr>
                <w:delText>1</w:delText>
              </w:r>
            </w:del>
          </w:p>
        </w:tc>
        <w:tc>
          <w:tcPr>
            <w:tcW w:w="774" w:type="pct"/>
            <w:vAlign w:val="center"/>
            <w:tcPrChange w:id="636" w:author="Arash Tighbor" w:date="2016-01-30T07:57:00Z">
              <w:tcPr>
                <w:tcW w:w="774" w:type="pct"/>
                <w:gridSpan w:val="3"/>
                <w:vAlign w:val="center"/>
              </w:tcPr>
            </w:tcPrChange>
          </w:tcPr>
          <w:p w:rsidR="00A814AD" w:rsidRPr="00A814AD" w:rsidDel="00DB5487" w:rsidRDefault="00A814AD">
            <w:pPr>
              <w:jc w:val="center"/>
              <w:rPr>
                <w:del w:id="637" w:author="Arash Tighbor" w:date="2016-02-02T11:17:00Z"/>
                <w:sz w:val="22"/>
                <w:szCs w:val="22"/>
                <w:rtl/>
              </w:rPr>
            </w:pPr>
          </w:p>
        </w:tc>
        <w:tc>
          <w:tcPr>
            <w:tcW w:w="380" w:type="pct"/>
            <w:vAlign w:val="center"/>
            <w:tcPrChange w:id="638" w:author="Arash Tighbor" w:date="2016-01-30T07:57:00Z">
              <w:tcPr>
                <w:tcW w:w="380" w:type="pct"/>
                <w:gridSpan w:val="2"/>
                <w:vAlign w:val="center"/>
              </w:tcPr>
            </w:tcPrChange>
          </w:tcPr>
          <w:p w:rsidR="00A814AD" w:rsidRPr="00A814AD" w:rsidDel="00DB5487" w:rsidRDefault="00A814AD">
            <w:pPr>
              <w:jc w:val="center"/>
              <w:rPr>
                <w:del w:id="639" w:author="Arash Tighbor" w:date="2016-02-02T11:17:00Z"/>
                <w:sz w:val="22"/>
                <w:szCs w:val="22"/>
                <w:rtl/>
              </w:rPr>
            </w:pPr>
          </w:p>
        </w:tc>
        <w:tc>
          <w:tcPr>
            <w:tcW w:w="457" w:type="pct"/>
            <w:vAlign w:val="center"/>
            <w:hideMark/>
            <w:tcPrChange w:id="640" w:author="Arash Tighbor" w:date="2016-01-30T07:57:00Z">
              <w:tcPr>
                <w:tcW w:w="457" w:type="pct"/>
                <w:gridSpan w:val="3"/>
                <w:vAlign w:val="center"/>
                <w:hideMark/>
              </w:tcPr>
            </w:tcPrChange>
          </w:tcPr>
          <w:p w:rsidR="00A814AD" w:rsidRPr="00A814AD" w:rsidDel="00DB5487" w:rsidRDefault="00A814AD">
            <w:pPr>
              <w:jc w:val="center"/>
              <w:rPr>
                <w:del w:id="641" w:author="Arash Tighbor" w:date="2016-02-02T11:17:00Z"/>
                <w:sz w:val="22"/>
                <w:szCs w:val="22"/>
                <w:rtl/>
                <w:lang w:bidi="ar-SA"/>
              </w:rPr>
            </w:pPr>
            <w:del w:id="642" w:author="Arash Tighbor" w:date="2016-02-02T11:17:00Z">
              <w:r w:rsidRPr="00A814AD" w:rsidDel="00DB5487">
                <w:rPr>
                  <w:rFonts w:hint="cs"/>
                  <w:sz w:val="22"/>
                  <w:szCs w:val="22"/>
                  <w:rtl/>
                </w:rPr>
                <w:delText>تولید</w:delText>
              </w:r>
            </w:del>
          </w:p>
        </w:tc>
        <w:tc>
          <w:tcPr>
            <w:tcW w:w="1538" w:type="pct"/>
            <w:vAlign w:val="center"/>
            <w:tcPrChange w:id="643" w:author="Arash Tighbor" w:date="2016-01-30T07:57:00Z">
              <w:tcPr>
                <w:tcW w:w="1538" w:type="pct"/>
                <w:gridSpan w:val="3"/>
                <w:vAlign w:val="center"/>
              </w:tcPr>
            </w:tcPrChange>
          </w:tcPr>
          <w:p w:rsidR="00A814AD" w:rsidDel="00DB5487" w:rsidRDefault="00A814AD">
            <w:pPr>
              <w:jc w:val="center"/>
              <w:rPr>
                <w:del w:id="644" w:author="Arash Tighbor" w:date="2016-02-02T11:17:00Z"/>
                <w:rtl/>
              </w:rPr>
            </w:pPr>
          </w:p>
        </w:tc>
      </w:tr>
      <w:tr w:rsidR="00BE08CA" w:rsidDel="00DB5487" w:rsidTr="00C9267F">
        <w:tblPrEx>
          <w:tblW w:w="5000" w:type="pct"/>
          <w:jc w:val="center"/>
          <w:tblBorders>
            <w:top w:val="single" w:sz="4" w:space="0" w:color="A6A6A6" w:themeColor="background1" w:themeShade="A6"/>
            <w:left w:val="single" w:sz="4" w:space="0" w:color="A6A6A6" w:themeColor="background1" w:themeShade="A6"/>
            <w:bottom w:val="single" w:sz="4" w:space="0" w:color="A6A6A6" w:themeColor="background1" w:themeShade="A6"/>
            <w:right w:val="single" w:sz="4" w:space="0" w:color="A6A6A6" w:themeColor="background1" w:themeShade="A6"/>
            <w:insideH w:val="single" w:sz="4" w:space="0" w:color="A6A6A6" w:themeColor="background1" w:themeShade="A6"/>
            <w:insideV w:val="single" w:sz="4" w:space="0" w:color="A6A6A6" w:themeColor="background1" w:themeShade="A6"/>
          </w:tblBorders>
          <w:tblPrExChange w:id="645" w:author="Arash Tighbor" w:date="2016-01-30T07:57:00Z">
            <w:tblPrEx>
              <w:tblW w:w="5000" w:type="pct"/>
              <w:jc w:val="center"/>
              <w:tblBorders>
                <w:top w:val="single" w:sz="4" w:space="0" w:color="A6A6A6" w:themeColor="background1" w:themeShade="A6"/>
                <w:left w:val="single" w:sz="4" w:space="0" w:color="A6A6A6" w:themeColor="background1" w:themeShade="A6"/>
                <w:bottom w:val="single" w:sz="4" w:space="0" w:color="A6A6A6" w:themeColor="background1" w:themeShade="A6"/>
                <w:right w:val="single" w:sz="4" w:space="0" w:color="A6A6A6" w:themeColor="background1" w:themeShade="A6"/>
                <w:insideH w:val="single" w:sz="4" w:space="0" w:color="A6A6A6" w:themeColor="background1" w:themeShade="A6"/>
                <w:insideV w:val="single" w:sz="4" w:space="0" w:color="A6A6A6" w:themeColor="background1" w:themeShade="A6"/>
              </w:tblBorders>
            </w:tblPrEx>
          </w:tblPrExChange>
        </w:tblPrEx>
        <w:trPr>
          <w:trHeight w:val="1183"/>
          <w:jc w:val="center"/>
          <w:del w:id="646" w:author="Arash Tighbor" w:date="2016-02-02T11:17:00Z"/>
          <w:trPrChange w:id="647" w:author="Arash Tighbor" w:date="2016-01-30T07:57:00Z">
            <w:trPr>
              <w:gridAfter w:val="0"/>
              <w:jc w:val="center"/>
            </w:trPr>
          </w:trPrChange>
        </w:trPr>
        <w:tc>
          <w:tcPr>
            <w:tcW w:w="291" w:type="pct"/>
            <w:vAlign w:val="center"/>
            <w:hideMark/>
            <w:tcPrChange w:id="648" w:author="Arash Tighbor" w:date="2016-01-30T07:57:00Z">
              <w:tcPr>
                <w:tcW w:w="291" w:type="pct"/>
                <w:gridSpan w:val="2"/>
                <w:vAlign w:val="center"/>
                <w:hideMark/>
              </w:tcPr>
            </w:tcPrChange>
          </w:tcPr>
          <w:p w:rsidR="00A814AD" w:rsidRPr="00A814AD" w:rsidDel="00DB5487" w:rsidRDefault="00A814AD">
            <w:pPr>
              <w:jc w:val="center"/>
              <w:rPr>
                <w:del w:id="649" w:author="Arash Tighbor" w:date="2016-02-02T11:17:00Z"/>
                <w:sz w:val="22"/>
                <w:szCs w:val="22"/>
                <w:rtl/>
              </w:rPr>
            </w:pPr>
            <w:del w:id="650" w:author="Arash Tighbor" w:date="2016-02-02T11:17:00Z">
              <w:r w:rsidRPr="00A814AD" w:rsidDel="00DB5487">
                <w:rPr>
                  <w:rFonts w:hint="cs"/>
                  <w:sz w:val="22"/>
                  <w:szCs w:val="22"/>
                  <w:rtl/>
                </w:rPr>
                <w:delText>3</w:delText>
              </w:r>
            </w:del>
          </w:p>
        </w:tc>
        <w:tc>
          <w:tcPr>
            <w:tcW w:w="932" w:type="pct"/>
            <w:vAlign w:val="center"/>
            <w:hideMark/>
            <w:tcPrChange w:id="651" w:author="Arash Tighbor" w:date="2016-01-30T07:57:00Z">
              <w:tcPr>
                <w:tcW w:w="932" w:type="pct"/>
                <w:gridSpan w:val="2"/>
                <w:vAlign w:val="center"/>
                <w:hideMark/>
              </w:tcPr>
            </w:tcPrChange>
          </w:tcPr>
          <w:p w:rsidR="00A814AD" w:rsidRPr="00A814AD" w:rsidDel="00DB5487" w:rsidRDefault="00A814AD">
            <w:pPr>
              <w:jc w:val="center"/>
              <w:rPr>
                <w:del w:id="652" w:author="Arash Tighbor" w:date="2016-02-02T11:17:00Z"/>
                <w:sz w:val="22"/>
                <w:szCs w:val="22"/>
                <w:rtl/>
              </w:rPr>
            </w:pPr>
            <w:del w:id="653" w:author="Arash Tighbor" w:date="2016-02-02T11:17:00Z">
              <w:r w:rsidRPr="00A814AD" w:rsidDel="00DB5487">
                <w:rPr>
                  <w:rFonts w:hint="cs"/>
                  <w:sz w:val="22"/>
                  <w:szCs w:val="22"/>
                  <w:rtl/>
                </w:rPr>
                <w:delText xml:space="preserve">سیم اتصال </w:delText>
              </w:r>
              <w:r w:rsidRPr="00A814AD" w:rsidDel="00DB5487">
                <w:rPr>
                  <w:sz w:val="20"/>
                  <w:szCs w:val="20"/>
                </w:rPr>
                <w:delText>AMP</w:delText>
              </w:r>
              <w:r w:rsidRPr="00A814AD" w:rsidDel="00DB5487">
                <w:rPr>
                  <w:rFonts w:hint="cs"/>
                  <w:sz w:val="22"/>
                  <w:szCs w:val="22"/>
                  <w:rtl/>
                </w:rPr>
                <w:delText xml:space="preserve"> </w:delText>
              </w:r>
              <w:r w:rsidDel="00DB5487">
                <w:rPr>
                  <w:rFonts w:hint="cs"/>
                  <w:sz w:val="22"/>
                  <w:szCs w:val="22"/>
                  <w:rtl/>
                </w:rPr>
                <w:delText xml:space="preserve"> </w:delText>
              </w:r>
              <w:r w:rsidRPr="00A814AD" w:rsidDel="00DB5487">
                <w:rPr>
                  <w:rFonts w:hint="cs"/>
                  <w:sz w:val="22"/>
                  <w:szCs w:val="22"/>
                  <w:rtl/>
                </w:rPr>
                <w:delText xml:space="preserve">به </w:delText>
              </w:r>
            </w:del>
            <w:del w:id="654" w:author="Arash Tighbor" w:date="2016-01-30T11:48:00Z">
              <w:r w:rsidRPr="00A814AD" w:rsidDel="008C48D1">
                <w:rPr>
                  <w:rFonts w:hint="cs"/>
                  <w:sz w:val="22"/>
                  <w:szCs w:val="22"/>
                  <w:rtl/>
                </w:rPr>
                <w:delText>بلند گو</w:delText>
              </w:r>
            </w:del>
          </w:p>
        </w:tc>
        <w:tc>
          <w:tcPr>
            <w:tcW w:w="628" w:type="pct"/>
            <w:vAlign w:val="center"/>
            <w:hideMark/>
            <w:tcPrChange w:id="655" w:author="Arash Tighbor" w:date="2016-01-30T07:57:00Z">
              <w:tcPr>
                <w:tcW w:w="628" w:type="pct"/>
                <w:gridSpan w:val="3"/>
                <w:vAlign w:val="center"/>
                <w:hideMark/>
              </w:tcPr>
            </w:tcPrChange>
          </w:tcPr>
          <w:p w:rsidR="00A814AD" w:rsidRPr="00A814AD" w:rsidDel="00DB5487" w:rsidRDefault="00A814AD">
            <w:pPr>
              <w:jc w:val="center"/>
              <w:rPr>
                <w:del w:id="656" w:author="Arash Tighbor" w:date="2016-02-02T11:17:00Z"/>
                <w:sz w:val="22"/>
                <w:szCs w:val="22"/>
                <w:rtl/>
              </w:rPr>
            </w:pPr>
            <w:del w:id="657" w:author="Arash Tighbor" w:date="2016-02-02T11:17:00Z">
              <w:r w:rsidRPr="00A814AD" w:rsidDel="00DB5487">
                <w:rPr>
                  <w:rFonts w:hint="cs"/>
                  <w:sz w:val="22"/>
                  <w:szCs w:val="22"/>
                  <w:rtl/>
                </w:rPr>
                <w:delText>1</w:delText>
              </w:r>
            </w:del>
          </w:p>
        </w:tc>
        <w:tc>
          <w:tcPr>
            <w:tcW w:w="774" w:type="pct"/>
            <w:vAlign w:val="center"/>
            <w:tcPrChange w:id="658" w:author="Arash Tighbor" w:date="2016-01-30T07:57:00Z">
              <w:tcPr>
                <w:tcW w:w="774" w:type="pct"/>
                <w:gridSpan w:val="3"/>
                <w:vAlign w:val="center"/>
              </w:tcPr>
            </w:tcPrChange>
          </w:tcPr>
          <w:p w:rsidR="00A814AD" w:rsidRPr="00A814AD" w:rsidDel="00DB5487" w:rsidRDefault="00A814AD">
            <w:pPr>
              <w:jc w:val="center"/>
              <w:rPr>
                <w:del w:id="659" w:author="Arash Tighbor" w:date="2016-02-02T11:17:00Z"/>
                <w:noProof/>
                <w:sz w:val="22"/>
                <w:szCs w:val="22"/>
                <w:rtl/>
              </w:rPr>
            </w:pPr>
          </w:p>
        </w:tc>
        <w:tc>
          <w:tcPr>
            <w:tcW w:w="380" w:type="pct"/>
            <w:vAlign w:val="center"/>
            <w:tcPrChange w:id="660" w:author="Arash Tighbor" w:date="2016-01-30T07:57:00Z">
              <w:tcPr>
                <w:tcW w:w="380" w:type="pct"/>
                <w:gridSpan w:val="2"/>
                <w:vAlign w:val="center"/>
              </w:tcPr>
            </w:tcPrChange>
          </w:tcPr>
          <w:p w:rsidR="00A814AD" w:rsidRPr="00A814AD" w:rsidDel="00DB5487" w:rsidRDefault="00A814AD">
            <w:pPr>
              <w:jc w:val="center"/>
              <w:rPr>
                <w:del w:id="661" w:author="Arash Tighbor" w:date="2016-02-02T11:17:00Z"/>
                <w:noProof/>
                <w:sz w:val="22"/>
                <w:szCs w:val="22"/>
              </w:rPr>
            </w:pPr>
          </w:p>
        </w:tc>
        <w:tc>
          <w:tcPr>
            <w:tcW w:w="457" w:type="pct"/>
            <w:vAlign w:val="center"/>
            <w:hideMark/>
            <w:tcPrChange w:id="662" w:author="Arash Tighbor" w:date="2016-01-30T07:57:00Z">
              <w:tcPr>
                <w:tcW w:w="457" w:type="pct"/>
                <w:gridSpan w:val="3"/>
                <w:vAlign w:val="center"/>
                <w:hideMark/>
              </w:tcPr>
            </w:tcPrChange>
          </w:tcPr>
          <w:p w:rsidR="00A814AD" w:rsidRPr="00A814AD" w:rsidDel="00DB5487" w:rsidRDefault="00A814AD">
            <w:pPr>
              <w:jc w:val="center"/>
              <w:rPr>
                <w:del w:id="663" w:author="Arash Tighbor" w:date="2016-02-02T11:17:00Z"/>
                <w:noProof/>
                <w:sz w:val="22"/>
                <w:szCs w:val="22"/>
              </w:rPr>
            </w:pPr>
            <w:del w:id="664" w:author="Arash Tighbor" w:date="2016-02-02T11:17:00Z">
              <w:r w:rsidRPr="00A814AD" w:rsidDel="00DB5487">
                <w:rPr>
                  <w:rFonts w:hint="cs"/>
                  <w:noProof/>
                  <w:sz w:val="22"/>
                  <w:szCs w:val="22"/>
                  <w:rtl/>
                </w:rPr>
                <w:delText>تولید</w:delText>
              </w:r>
            </w:del>
          </w:p>
        </w:tc>
        <w:tc>
          <w:tcPr>
            <w:tcW w:w="1538" w:type="pct"/>
            <w:vAlign w:val="center"/>
            <w:hideMark/>
            <w:tcPrChange w:id="665" w:author="Arash Tighbor" w:date="2016-01-30T07:57:00Z">
              <w:tcPr>
                <w:tcW w:w="1538" w:type="pct"/>
                <w:gridSpan w:val="3"/>
                <w:vAlign w:val="center"/>
                <w:hideMark/>
              </w:tcPr>
            </w:tcPrChange>
          </w:tcPr>
          <w:p w:rsidR="008D0D43" w:rsidDel="00DB5487" w:rsidRDefault="00A814AD" w:rsidP="008D0D43">
            <w:pPr>
              <w:spacing w:before="240"/>
              <w:jc w:val="center"/>
              <w:rPr>
                <w:del w:id="666" w:author="Arash Tighbor" w:date="2016-02-02T11:17:00Z"/>
                <w:rtl/>
              </w:rPr>
            </w:pPr>
            <w:del w:id="667" w:author="Arash Tighbor" w:date="2016-02-02T11:17:00Z">
              <w:r w:rsidDel="00DB5487">
                <w:rPr>
                  <w:noProof/>
                </w:rPr>
                <w:drawing>
                  <wp:inline distT="0" distB="0" distL="0" distR="0" wp14:anchorId="491540CC" wp14:editId="4F63B610">
                    <wp:extent cx="1152000" cy="753016"/>
                    <wp:effectExtent l="0" t="0" r="0" b="9525"/>
                    <wp:docPr id="21" name="Picture 2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2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152000" cy="753016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</a:graphicData>
                    </a:graphic>
                  </wp:inline>
                </w:drawing>
              </w:r>
            </w:del>
          </w:p>
          <w:p w:rsidR="008D0D43" w:rsidRPr="008D0D43" w:rsidDel="00DB5487" w:rsidRDefault="008D0D43" w:rsidP="008D0D43">
            <w:pPr>
              <w:jc w:val="center"/>
              <w:rPr>
                <w:del w:id="668" w:author="Arash Tighbor" w:date="2016-02-02T11:17:00Z"/>
                <w:sz w:val="18"/>
                <w:szCs w:val="18"/>
                <w:rtl/>
              </w:rPr>
            </w:pPr>
          </w:p>
        </w:tc>
      </w:tr>
      <w:tr w:rsidR="00BE08CA" w:rsidDel="00DB5487" w:rsidTr="00A814AD">
        <w:trPr>
          <w:trHeight w:val="1160"/>
          <w:jc w:val="center"/>
          <w:del w:id="669" w:author="Arash Tighbor" w:date="2016-02-02T11:17:00Z"/>
        </w:trPr>
        <w:tc>
          <w:tcPr>
            <w:tcW w:w="291" w:type="pct"/>
            <w:vAlign w:val="center"/>
            <w:hideMark/>
          </w:tcPr>
          <w:p w:rsidR="00A814AD" w:rsidDel="00DB5487" w:rsidRDefault="00A814AD">
            <w:pPr>
              <w:jc w:val="center"/>
              <w:rPr>
                <w:del w:id="670" w:author="Arash Tighbor" w:date="2016-02-02T11:17:00Z"/>
                <w:rtl/>
              </w:rPr>
            </w:pPr>
            <w:del w:id="671" w:author="Arash Tighbor" w:date="2016-02-02T11:17:00Z">
              <w:r w:rsidDel="00DB5487">
                <w:rPr>
                  <w:rFonts w:hint="cs"/>
                  <w:rtl/>
                </w:rPr>
                <w:lastRenderedPageBreak/>
                <w:delText>4</w:delText>
              </w:r>
            </w:del>
          </w:p>
        </w:tc>
        <w:tc>
          <w:tcPr>
            <w:tcW w:w="932" w:type="pct"/>
            <w:vAlign w:val="center"/>
            <w:hideMark/>
          </w:tcPr>
          <w:p w:rsidR="00A814AD" w:rsidDel="00DB5487" w:rsidRDefault="00A814AD" w:rsidP="008D0D43">
            <w:pPr>
              <w:jc w:val="center"/>
              <w:rPr>
                <w:del w:id="672" w:author="Arash Tighbor" w:date="2016-02-02T11:17:00Z"/>
                <w:sz w:val="22"/>
                <w:szCs w:val="22"/>
              </w:rPr>
            </w:pPr>
            <w:del w:id="673" w:author="Arash Tighbor" w:date="2016-02-02T11:17:00Z">
              <w:r w:rsidRPr="008D0D43" w:rsidDel="00DB5487">
                <w:rPr>
                  <w:rFonts w:hint="cs"/>
                  <w:sz w:val="22"/>
                  <w:szCs w:val="22"/>
                  <w:rtl/>
                </w:rPr>
                <w:delText xml:space="preserve">مجموعه </w:delText>
              </w:r>
            </w:del>
            <w:del w:id="674" w:author="Arash Tighbor" w:date="2016-01-30T11:48:00Z">
              <w:r w:rsidRPr="008D0D43" w:rsidDel="008C48D1">
                <w:rPr>
                  <w:rFonts w:hint="cs"/>
                  <w:sz w:val="22"/>
                  <w:szCs w:val="22"/>
                  <w:rtl/>
                </w:rPr>
                <w:delText>آمپلی فایر</w:delText>
              </w:r>
            </w:del>
            <w:del w:id="675" w:author="Arash Tighbor" w:date="2016-02-02T11:17:00Z">
              <w:r w:rsidRPr="008D0D43" w:rsidDel="00DB5487">
                <w:rPr>
                  <w:rFonts w:hint="cs"/>
                  <w:sz w:val="22"/>
                  <w:szCs w:val="22"/>
                  <w:rtl/>
                </w:rPr>
                <w:delText xml:space="preserve"> </w:delText>
              </w:r>
              <w:r w:rsidRPr="008D0D43" w:rsidDel="00DB5487">
                <w:rPr>
                  <w:sz w:val="22"/>
                  <w:szCs w:val="22"/>
                </w:rPr>
                <w:delText>W-4Ω-5V</w:delText>
              </w:r>
            </w:del>
          </w:p>
          <w:p w:rsidR="008D0D43" w:rsidRPr="008D0D43" w:rsidDel="00DB5487" w:rsidRDefault="008D0D43" w:rsidP="008D0D43">
            <w:pPr>
              <w:jc w:val="center"/>
              <w:rPr>
                <w:del w:id="676" w:author="Arash Tighbor" w:date="2016-02-02T11:17:00Z"/>
                <w:sz w:val="22"/>
                <w:szCs w:val="22"/>
                <w:rtl/>
              </w:rPr>
            </w:pPr>
            <w:del w:id="677" w:author="Arash Tighbor" w:date="2016-02-02T11:17:00Z">
              <w:r w:rsidRPr="008D0D43" w:rsidDel="00DB5487">
                <w:rPr>
                  <w:rFonts w:hint="cs"/>
                  <w:sz w:val="22"/>
                  <w:szCs w:val="22"/>
                  <w:rtl/>
                </w:rPr>
                <w:delText>استریو 3</w:delText>
              </w:r>
            </w:del>
          </w:p>
        </w:tc>
        <w:tc>
          <w:tcPr>
            <w:tcW w:w="628" w:type="pct"/>
            <w:vAlign w:val="center"/>
            <w:hideMark/>
          </w:tcPr>
          <w:p w:rsidR="00A814AD" w:rsidRPr="008D0D43" w:rsidDel="00DB5487" w:rsidRDefault="00A814AD">
            <w:pPr>
              <w:jc w:val="center"/>
              <w:rPr>
                <w:del w:id="678" w:author="Arash Tighbor" w:date="2016-02-02T11:17:00Z"/>
                <w:sz w:val="22"/>
                <w:szCs w:val="22"/>
                <w:rtl/>
              </w:rPr>
            </w:pPr>
            <w:del w:id="679" w:author="Arash Tighbor" w:date="2016-02-02T11:17:00Z">
              <w:r w:rsidRPr="008D0D43" w:rsidDel="00DB5487">
                <w:rPr>
                  <w:rFonts w:hint="cs"/>
                  <w:sz w:val="22"/>
                  <w:szCs w:val="22"/>
                  <w:rtl/>
                </w:rPr>
                <w:delText>1</w:delText>
              </w:r>
            </w:del>
          </w:p>
        </w:tc>
        <w:tc>
          <w:tcPr>
            <w:tcW w:w="774" w:type="pct"/>
            <w:vAlign w:val="center"/>
          </w:tcPr>
          <w:p w:rsidR="00A814AD" w:rsidDel="00DB5487" w:rsidRDefault="00A814AD">
            <w:pPr>
              <w:jc w:val="center"/>
              <w:rPr>
                <w:del w:id="680" w:author="Arash Tighbor" w:date="2016-02-02T11:17:00Z"/>
                <w:noProof/>
                <w:rtl/>
              </w:rPr>
            </w:pPr>
          </w:p>
        </w:tc>
        <w:tc>
          <w:tcPr>
            <w:tcW w:w="380" w:type="pct"/>
            <w:vAlign w:val="center"/>
          </w:tcPr>
          <w:p w:rsidR="00A814AD" w:rsidDel="00DB5487" w:rsidRDefault="00A814AD">
            <w:pPr>
              <w:jc w:val="center"/>
              <w:rPr>
                <w:del w:id="681" w:author="Arash Tighbor" w:date="2016-02-02T11:17:00Z"/>
                <w:noProof/>
              </w:rPr>
            </w:pPr>
          </w:p>
        </w:tc>
        <w:tc>
          <w:tcPr>
            <w:tcW w:w="457" w:type="pct"/>
            <w:vAlign w:val="center"/>
            <w:hideMark/>
          </w:tcPr>
          <w:p w:rsidR="00A814AD" w:rsidDel="00DB5487" w:rsidRDefault="00A814AD">
            <w:pPr>
              <w:jc w:val="center"/>
              <w:rPr>
                <w:del w:id="682" w:author="Arash Tighbor" w:date="2016-02-02T11:17:00Z"/>
                <w:noProof/>
              </w:rPr>
            </w:pPr>
            <w:del w:id="683" w:author="Arash Tighbor" w:date="2016-02-02T11:17:00Z">
              <w:r w:rsidRPr="008D0D43" w:rsidDel="00DB5487">
                <w:rPr>
                  <w:rFonts w:hint="cs"/>
                  <w:noProof/>
                  <w:sz w:val="22"/>
                  <w:szCs w:val="22"/>
                  <w:rtl/>
                </w:rPr>
                <w:delText>تولید</w:delText>
              </w:r>
            </w:del>
          </w:p>
        </w:tc>
        <w:tc>
          <w:tcPr>
            <w:tcW w:w="1538" w:type="pct"/>
            <w:vAlign w:val="center"/>
            <w:hideMark/>
          </w:tcPr>
          <w:p w:rsidR="00A814AD" w:rsidDel="00DB5487" w:rsidRDefault="00A814AD" w:rsidP="008D0D43">
            <w:pPr>
              <w:spacing w:before="240"/>
              <w:jc w:val="center"/>
              <w:rPr>
                <w:del w:id="684" w:author="Arash Tighbor" w:date="2016-02-02T11:17:00Z"/>
                <w:rtl/>
              </w:rPr>
            </w:pPr>
            <w:del w:id="685" w:author="Arash Tighbor" w:date="2016-02-02T11:17:00Z">
              <w:r w:rsidDel="00DB5487">
                <w:rPr>
                  <w:noProof/>
                </w:rPr>
                <w:drawing>
                  <wp:inline distT="0" distB="0" distL="0" distR="0" wp14:anchorId="3F4C697E" wp14:editId="7177CCE7">
                    <wp:extent cx="1152000" cy="1029675"/>
                    <wp:effectExtent l="0" t="0" r="0" b="0"/>
                    <wp:docPr id="16" name="Picture 1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3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2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152000" cy="1029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del>
          </w:p>
          <w:p w:rsidR="008D0D43" w:rsidRPr="008D0D43" w:rsidDel="00DB5487" w:rsidRDefault="008D0D43" w:rsidP="008D0D43">
            <w:pPr>
              <w:jc w:val="center"/>
              <w:rPr>
                <w:del w:id="686" w:author="Arash Tighbor" w:date="2016-02-02T11:17:00Z"/>
                <w:sz w:val="22"/>
                <w:szCs w:val="22"/>
              </w:rPr>
            </w:pPr>
          </w:p>
        </w:tc>
      </w:tr>
      <w:tr w:rsidR="00BE08CA" w:rsidDel="00DB5487" w:rsidTr="00A814AD">
        <w:trPr>
          <w:jc w:val="center"/>
          <w:del w:id="687" w:author="Arash Tighbor" w:date="2016-02-02T11:17:00Z"/>
        </w:trPr>
        <w:tc>
          <w:tcPr>
            <w:tcW w:w="291" w:type="pct"/>
            <w:vAlign w:val="center"/>
            <w:hideMark/>
          </w:tcPr>
          <w:p w:rsidR="00A814AD" w:rsidRPr="008D0D43" w:rsidDel="00DB5487" w:rsidRDefault="00A814AD">
            <w:pPr>
              <w:jc w:val="center"/>
              <w:rPr>
                <w:del w:id="688" w:author="Arash Tighbor" w:date="2016-02-02T11:17:00Z"/>
                <w:sz w:val="22"/>
                <w:szCs w:val="22"/>
                <w:rtl/>
              </w:rPr>
            </w:pPr>
            <w:del w:id="689" w:author="Arash Tighbor" w:date="2016-02-02T11:17:00Z">
              <w:r w:rsidRPr="008D0D43" w:rsidDel="00DB5487">
                <w:rPr>
                  <w:rFonts w:hint="cs"/>
                  <w:sz w:val="22"/>
                  <w:szCs w:val="22"/>
                  <w:rtl/>
                </w:rPr>
                <w:delText>5</w:delText>
              </w:r>
            </w:del>
          </w:p>
        </w:tc>
        <w:tc>
          <w:tcPr>
            <w:tcW w:w="932" w:type="pct"/>
            <w:vAlign w:val="center"/>
            <w:hideMark/>
          </w:tcPr>
          <w:p w:rsidR="00A814AD" w:rsidRPr="008D0D43" w:rsidDel="00DB5487" w:rsidRDefault="00A814AD">
            <w:pPr>
              <w:jc w:val="center"/>
              <w:rPr>
                <w:del w:id="690" w:author="Arash Tighbor" w:date="2016-02-02T11:17:00Z"/>
                <w:sz w:val="22"/>
                <w:szCs w:val="22"/>
                <w:rtl/>
              </w:rPr>
            </w:pPr>
            <w:del w:id="691" w:author="Arash Tighbor" w:date="2016-02-02T11:17:00Z">
              <w:r w:rsidRPr="008D0D43" w:rsidDel="00DB5487">
                <w:rPr>
                  <w:rFonts w:hint="cs"/>
                  <w:sz w:val="22"/>
                  <w:szCs w:val="22"/>
                  <w:rtl/>
                </w:rPr>
                <w:delText xml:space="preserve">کابل ارتباط </w:delText>
              </w:r>
            </w:del>
            <w:del w:id="692" w:author="Arash Tighbor" w:date="2016-01-30T11:48:00Z">
              <w:r w:rsidRPr="008D0D43" w:rsidDel="008C48D1">
                <w:rPr>
                  <w:rFonts w:hint="cs"/>
                  <w:sz w:val="22"/>
                  <w:szCs w:val="22"/>
                  <w:rtl/>
                </w:rPr>
                <w:delText>آمپلی فایر</w:delText>
              </w:r>
            </w:del>
            <w:del w:id="693" w:author="Arash Tighbor" w:date="2016-02-02T11:17:00Z">
              <w:r w:rsidRPr="008D0D43" w:rsidDel="00DB5487">
                <w:rPr>
                  <w:rFonts w:hint="cs"/>
                  <w:sz w:val="22"/>
                  <w:szCs w:val="22"/>
                  <w:rtl/>
                </w:rPr>
                <w:delText xml:space="preserve"> با </w:delText>
              </w:r>
              <w:r w:rsidR="008D0D43" w:rsidRPr="008D0D43" w:rsidDel="00DB5487">
                <w:rPr>
                  <w:sz w:val="22"/>
                  <w:szCs w:val="22"/>
                </w:rPr>
                <w:delText>PC</w:delText>
              </w:r>
            </w:del>
          </w:p>
        </w:tc>
        <w:tc>
          <w:tcPr>
            <w:tcW w:w="628" w:type="pct"/>
            <w:vAlign w:val="center"/>
            <w:hideMark/>
          </w:tcPr>
          <w:p w:rsidR="00A814AD" w:rsidRPr="008D0D43" w:rsidDel="00DB5487" w:rsidRDefault="00A814AD">
            <w:pPr>
              <w:jc w:val="center"/>
              <w:rPr>
                <w:del w:id="694" w:author="Arash Tighbor" w:date="2016-02-02T11:17:00Z"/>
                <w:sz w:val="22"/>
                <w:szCs w:val="22"/>
                <w:rtl/>
              </w:rPr>
            </w:pPr>
            <w:del w:id="695" w:author="Arash Tighbor" w:date="2016-02-02T11:17:00Z">
              <w:r w:rsidRPr="008D0D43" w:rsidDel="00DB5487">
                <w:rPr>
                  <w:rFonts w:hint="cs"/>
                  <w:sz w:val="22"/>
                  <w:szCs w:val="22"/>
                  <w:rtl/>
                </w:rPr>
                <w:delText>1</w:delText>
              </w:r>
            </w:del>
          </w:p>
        </w:tc>
        <w:tc>
          <w:tcPr>
            <w:tcW w:w="774" w:type="pct"/>
            <w:vAlign w:val="center"/>
          </w:tcPr>
          <w:p w:rsidR="00A814AD" w:rsidRPr="008D0D43" w:rsidDel="00DB5487" w:rsidRDefault="00A814AD">
            <w:pPr>
              <w:jc w:val="center"/>
              <w:rPr>
                <w:del w:id="696" w:author="Arash Tighbor" w:date="2016-02-02T11:17:00Z"/>
                <w:sz w:val="22"/>
                <w:szCs w:val="22"/>
                <w:rtl/>
              </w:rPr>
            </w:pPr>
          </w:p>
        </w:tc>
        <w:tc>
          <w:tcPr>
            <w:tcW w:w="380" w:type="pct"/>
            <w:vAlign w:val="center"/>
            <w:hideMark/>
          </w:tcPr>
          <w:p w:rsidR="00A814AD" w:rsidRPr="008D0D43" w:rsidDel="00DB5487" w:rsidRDefault="00A814AD">
            <w:pPr>
              <w:jc w:val="center"/>
              <w:rPr>
                <w:del w:id="697" w:author="Arash Tighbor" w:date="2016-02-02T11:17:00Z"/>
                <w:sz w:val="22"/>
                <w:szCs w:val="22"/>
              </w:rPr>
            </w:pPr>
            <w:del w:id="698" w:author="Arash Tighbor" w:date="2016-02-02T11:17:00Z">
              <w:r w:rsidRPr="008D0D43" w:rsidDel="00DB5487">
                <w:rPr>
                  <w:rFonts w:hint="cs"/>
                  <w:sz w:val="22"/>
                  <w:szCs w:val="22"/>
                  <w:rtl/>
                </w:rPr>
                <w:delText>0</w:delText>
              </w:r>
            </w:del>
          </w:p>
        </w:tc>
        <w:tc>
          <w:tcPr>
            <w:tcW w:w="457" w:type="pct"/>
            <w:vAlign w:val="center"/>
            <w:hideMark/>
          </w:tcPr>
          <w:p w:rsidR="00A814AD" w:rsidRPr="008D0D43" w:rsidDel="00DB5487" w:rsidRDefault="00A814AD">
            <w:pPr>
              <w:jc w:val="center"/>
              <w:rPr>
                <w:del w:id="699" w:author="Arash Tighbor" w:date="2016-02-02T11:17:00Z"/>
                <w:sz w:val="22"/>
                <w:szCs w:val="22"/>
                <w:rtl/>
              </w:rPr>
            </w:pPr>
            <w:del w:id="700" w:author="Arash Tighbor" w:date="2016-02-02T11:17:00Z">
              <w:r w:rsidRPr="008D0D43" w:rsidDel="00DB5487">
                <w:rPr>
                  <w:rFonts w:hint="cs"/>
                  <w:sz w:val="22"/>
                  <w:szCs w:val="22"/>
                  <w:rtl/>
                </w:rPr>
                <w:delText>خرید</w:delText>
              </w:r>
            </w:del>
          </w:p>
        </w:tc>
        <w:tc>
          <w:tcPr>
            <w:tcW w:w="1538" w:type="pct"/>
            <w:vAlign w:val="center"/>
            <w:hideMark/>
          </w:tcPr>
          <w:p w:rsidR="008D0D43" w:rsidDel="00DB5487" w:rsidRDefault="004C247A" w:rsidP="008D0D43">
            <w:pPr>
              <w:spacing w:before="240"/>
              <w:jc w:val="center"/>
              <w:rPr>
                <w:del w:id="701" w:author="Arash Tighbor" w:date="2016-02-02T11:17:00Z"/>
                <w:rtl/>
              </w:rPr>
            </w:pPr>
            <w:del w:id="702" w:author="Arash Tighbor" w:date="2016-02-02T11:17:00Z">
              <w:r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5" type="#_x0000_t75" style="width:93.6pt;height:64.8pt">
                    <v:imagedata r:id="rId22" o:title=""/>
                  </v:shape>
                </w:pict>
              </w:r>
            </w:del>
          </w:p>
          <w:p w:rsidR="008D0D43" w:rsidRPr="008D0D43" w:rsidDel="00DB5487" w:rsidRDefault="008D0D43" w:rsidP="008D0D43">
            <w:pPr>
              <w:jc w:val="center"/>
              <w:rPr>
                <w:del w:id="703" w:author="Arash Tighbor" w:date="2016-02-02T11:17:00Z"/>
                <w:sz w:val="16"/>
                <w:szCs w:val="16"/>
                <w:rtl/>
              </w:rPr>
            </w:pPr>
          </w:p>
        </w:tc>
      </w:tr>
      <w:tr w:rsidR="00BE08CA" w:rsidDel="00DB5487" w:rsidTr="008D0D43">
        <w:trPr>
          <w:trHeight w:val="1477"/>
          <w:jc w:val="center"/>
          <w:del w:id="704" w:author="Arash Tighbor" w:date="2016-02-02T11:17:00Z"/>
        </w:trPr>
        <w:tc>
          <w:tcPr>
            <w:tcW w:w="291" w:type="pct"/>
            <w:vAlign w:val="center"/>
            <w:hideMark/>
          </w:tcPr>
          <w:p w:rsidR="00A814AD" w:rsidRPr="008D0D43" w:rsidDel="00DB5487" w:rsidRDefault="00A814AD" w:rsidP="008D0D43">
            <w:pPr>
              <w:jc w:val="center"/>
              <w:rPr>
                <w:del w:id="705" w:author="Arash Tighbor" w:date="2016-02-02T11:17:00Z"/>
                <w:sz w:val="22"/>
                <w:szCs w:val="22"/>
                <w:rtl/>
              </w:rPr>
            </w:pPr>
            <w:del w:id="706" w:author="Arash Tighbor" w:date="2016-02-02T11:17:00Z">
              <w:r w:rsidRPr="008D0D43" w:rsidDel="00DB5487">
                <w:rPr>
                  <w:rFonts w:hint="cs"/>
                  <w:sz w:val="22"/>
                  <w:szCs w:val="22"/>
                  <w:rtl/>
                </w:rPr>
                <w:delText>6</w:delText>
              </w:r>
            </w:del>
          </w:p>
        </w:tc>
        <w:tc>
          <w:tcPr>
            <w:tcW w:w="932" w:type="pct"/>
            <w:vAlign w:val="center"/>
            <w:hideMark/>
          </w:tcPr>
          <w:p w:rsidR="008D0D43" w:rsidRPr="008D0D43" w:rsidDel="00DB5487" w:rsidRDefault="00A814AD" w:rsidP="008D0D43">
            <w:pPr>
              <w:jc w:val="center"/>
              <w:rPr>
                <w:del w:id="707" w:author="Arash Tighbor" w:date="2016-02-02T11:17:00Z"/>
                <w:rStyle w:val="Emphasis"/>
              </w:rPr>
            </w:pPr>
            <w:del w:id="708" w:author="Arash Tighbor" w:date="2016-01-30T11:48:00Z">
              <w:r w:rsidRPr="008D0D43" w:rsidDel="008C48D1">
                <w:rPr>
                  <w:rStyle w:val="Emphasis"/>
                  <w:rFonts w:hint="cs"/>
                  <w:rtl/>
                </w:rPr>
                <w:delText>بلند گو</w:delText>
              </w:r>
            </w:del>
            <w:del w:id="709" w:author="Arash Tighbor" w:date="2016-02-02T11:17:00Z">
              <w:r w:rsidR="008D0D43" w:rsidRPr="008D0D43" w:rsidDel="00DB5487">
                <w:rPr>
                  <w:rStyle w:val="Emphasis"/>
                  <w:rtl/>
                </w:rPr>
                <w:br/>
              </w:r>
              <w:r w:rsidRPr="008D0D43" w:rsidDel="00DB5487">
                <w:rPr>
                  <w:rStyle w:val="Emphasis"/>
                  <w:rtl/>
                </w:rPr>
                <w:delText xml:space="preserve"> </w:delText>
              </w:r>
              <w:r w:rsidR="008D0D43" w:rsidRPr="008D0D43" w:rsidDel="00DB5487">
                <w:rPr>
                  <w:rStyle w:val="Emphasis"/>
                </w:rPr>
                <w:delText xml:space="preserve"> 90</w:delText>
              </w:r>
              <w:r w:rsidRPr="008D0D43" w:rsidDel="00DB5487">
                <w:rPr>
                  <w:rStyle w:val="Emphasis"/>
                </w:rPr>
                <w:delText>mm</w:delText>
              </w:r>
              <w:r w:rsidR="008D0D43" w:rsidRPr="008D0D43" w:rsidDel="00DB5487">
                <w:rPr>
                  <w:rStyle w:val="Emphasis"/>
                </w:rPr>
                <w:delText xml:space="preserve"> </w:delText>
              </w:r>
              <w:r w:rsidR="008D0D43" w:rsidRPr="008D0D43" w:rsidDel="00DB5487">
                <w:rPr>
                  <w:rStyle w:val="Emphasis"/>
                  <w:rFonts w:hint="cs"/>
                  <w:rtl/>
                </w:rPr>
                <w:delText>×</w:delText>
              </w:r>
              <w:r w:rsidR="008D0D43" w:rsidRPr="008D0D43" w:rsidDel="00DB5487">
                <w:rPr>
                  <w:rStyle w:val="Emphasis"/>
                </w:rPr>
                <w:delText>5</w:delText>
              </w:r>
              <w:r w:rsidRPr="008D0D43" w:rsidDel="00DB5487">
                <w:rPr>
                  <w:rStyle w:val="Emphasis"/>
                </w:rPr>
                <w:delText xml:space="preserve">0mm </w:delText>
              </w:r>
            </w:del>
          </w:p>
          <w:p w:rsidR="00A814AD" w:rsidRPr="008D0D43" w:rsidDel="00DB5487" w:rsidRDefault="008D0D43" w:rsidP="008D0D43">
            <w:pPr>
              <w:jc w:val="center"/>
              <w:rPr>
                <w:del w:id="710" w:author="Arash Tighbor" w:date="2016-02-02T11:17:00Z"/>
                <w:sz w:val="22"/>
                <w:szCs w:val="22"/>
                <w:rtl/>
              </w:rPr>
            </w:pPr>
            <w:del w:id="711" w:author="Arash Tighbor" w:date="2016-02-02T11:17:00Z">
              <w:r w:rsidRPr="008D0D43" w:rsidDel="00DB5487">
                <w:rPr>
                  <w:rStyle w:val="Emphasis"/>
                </w:rPr>
                <w:delText xml:space="preserve">min 4 </w:delText>
              </w:r>
              <w:r w:rsidR="00A814AD" w:rsidRPr="008D0D43" w:rsidDel="00DB5487">
                <w:rPr>
                  <w:rStyle w:val="Emphasis"/>
                </w:rPr>
                <w:delText>Ω , min 3w</w:delText>
              </w:r>
            </w:del>
          </w:p>
        </w:tc>
        <w:tc>
          <w:tcPr>
            <w:tcW w:w="628" w:type="pct"/>
            <w:vAlign w:val="center"/>
            <w:hideMark/>
          </w:tcPr>
          <w:p w:rsidR="00A814AD" w:rsidRPr="008D0D43" w:rsidDel="00DB5487" w:rsidRDefault="00A814AD" w:rsidP="008D0D43">
            <w:pPr>
              <w:jc w:val="center"/>
              <w:rPr>
                <w:del w:id="712" w:author="Arash Tighbor" w:date="2016-02-02T11:17:00Z"/>
                <w:sz w:val="22"/>
                <w:szCs w:val="22"/>
              </w:rPr>
            </w:pPr>
            <w:del w:id="713" w:author="Arash Tighbor" w:date="2016-02-02T11:17:00Z">
              <w:r w:rsidRPr="008D0D43" w:rsidDel="00DB5487">
                <w:rPr>
                  <w:rFonts w:hint="cs"/>
                  <w:sz w:val="22"/>
                  <w:szCs w:val="22"/>
                  <w:rtl/>
                </w:rPr>
                <w:delText>1</w:delText>
              </w:r>
            </w:del>
          </w:p>
        </w:tc>
        <w:tc>
          <w:tcPr>
            <w:tcW w:w="774" w:type="pct"/>
            <w:vAlign w:val="center"/>
          </w:tcPr>
          <w:p w:rsidR="00A814AD" w:rsidRPr="008D0D43" w:rsidDel="00DB5487" w:rsidRDefault="00A814AD" w:rsidP="008D0D43">
            <w:pPr>
              <w:jc w:val="center"/>
              <w:rPr>
                <w:del w:id="714" w:author="Arash Tighbor" w:date="2016-02-02T11:17:00Z"/>
                <w:sz w:val="22"/>
                <w:szCs w:val="22"/>
                <w:rtl/>
              </w:rPr>
            </w:pPr>
          </w:p>
        </w:tc>
        <w:tc>
          <w:tcPr>
            <w:tcW w:w="380" w:type="pct"/>
            <w:vAlign w:val="center"/>
            <w:hideMark/>
          </w:tcPr>
          <w:p w:rsidR="00A814AD" w:rsidRPr="008D0D43" w:rsidDel="00DB5487" w:rsidRDefault="00A814AD" w:rsidP="008D0D43">
            <w:pPr>
              <w:jc w:val="center"/>
              <w:rPr>
                <w:del w:id="715" w:author="Arash Tighbor" w:date="2016-02-02T11:17:00Z"/>
                <w:sz w:val="22"/>
                <w:szCs w:val="22"/>
              </w:rPr>
            </w:pPr>
            <w:del w:id="716" w:author="Arash Tighbor" w:date="2016-02-02T11:17:00Z">
              <w:r w:rsidRPr="008D0D43" w:rsidDel="00DB5487">
                <w:rPr>
                  <w:rFonts w:hint="cs"/>
                  <w:sz w:val="22"/>
                  <w:szCs w:val="22"/>
                  <w:rtl/>
                </w:rPr>
                <w:delText>0</w:delText>
              </w:r>
            </w:del>
          </w:p>
        </w:tc>
        <w:tc>
          <w:tcPr>
            <w:tcW w:w="457" w:type="pct"/>
            <w:vAlign w:val="center"/>
            <w:hideMark/>
          </w:tcPr>
          <w:p w:rsidR="00A814AD" w:rsidRPr="008D0D43" w:rsidDel="00DB5487" w:rsidRDefault="00A814AD" w:rsidP="008D0D43">
            <w:pPr>
              <w:jc w:val="center"/>
              <w:rPr>
                <w:del w:id="717" w:author="Arash Tighbor" w:date="2016-02-02T11:17:00Z"/>
                <w:sz w:val="22"/>
                <w:szCs w:val="22"/>
                <w:rtl/>
              </w:rPr>
            </w:pPr>
            <w:del w:id="718" w:author="Arash Tighbor" w:date="2016-02-02T11:17:00Z">
              <w:r w:rsidRPr="008D0D43" w:rsidDel="00DB5487">
                <w:rPr>
                  <w:rFonts w:hint="cs"/>
                  <w:sz w:val="22"/>
                  <w:szCs w:val="22"/>
                  <w:rtl/>
                </w:rPr>
                <w:delText>خرید</w:delText>
              </w:r>
            </w:del>
          </w:p>
        </w:tc>
        <w:tc>
          <w:tcPr>
            <w:tcW w:w="1538" w:type="pct"/>
            <w:vAlign w:val="center"/>
            <w:hideMark/>
          </w:tcPr>
          <w:p w:rsidR="00A814AD" w:rsidRPr="008D0D43" w:rsidDel="00DB5487" w:rsidRDefault="004C247A" w:rsidP="008D0D43">
            <w:pPr>
              <w:jc w:val="center"/>
              <w:rPr>
                <w:del w:id="719" w:author="Arash Tighbor" w:date="2016-02-02T11:17:00Z"/>
                <w:sz w:val="22"/>
                <w:szCs w:val="22"/>
                <w:rtl/>
              </w:rPr>
            </w:pPr>
            <w:del w:id="720" w:author="Arash Tighbor" w:date="2016-02-02T11:17:00Z">
              <w:r>
                <w:rPr>
                  <w:sz w:val="22"/>
                  <w:szCs w:val="22"/>
                </w:rPr>
                <w:pict>
                  <v:shape id="_x0000_i1026" type="#_x0000_t75" style="width:93.6pt;height:57.6pt">
                    <v:imagedata r:id="rId23" o:title=""/>
                  </v:shape>
                </w:pict>
              </w:r>
            </w:del>
          </w:p>
        </w:tc>
      </w:tr>
      <w:tr w:rsidR="00BE08CA" w:rsidDel="00DB5487" w:rsidTr="00A814AD">
        <w:trPr>
          <w:jc w:val="center"/>
          <w:del w:id="721" w:author="Arash Tighbor" w:date="2016-02-02T11:17:00Z"/>
        </w:trPr>
        <w:tc>
          <w:tcPr>
            <w:tcW w:w="291" w:type="pct"/>
            <w:vAlign w:val="center"/>
            <w:hideMark/>
          </w:tcPr>
          <w:p w:rsidR="00A814AD" w:rsidRPr="00BE08CA" w:rsidDel="00DB5487" w:rsidRDefault="00A814AD">
            <w:pPr>
              <w:jc w:val="center"/>
              <w:rPr>
                <w:del w:id="722" w:author="Arash Tighbor" w:date="2016-02-02T11:17:00Z"/>
                <w:rStyle w:val="Emphasis"/>
                <w:rtl/>
              </w:rPr>
            </w:pPr>
            <w:del w:id="723" w:author="Arash Tighbor" w:date="2016-02-02T11:17:00Z">
              <w:r w:rsidRPr="00BE08CA" w:rsidDel="00DB5487">
                <w:rPr>
                  <w:rStyle w:val="Emphasis"/>
                  <w:rFonts w:hint="cs"/>
                  <w:rtl/>
                </w:rPr>
                <w:delText>7</w:delText>
              </w:r>
            </w:del>
          </w:p>
        </w:tc>
        <w:tc>
          <w:tcPr>
            <w:tcW w:w="932" w:type="pct"/>
            <w:vAlign w:val="center"/>
            <w:hideMark/>
          </w:tcPr>
          <w:p w:rsidR="00A814AD" w:rsidRPr="00BE08CA" w:rsidDel="00DB5487" w:rsidRDefault="00A814AD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del w:id="724" w:author="Arash Tighbor" w:date="2016-02-02T11:17:00Z"/>
                <w:rStyle w:val="Emphasis"/>
                <w:rtl/>
              </w:rPr>
            </w:pPr>
            <w:del w:id="725" w:author="Arash Tighbor" w:date="2016-02-02T11:17:00Z">
              <w:r w:rsidRPr="00BE08CA" w:rsidDel="00DB5487">
                <w:rPr>
                  <w:rStyle w:val="Emphasis"/>
                  <w:rFonts w:hint="cs"/>
                  <w:rtl/>
                </w:rPr>
                <w:delText>براکت نصب بلندگو</w:delText>
              </w:r>
            </w:del>
          </w:p>
        </w:tc>
        <w:tc>
          <w:tcPr>
            <w:tcW w:w="628" w:type="pct"/>
            <w:vAlign w:val="center"/>
            <w:hideMark/>
          </w:tcPr>
          <w:p w:rsidR="00A814AD" w:rsidRPr="00BE08CA" w:rsidDel="00DB5487" w:rsidRDefault="00BE08CA">
            <w:pPr>
              <w:jc w:val="center"/>
              <w:rPr>
                <w:del w:id="726" w:author="Arash Tighbor" w:date="2016-02-02T11:17:00Z"/>
                <w:rStyle w:val="Emphasis"/>
                <w:rtl/>
                <w:lang w:bidi="ar-SA"/>
              </w:rPr>
            </w:pPr>
            <w:del w:id="727" w:author="Arash Tighbor" w:date="2016-02-02T11:17:00Z">
              <w:r w:rsidRPr="008D0D43" w:rsidDel="00DB5487">
                <w:rPr>
                  <w:rFonts w:hint="cs"/>
                  <w:sz w:val="22"/>
                  <w:szCs w:val="22"/>
                  <w:rtl/>
                </w:rPr>
                <w:delText>1</w:delText>
              </w:r>
            </w:del>
          </w:p>
        </w:tc>
        <w:tc>
          <w:tcPr>
            <w:tcW w:w="774" w:type="pct"/>
            <w:vAlign w:val="center"/>
          </w:tcPr>
          <w:p w:rsidR="00A814AD" w:rsidRPr="00BE08CA" w:rsidDel="00DB5487" w:rsidRDefault="00A814AD">
            <w:pPr>
              <w:jc w:val="center"/>
              <w:rPr>
                <w:del w:id="728" w:author="Arash Tighbor" w:date="2016-02-02T11:17:00Z"/>
                <w:rStyle w:val="Emphasis"/>
                <w:rtl/>
              </w:rPr>
            </w:pPr>
          </w:p>
        </w:tc>
        <w:tc>
          <w:tcPr>
            <w:tcW w:w="380" w:type="pct"/>
            <w:vAlign w:val="center"/>
            <w:hideMark/>
          </w:tcPr>
          <w:p w:rsidR="00A814AD" w:rsidRPr="00BE08CA" w:rsidDel="00DB5487" w:rsidRDefault="00A814AD">
            <w:pPr>
              <w:jc w:val="center"/>
              <w:rPr>
                <w:del w:id="729" w:author="Arash Tighbor" w:date="2016-02-02T11:17:00Z"/>
                <w:rStyle w:val="Emphasis"/>
              </w:rPr>
            </w:pPr>
            <w:del w:id="730" w:author="Arash Tighbor" w:date="2016-02-02T11:17:00Z">
              <w:r w:rsidRPr="00BE08CA" w:rsidDel="00DB5487">
                <w:rPr>
                  <w:rStyle w:val="Emphasis"/>
                  <w:rFonts w:hint="cs"/>
                  <w:rtl/>
                </w:rPr>
                <w:delText>0</w:delText>
              </w:r>
            </w:del>
          </w:p>
        </w:tc>
        <w:tc>
          <w:tcPr>
            <w:tcW w:w="457" w:type="pct"/>
            <w:vAlign w:val="center"/>
            <w:hideMark/>
          </w:tcPr>
          <w:p w:rsidR="00A814AD" w:rsidRPr="00BE08CA" w:rsidDel="00DB5487" w:rsidRDefault="00A814AD">
            <w:pPr>
              <w:jc w:val="center"/>
              <w:rPr>
                <w:del w:id="731" w:author="Arash Tighbor" w:date="2016-02-02T11:17:00Z"/>
                <w:rStyle w:val="Emphasis"/>
                <w:rtl/>
              </w:rPr>
            </w:pPr>
            <w:del w:id="732" w:author="Arash Tighbor" w:date="2016-02-02T11:17:00Z">
              <w:r w:rsidRPr="00BE08CA" w:rsidDel="00DB5487">
                <w:rPr>
                  <w:rStyle w:val="Emphasis"/>
                  <w:rFonts w:hint="cs"/>
                  <w:rtl/>
                </w:rPr>
                <w:delText>تولید توسط پیمانکار</w:delText>
              </w:r>
            </w:del>
          </w:p>
        </w:tc>
        <w:tc>
          <w:tcPr>
            <w:tcW w:w="1538" w:type="pct"/>
            <w:vAlign w:val="center"/>
            <w:hideMark/>
          </w:tcPr>
          <w:p w:rsidR="00A814AD" w:rsidDel="00DB5487" w:rsidRDefault="004C247A" w:rsidP="00BE08CA">
            <w:pPr>
              <w:jc w:val="center"/>
              <w:rPr>
                <w:del w:id="733" w:author="Arash Tighbor" w:date="2016-02-02T11:17:00Z"/>
              </w:rPr>
            </w:pPr>
            <w:del w:id="734" w:author="Arash Tighbor" w:date="2016-02-02T11:17:00Z">
              <w:r>
                <w:pict>
                  <v:shape id="_x0000_i1027" type="#_x0000_t75" style="width:93.6pt;height:36pt">
                    <v:imagedata r:id="rId24" o:title=""/>
                  </v:shape>
                </w:pict>
              </w:r>
            </w:del>
          </w:p>
        </w:tc>
      </w:tr>
      <w:tr w:rsidR="00BE08CA" w:rsidDel="00DB5487" w:rsidTr="00A814AD">
        <w:trPr>
          <w:trHeight w:val="440"/>
          <w:jc w:val="center"/>
          <w:del w:id="735" w:author="Arash Tighbor" w:date="2016-02-02T11:17:00Z"/>
        </w:trPr>
        <w:tc>
          <w:tcPr>
            <w:tcW w:w="291" w:type="pct"/>
            <w:vAlign w:val="center"/>
            <w:hideMark/>
          </w:tcPr>
          <w:p w:rsidR="00A814AD" w:rsidRPr="00BE08CA" w:rsidDel="00DB5487" w:rsidRDefault="00A814AD">
            <w:pPr>
              <w:jc w:val="center"/>
              <w:rPr>
                <w:del w:id="736" w:author="Arash Tighbor" w:date="2016-02-02T11:17:00Z"/>
                <w:rStyle w:val="Emphasis"/>
                <w:rtl/>
                <w:lang w:bidi="ar-SA"/>
              </w:rPr>
            </w:pPr>
            <w:del w:id="737" w:author="Arash Tighbor" w:date="2016-02-02T11:17:00Z">
              <w:r w:rsidRPr="00BE08CA" w:rsidDel="00DB5487">
                <w:rPr>
                  <w:rStyle w:val="Emphasis"/>
                  <w:rFonts w:hint="cs"/>
                  <w:rtl/>
                </w:rPr>
                <w:delText>8</w:delText>
              </w:r>
            </w:del>
          </w:p>
        </w:tc>
        <w:tc>
          <w:tcPr>
            <w:tcW w:w="932" w:type="pct"/>
            <w:vAlign w:val="center"/>
            <w:hideMark/>
          </w:tcPr>
          <w:p w:rsidR="00A814AD" w:rsidRPr="00BE08CA" w:rsidDel="00DB5487" w:rsidRDefault="00A814AD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del w:id="738" w:author="Arash Tighbor" w:date="2016-02-02T11:17:00Z"/>
                <w:rStyle w:val="Emphasis"/>
                <w:rtl/>
              </w:rPr>
            </w:pPr>
            <w:del w:id="739" w:author="Arash Tighbor" w:date="2016-02-02T11:17:00Z">
              <w:r w:rsidRPr="00BE08CA" w:rsidDel="00DB5487">
                <w:rPr>
                  <w:rStyle w:val="Emphasis"/>
                  <w:rFonts w:hint="cs"/>
                  <w:rtl/>
                </w:rPr>
                <w:delText>فوم ضخامت</w:delText>
              </w:r>
              <w:r w:rsidRPr="00BE08CA" w:rsidDel="00DB5487">
                <w:rPr>
                  <w:rStyle w:val="Emphasis"/>
                  <w:rtl/>
                </w:rPr>
                <w:delText xml:space="preserve"> </w:delText>
              </w:r>
              <w:r w:rsidRPr="00BE08CA" w:rsidDel="00DB5487">
                <w:rPr>
                  <w:rStyle w:val="Emphasis"/>
                </w:rPr>
                <w:delText>10mm</w:delText>
              </w:r>
            </w:del>
          </w:p>
        </w:tc>
        <w:tc>
          <w:tcPr>
            <w:tcW w:w="628" w:type="pct"/>
            <w:vAlign w:val="center"/>
            <w:hideMark/>
          </w:tcPr>
          <w:p w:rsidR="00A814AD" w:rsidRPr="00BE08CA" w:rsidDel="00DB5487" w:rsidRDefault="00BE08CA" w:rsidP="00BE08CA">
            <w:pPr>
              <w:jc w:val="center"/>
              <w:rPr>
                <w:del w:id="740" w:author="Arash Tighbor" w:date="2016-02-02T11:17:00Z"/>
                <w:rStyle w:val="Emphasis"/>
                <w:rtl/>
              </w:rPr>
            </w:pPr>
            <w:del w:id="741" w:author="Arash Tighbor" w:date="2016-02-02T11:17:00Z">
              <w:r w:rsidDel="00DB5487">
                <w:rPr>
                  <w:rStyle w:val="Emphasis"/>
                </w:rPr>
                <w:delText>20</w:delText>
              </w:r>
              <w:r w:rsidR="00A814AD" w:rsidRPr="00BE08CA" w:rsidDel="00DB5487">
                <w:rPr>
                  <w:rStyle w:val="Emphasis"/>
                </w:rPr>
                <w:delText>0mm</w:delText>
              </w:r>
              <w:r w:rsidDel="00DB5487">
                <w:rPr>
                  <w:rStyle w:val="Emphasis"/>
                  <w:rFonts w:hint="cs"/>
                  <w:rtl/>
                </w:rPr>
                <w:delText>×</w:delText>
              </w:r>
              <w:r w:rsidDel="00DB5487">
                <w:rPr>
                  <w:rStyle w:val="Emphasis"/>
                </w:rPr>
                <w:delText>350</w:delText>
              </w:r>
              <w:r w:rsidR="00A814AD" w:rsidRPr="00BE08CA" w:rsidDel="00DB5487">
                <w:rPr>
                  <w:rStyle w:val="Emphasis"/>
                </w:rPr>
                <w:delText>mm</w:delText>
              </w:r>
            </w:del>
          </w:p>
        </w:tc>
        <w:tc>
          <w:tcPr>
            <w:tcW w:w="774" w:type="pct"/>
            <w:vAlign w:val="center"/>
          </w:tcPr>
          <w:p w:rsidR="00A814AD" w:rsidRPr="00BE08CA" w:rsidDel="00DB5487" w:rsidRDefault="00A814AD">
            <w:pPr>
              <w:jc w:val="center"/>
              <w:rPr>
                <w:del w:id="742" w:author="Arash Tighbor" w:date="2016-02-02T11:17:00Z"/>
                <w:rStyle w:val="Emphasis"/>
                <w:rtl/>
              </w:rPr>
            </w:pPr>
          </w:p>
        </w:tc>
        <w:tc>
          <w:tcPr>
            <w:tcW w:w="380" w:type="pct"/>
            <w:vAlign w:val="center"/>
            <w:hideMark/>
          </w:tcPr>
          <w:p w:rsidR="00A814AD" w:rsidRPr="00BE08CA" w:rsidDel="00DB5487" w:rsidRDefault="00A814AD">
            <w:pPr>
              <w:jc w:val="center"/>
              <w:rPr>
                <w:del w:id="743" w:author="Arash Tighbor" w:date="2016-02-02T11:17:00Z"/>
                <w:rStyle w:val="Emphasis"/>
                <w:rtl/>
              </w:rPr>
            </w:pPr>
            <w:del w:id="744" w:author="Arash Tighbor" w:date="2016-02-02T11:17:00Z">
              <w:r w:rsidRPr="00BE08CA" w:rsidDel="00DB5487">
                <w:rPr>
                  <w:rStyle w:val="Emphasis"/>
                  <w:rFonts w:hint="cs"/>
                  <w:rtl/>
                </w:rPr>
                <w:delText>0</w:delText>
              </w:r>
            </w:del>
          </w:p>
        </w:tc>
        <w:tc>
          <w:tcPr>
            <w:tcW w:w="457" w:type="pct"/>
            <w:vAlign w:val="center"/>
            <w:hideMark/>
          </w:tcPr>
          <w:p w:rsidR="00A814AD" w:rsidRPr="00BE08CA" w:rsidDel="00DB5487" w:rsidRDefault="00A814AD">
            <w:pPr>
              <w:jc w:val="center"/>
              <w:rPr>
                <w:del w:id="745" w:author="Arash Tighbor" w:date="2016-02-02T11:17:00Z"/>
                <w:rStyle w:val="Emphasis"/>
                <w:rtl/>
              </w:rPr>
            </w:pPr>
            <w:del w:id="746" w:author="Arash Tighbor" w:date="2016-02-02T11:17:00Z">
              <w:r w:rsidRPr="00BE08CA" w:rsidDel="00DB5487">
                <w:rPr>
                  <w:rStyle w:val="Emphasis"/>
                  <w:rFonts w:hint="cs"/>
                  <w:rtl/>
                </w:rPr>
                <w:delText>خرید</w:delText>
              </w:r>
            </w:del>
          </w:p>
        </w:tc>
        <w:tc>
          <w:tcPr>
            <w:tcW w:w="1538" w:type="pct"/>
            <w:vAlign w:val="center"/>
          </w:tcPr>
          <w:p w:rsidR="00A814AD" w:rsidDel="00DB5487" w:rsidRDefault="00A814AD">
            <w:pPr>
              <w:jc w:val="center"/>
              <w:rPr>
                <w:del w:id="747" w:author="Arash Tighbor" w:date="2016-02-02T11:17:00Z"/>
                <w:rtl/>
              </w:rPr>
            </w:pPr>
          </w:p>
        </w:tc>
      </w:tr>
      <w:tr w:rsidR="00BE08CA" w:rsidDel="00DB5487" w:rsidTr="00A814AD">
        <w:trPr>
          <w:trHeight w:val="339"/>
          <w:jc w:val="center"/>
          <w:del w:id="748" w:author="Arash Tighbor" w:date="2016-02-02T11:17:00Z"/>
        </w:trPr>
        <w:tc>
          <w:tcPr>
            <w:tcW w:w="291" w:type="pct"/>
            <w:vAlign w:val="center"/>
            <w:hideMark/>
          </w:tcPr>
          <w:p w:rsidR="00A814AD" w:rsidRPr="00BE08CA" w:rsidDel="00DB5487" w:rsidRDefault="00A814AD">
            <w:pPr>
              <w:jc w:val="center"/>
              <w:rPr>
                <w:del w:id="749" w:author="Arash Tighbor" w:date="2016-02-02T11:17:00Z"/>
                <w:rStyle w:val="Emphasis"/>
                <w:rtl/>
              </w:rPr>
            </w:pPr>
            <w:del w:id="750" w:author="Arash Tighbor" w:date="2016-02-02T11:17:00Z">
              <w:r w:rsidRPr="00BE08CA" w:rsidDel="00DB5487">
                <w:rPr>
                  <w:rStyle w:val="Emphasis"/>
                  <w:rFonts w:hint="cs"/>
                  <w:rtl/>
                </w:rPr>
                <w:delText>9</w:delText>
              </w:r>
            </w:del>
          </w:p>
        </w:tc>
        <w:tc>
          <w:tcPr>
            <w:tcW w:w="932" w:type="pct"/>
            <w:vAlign w:val="center"/>
            <w:hideMark/>
          </w:tcPr>
          <w:p w:rsidR="00A814AD" w:rsidRPr="00BE08CA" w:rsidDel="00DB5487" w:rsidRDefault="00A814AD">
            <w:pPr>
              <w:jc w:val="center"/>
              <w:rPr>
                <w:del w:id="751" w:author="Arash Tighbor" w:date="2016-02-02T11:17:00Z"/>
                <w:rStyle w:val="Emphasis"/>
                <w:rtl/>
              </w:rPr>
            </w:pPr>
            <w:del w:id="752" w:author="Arash Tighbor" w:date="2016-02-02T11:17:00Z">
              <w:r w:rsidRPr="00BE08CA" w:rsidDel="00DB5487">
                <w:rPr>
                  <w:rStyle w:val="Emphasis"/>
                  <w:rFonts w:hint="cs"/>
                  <w:rtl/>
                </w:rPr>
                <w:delText xml:space="preserve">جعبه </w:delText>
              </w:r>
            </w:del>
            <w:del w:id="753" w:author="Arash Tighbor" w:date="2016-01-30T11:48:00Z">
              <w:r w:rsidRPr="00BE08CA" w:rsidDel="008C48D1">
                <w:rPr>
                  <w:rStyle w:val="Emphasis"/>
                  <w:rFonts w:hint="cs"/>
                  <w:rtl/>
                </w:rPr>
                <w:delText>بسته بندی</w:delText>
              </w:r>
            </w:del>
          </w:p>
        </w:tc>
        <w:tc>
          <w:tcPr>
            <w:tcW w:w="628" w:type="pct"/>
            <w:vAlign w:val="center"/>
            <w:hideMark/>
          </w:tcPr>
          <w:p w:rsidR="00A814AD" w:rsidRPr="00BE08CA" w:rsidDel="00DB5487" w:rsidRDefault="00A814AD">
            <w:pPr>
              <w:jc w:val="center"/>
              <w:rPr>
                <w:del w:id="754" w:author="Arash Tighbor" w:date="2016-02-02T11:17:00Z"/>
                <w:rStyle w:val="Emphasis"/>
                <w:rtl/>
                <w:lang w:bidi="ar-SA"/>
              </w:rPr>
            </w:pPr>
            <w:del w:id="755" w:author="Arash Tighbor" w:date="2016-02-02T11:17:00Z">
              <w:r w:rsidRPr="00BE08CA" w:rsidDel="00DB5487">
                <w:rPr>
                  <w:rStyle w:val="Emphasis"/>
                  <w:rFonts w:hint="cs"/>
                  <w:rtl/>
                </w:rPr>
                <w:delText>1</w:delText>
              </w:r>
            </w:del>
          </w:p>
        </w:tc>
        <w:tc>
          <w:tcPr>
            <w:tcW w:w="774" w:type="pct"/>
            <w:vAlign w:val="center"/>
          </w:tcPr>
          <w:p w:rsidR="00A814AD" w:rsidRPr="00BE08CA" w:rsidDel="00DB5487" w:rsidRDefault="00A814AD">
            <w:pPr>
              <w:jc w:val="center"/>
              <w:rPr>
                <w:del w:id="756" w:author="Arash Tighbor" w:date="2016-02-02T11:17:00Z"/>
                <w:rStyle w:val="Emphasis"/>
                <w:rtl/>
              </w:rPr>
            </w:pPr>
          </w:p>
        </w:tc>
        <w:tc>
          <w:tcPr>
            <w:tcW w:w="380" w:type="pct"/>
            <w:vAlign w:val="center"/>
            <w:hideMark/>
          </w:tcPr>
          <w:p w:rsidR="00A814AD" w:rsidRPr="00BE08CA" w:rsidDel="00DB5487" w:rsidRDefault="00A814AD">
            <w:pPr>
              <w:jc w:val="center"/>
              <w:rPr>
                <w:del w:id="757" w:author="Arash Tighbor" w:date="2016-02-02T11:17:00Z"/>
                <w:rStyle w:val="Emphasis"/>
                <w:rtl/>
              </w:rPr>
            </w:pPr>
            <w:del w:id="758" w:author="Arash Tighbor" w:date="2016-02-02T11:17:00Z">
              <w:r w:rsidRPr="00BE08CA" w:rsidDel="00DB5487">
                <w:rPr>
                  <w:rStyle w:val="Emphasis"/>
                  <w:rFonts w:hint="cs"/>
                  <w:rtl/>
                </w:rPr>
                <w:delText>0</w:delText>
              </w:r>
            </w:del>
          </w:p>
        </w:tc>
        <w:tc>
          <w:tcPr>
            <w:tcW w:w="457" w:type="pct"/>
            <w:vAlign w:val="center"/>
            <w:hideMark/>
          </w:tcPr>
          <w:p w:rsidR="00A814AD" w:rsidRPr="00BE08CA" w:rsidDel="00DB5487" w:rsidRDefault="00A814AD">
            <w:pPr>
              <w:jc w:val="center"/>
              <w:rPr>
                <w:del w:id="759" w:author="Arash Tighbor" w:date="2016-02-02T11:17:00Z"/>
                <w:rStyle w:val="Emphasis"/>
                <w:rtl/>
              </w:rPr>
            </w:pPr>
            <w:del w:id="760" w:author="Arash Tighbor" w:date="2016-02-02T11:17:00Z">
              <w:r w:rsidRPr="00BE08CA" w:rsidDel="00DB5487">
                <w:rPr>
                  <w:rStyle w:val="Emphasis"/>
                  <w:rFonts w:hint="cs"/>
                  <w:rtl/>
                </w:rPr>
                <w:delText>خرید</w:delText>
              </w:r>
            </w:del>
          </w:p>
        </w:tc>
        <w:tc>
          <w:tcPr>
            <w:tcW w:w="1538" w:type="pct"/>
            <w:vAlign w:val="center"/>
          </w:tcPr>
          <w:p w:rsidR="00A814AD" w:rsidDel="00DB5487" w:rsidRDefault="00A814AD">
            <w:pPr>
              <w:jc w:val="center"/>
              <w:rPr>
                <w:del w:id="761" w:author="Arash Tighbor" w:date="2016-02-02T11:17:00Z"/>
                <w:rtl/>
              </w:rPr>
            </w:pPr>
          </w:p>
        </w:tc>
      </w:tr>
      <w:tr w:rsidR="00BE08CA" w:rsidDel="00DB5487" w:rsidTr="00A814AD">
        <w:trPr>
          <w:trHeight w:val="503"/>
          <w:jc w:val="center"/>
          <w:del w:id="762" w:author="Arash Tighbor" w:date="2016-02-02T11:17:00Z"/>
        </w:trPr>
        <w:tc>
          <w:tcPr>
            <w:tcW w:w="291" w:type="pct"/>
            <w:vAlign w:val="center"/>
            <w:hideMark/>
          </w:tcPr>
          <w:p w:rsidR="00A814AD" w:rsidRPr="00BE08CA" w:rsidDel="00DB5487" w:rsidRDefault="00A814AD">
            <w:pPr>
              <w:jc w:val="center"/>
              <w:rPr>
                <w:del w:id="763" w:author="Arash Tighbor" w:date="2016-02-02T11:17:00Z"/>
                <w:rStyle w:val="Emphasis"/>
                <w:rtl/>
              </w:rPr>
            </w:pPr>
            <w:del w:id="764" w:author="Arash Tighbor" w:date="2016-02-02T11:17:00Z">
              <w:r w:rsidRPr="00BE08CA" w:rsidDel="00DB5487">
                <w:rPr>
                  <w:rStyle w:val="Emphasis"/>
                  <w:rFonts w:hint="cs"/>
                  <w:rtl/>
                </w:rPr>
                <w:delText>10</w:delText>
              </w:r>
            </w:del>
          </w:p>
        </w:tc>
        <w:tc>
          <w:tcPr>
            <w:tcW w:w="932" w:type="pct"/>
            <w:vAlign w:val="center"/>
            <w:hideMark/>
          </w:tcPr>
          <w:p w:rsidR="00A814AD" w:rsidRPr="00BE08CA" w:rsidDel="00DB5487" w:rsidRDefault="00A814AD" w:rsidP="00BE08CA">
            <w:pPr>
              <w:jc w:val="center"/>
              <w:rPr>
                <w:del w:id="765" w:author="Arash Tighbor" w:date="2016-02-02T11:17:00Z"/>
                <w:rStyle w:val="Emphasis"/>
                <w:rtl/>
              </w:rPr>
            </w:pPr>
            <w:del w:id="766" w:author="Arash Tighbor" w:date="2016-02-02T11:17:00Z">
              <w:r w:rsidRPr="00BE08CA" w:rsidDel="00DB5487">
                <w:rPr>
                  <w:rStyle w:val="Emphasis"/>
                  <w:rFonts w:hint="cs"/>
                  <w:rtl/>
                </w:rPr>
                <w:delText xml:space="preserve">کیسه پلاستیکی </w:delText>
              </w:r>
              <w:r w:rsidR="00BE08CA" w:rsidDel="00DB5487">
                <w:rPr>
                  <w:rStyle w:val="Emphasis"/>
                  <w:rtl/>
                </w:rPr>
                <w:br/>
              </w:r>
            </w:del>
            <w:del w:id="767" w:author="Arash Tighbor" w:date="2016-01-30T11:48:00Z">
              <w:r w:rsidRPr="00BE08CA" w:rsidDel="008C48D1">
                <w:rPr>
                  <w:rStyle w:val="Emphasis"/>
                  <w:rFonts w:hint="cs"/>
                  <w:rtl/>
                </w:rPr>
                <w:delText>بسته بندی</w:delText>
              </w:r>
            </w:del>
            <w:del w:id="768" w:author="Arash Tighbor" w:date="2016-02-02T11:17:00Z">
              <w:r w:rsidR="00BE08CA" w:rsidDel="00DB5487">
                <w:rPr>
                  <w:rStyle w:val="Emphasis"/>
                  <w:rtl/>
                </w:rPr>
                <w:br/>
              </w:r>
              <w:r w:rsidRPr="00BE08CA" w:rsidDel="00DB5487">
                <w:rPr>
                  <w:rStyle w:val="Emphasis"/>
                  <w:rFonts w:hint="cs"/>
                  <w:rtl/>
                </w:rPr>
                <w:delText xml:space="preserve"> </w:delText>
              </w:r>
              <w:r w:rsidRPr="00BE08CA" w:rsidDel="00DB5487">
                <w:rPr>
                  <w:rStyle w:val="Emphasis"/>
                </w:rPr>
                <w:delText xml:space="preserve">30 cm </w:delText>
              </w:r>
              <w:r w:rsidR="00BE08CA" w:rsidDel="00DB5487">
                <w:rPr>
                  <w:rStyle w:val="Emphasis"/>
                  <w:rFonts w:hint="cs"/>
                  <w:rtl/>
                </w:rPr>
                <w:delText>×</w:delText>
              </w:r>
              <w:r w:rsidRPr="00BE08CA" w:rsidDel="00DB5487">
                <w:rPr>
                  <w:rStyle w:val="Emphasis"/>
                </w:rPr>
                <w:delText xml:space="preserve"> 30cm</w:delText>
              </w:r>
            </w:del>
          </w:p>
        </w:tc>
        <w:tc>
          <w:tcPr>
            <w:tcW w:w="628" w:type="pct"/>
            <w:vAlign w:val="center"/>
            <w:hideMark/>
          </w:tcPr>
          <w:p w:rsidR="00A814AD" w:rsidRPr="00BE08CA" w:rsidDel="00DB5487" w:rsidRDefault="00BE08CA">
            <w:pPr>
              <w:jc w:val="center"/>
              <w:rPr>
                <w:del w:id="769" w:author="Arash Tighbor" w:date="2016-02-02T11:17:00Z"/>
                <w:rStyle w:val="Emphasis"/>
                <w:rtl/>
                <w:lang w:bidi="ar-SA"/>
              </w:rPr>
            </w:pPr>
            <w:del w:id="770" w:author="Arash Tighbor" w:date="2016-02-02T11:17:00Z">
              <w:r w:rsidRPr="008D0D43" w:rsidDel="00DB5487">
                <w:rPr>
                  <w:rFonts w:hint="cs"/>
                  <w:sz w:val="22"/>
                  <w:szCs w:val="22"/>
                  <w:rtl/>
                </w:rPr>
                <w:delText>1</w:delText>
              </w:r>
            </w:del>
          </w:p>
        </w:tc>
        <w:tc>
          <w:tcPr>
            <w:tcW w:w="774" w:type="pct"/>
            <w:vAlign w:val="center"/>
          </w:tcPr>
          <w:p w:rsidR="00A814AD" w:rsidRPr="00BE08CA" w:rsidDel="00DB5487" w:rsidRDefault="00A814AD">
            <w:pPr>
              <w:jc w:val="center"/>
              <w:rPr>
                <w:del w:id="771" w:author="Arash Tighbor" w:date="2016-02-02T11:17:00Z"/>
                <w:rStyle w:val="Emphasis"/>
                <w:rtl/>
              </w:rPr>
            </w:pPr>
          </w:p>
        </w:tc>
        <w:tc>
          <w:tcPr>
            <w:tcW w:w="380" w:type="pct"/>
            <w:vAlign w:val="center"/>
            <w:hideMark/>
          </w:tcPr>
          <w:p w:rsidR="00A814AD" w:rsidRPr="00BE08CA" w:rsidDel="00DB5487" w:rsidRDefault="00A814AD">
            <w:pPr>
              <w:jc w:val="center"/>
              <w:rPr>
                <w:del w:id="772" w:author="Arash Tighbor" w:date="2016-02-02T11:17:00Z"/>
                <w:rStyle w:val="Emphasis"/>
                <w:rtl/>
              </w:rPr>
            </w:pPr>
            <w:del w:id="773" w:author="Arash Tighbor" w:date="2016-02-02T11:17:00Z">
              <w:r w:rsidRPr="00BE08CA" w:rsidDel="00DB5487">
                <w:rPr>
                  <w:rStyle w:val="Emphasis"/>
                  <w:rtl/>
                </w:rPr>
                <w:delText>0</w:delText>
              </w:r>
            </w:del>
          </w:p>
        </w:tc>
        <w:tc>
          <w:tcPr>
            <w:tcW w:w="457" w:type="pct"/>
            <w:vAlign w:val="center"/>
            <w:hideMark/>
          </w:tcPr>
          <w:p w:rsidR="00A814AD" w:rsidRPr="00BE08CA" w:rsidDel="00DB5487" w:rsidRDefault="00A814AD">
            <w:pPr>
              <w:jc w:val="center"/>
              <w:rPr>
                <w:del w:id="774" w:author="Arash Tighbor" w:date="2016-02-02T11:17:00Z"/>
                <w:rStyle w:val="Emphasis"/>
                <w:rtl/>
                <w:lang w:bidi="ar-SA"/>
              </w:rPr>
            </w:pPr>
            <w:del w:id="775" w:author="Arash Tighbor" w:date="2016-02-02T11:17:00Z">
              <w:r w:rsidRPr="00BE08CA" w:rsidDel="00DB5487">
                <w:rPr>
                  <w:rStyle w:val="Emphasis"/>
                  <w:rFonts w:hint="cs"/>
                  <w:rtl/>
                </w:rPr>
                <w:delText>خرید</w:delText>
              </w:r>
            </w:del>
          </w:p>
        </w:tc>
        <w:tc>
          <w:tcPr>
            <w:tcW w:w="1538" w:type="pct"/>
            <w:vAlign w:val="center"/>
          </w:tcPr>
          <w:p w:rsidR="00A814AD" w:rsidDel="00DB5487" w:rsidRDefault="00A814AD">
            <w:pPr>
              <w:jc w:val="center"/>
              <w:rPr>
                <w:del w:id="776" w:author="Arash Tighbor" w:date="2016-02-02T11:17:00Z"/>
                <w:rFonts w:cs="Times New Roman"/>
                <w:rtl/>
              </w:rPr>
            </w:pPr>
          </w:p>
        </w:tc>
      </w:tr>
      <w:tr w:rsidR="00A814AD" w:rsidDel="00DB5487" w:rsidTr="00261625">
        <w:tblPrEx>
          <w:tblW w:w="5000" w:type="pct"/>
          <w:jc w:val="center"/>
          <w:tblBorders>
            <w:top w:val="single" w:sz="4" w:space="0" w:color="A6A6A6" w:themeColor="background1" w:themeShade="A6"/>
            <w:left w:val="single" w:sz="4" w:space="0" w:color="A6A6A6" w:themeColor="background1" w:themeShade="A6"/>
            <w:bottom w:val="single" w:sz="4" w:space="0" w:color="A6A6A6" w:themeColor="background1" w:themeShade="A6"/>
            <w:right w:val="single" w:sz="4" w:space="0" w:color="A6A6A6" w:themeColor="background1" w:themeShade="A6"/>
            <w:insideH w:val="single" w:sz="4" w:space="0" w:color="A6A6A6" w:themeColor="background1" w:themeShade="A6"/>
            <w:insideV w:val="single" w:sz="4" w:space="0" w:color="A6A6A6" w:themeColor="background1" w:themeShade="A6"/>
          </w:tblBorders>
          <w:tblPrExChange w:id="777" w:author="Arash Tighbor" w:date="2016-01-30T10:20:00Z">
            <w:tblPrEx>
              <w:tblW w:w="5000" w:type="pct"/>
              <w:jc w:val="center"/>
              <w:tblBorders>
                <w:top w:val="single" w:sz="4" w:space="0" w:color="A6A6A6" w:themeColor="background1" w:themeShade="A6"/>
                <w:left w:val="single" w:sz="4" w:space="0" w:color="A6A6A6" w:themeColor="background1" w:themeShade="A6"/>
                <w:bottom w:val="single" w:sz="4" w:space="0" w:color="A6A6A6" w:themeColor="background1" w:themeShade="A6"/>
                <w:right w:val="single" w:sz="4" w:space="0" w:color="A6A6A6" w:themeColor="background1" w:themeShade="A6"/>
                <w:insideH w:val="single" w:sz="4" w:space="0" w:color="A6A6A6" w:themeColor="background1" w:themeShade="A6"/>
                <w:insideV w:val="single" w:sz="4" w:space="0" w:color="A6A6A6" w:themeColor="background1" w:themeShade="A6"/>
              </w:tblBorders>
            </w:tblPrEx>
          </w:tblPrExChange>
        </w:tblPrEx>
        <w:trPr>
          <w:trHeight w:val="503"/>
          <w:jc w:val="center"/>
          <w:del w:id="778" w:author="Arash Tighbor" w:date="2016-02-02T11:17:00Z"/>
          <w:trPrChange w:id="779" w:author="Arash Tighbor" w:date="2016-01-30T10:20:00Z">
            <w:trPr>
              <w:gridAfter w:val="0"/>
              <w:trHeight w:val="503"/>
              <w:jc w:val="center"/>
            </w:trPr>
          </w:trPrChange>
        </w:trPr>
        <w:tc>
          <w:tcPr>
            <w:tcW w:w="1851" w:type="pct"/>
            <w:gridSpan w:val="3"/>
            <w:shd w:val="clear" w:color="auto" w:fill="1F497D" w:themeFill="text2"/>
            <w:vAlign w:val="center"/>
            <w:hideMark/>
            <w:tcPrChange w:id="780" w:author="Arash Tighbor" w:date="2016-01-30T10:20:00Z">
              <w:tcPr>
                <w:tcW w:w="1851" w:type="pct"/>
                <w:gridSpan w:val="6"/>
                <w:vAlign w:val="center"/>
                <w:hideMark/>
              </w:tcPr>
            </w:tcPrChange>
          </w:tcPr>
          <w:p w:rsidR="00A814AD" w:rsidRPr="00261625" w:rsidDel="00DB5487" w:rsidRDefault="00A814AD">
            <w:pPr>
              <w:jc w:val="center"/>
              <w:rPr>
                <w:del w:id="781" w:author="Arash Tighbor" w:date="2016-02-02T11:17:00Z"/>
                <w:rStyle w:val="Emphasis"/>
                <w:b/>
                <w:bCs/>
                <w:color w:val="FFFFFF" w:themeColor="background1"/>
                <w:rtl/>
                <w:lang w:bidi="ar-SA"/>
                <w:rPrChange w:id="782" w:author="Arash Tighbor" w:date="2016-01-30T10:20:00Z">
                  <w:rPr>
                    <w:del w:id="783" w:author="Arash Tighbor" w:date="2016-02-02T11:17:00Z"/>
                    <w:rStyle w:val="Emphasis"/>
                    <w:rtl/>
                    <w:lang w:bidi="ar-SA"/>
                  </w:rPr>
                </w:rPrChange>
              </w:rPr>
            </w:pPr>
            <w:del w:id="784" w:author="Arash Tighbor" w:date="2016-02-02T11:17:00Z">
              <w:r w:rsidRPr="00261625" w:rsidDel="00DB5487">
                <w:rPr>
                  <w:rStyle w:val="Emphasis"/>
                  <w:rFonts w:hint="cs"/>
                  <w:b/>
                  <w:bCs/>
                  <w:color w:val="FFFFFF" w:themeColor="background1"/>
                  <w:rtl/>
                  <w:rPrChange w:id="785" w:author="Arash Tighbor" w:date="2016-01-30T10:20:00Z">
                    <w:rPr>
                      <w:rStyle w:val="Emphasis"/>
                      <w:rFonts w:hint="cs"/>
                      <w:rtl/>
                    </w:rPr>
                  </w:rPrChange>
                </w:rPr>
                <w:delText>جمع</w:delText>
              </w:r>
            </w:del>
          </w:p>
        </w:tc>
        <w:tc>
          <w:tcPr>
            <w:tcW w:w="774" w:type="pct"/>
            <w:shd w:val="clear" w:color="auto" w:fill="1F497D" w:themeFill="text2"/>
            <w:vAlign w:val="center"/>
            <w:hideMark/>
            <w:tcPrChange w:id="786" w:author="Arash Tighbor" w:date="2016-01-30T10:20:00Z">
              <w:tcPr>
                <w:tcW w:w="774" w:type="pct"/>
                <w:gridSpan w:val="3"/>
                <w:vAlign w:val="center"/>
                <w:hideMark/>
              </w:tcPr>
            </w:tcPrChange>
          </w:tcPr>
          <w:p w:rsidR="00A814AD" w:rsidRPr="00261625" w:rsidDel="00DB5487" w:rsidRDefault="00A814AD">
            <w:pPr>
              <w:jc w:val="center"/>
              <w:rPr>
                <w:del w:id="787" w:author="Arash Tighbor" w:date="2016-02-02T11:17:00Z"/>
                <w:rStyle w:val="Emphasis"/>
                <w:b/>
                <w:bCs/>
                <w:color w:val="FFFFFF" w:themeColor="background1"/>
                <w:rtl/>
                <w:rPrChange w:id="788" w:author="Arash Tighbor" w:date="2016-01-30T10:20:00Z">
                  <w:rPr>
                    <w:del w:id="789" w:author="Arash Tighbor" w:date="2016-02-02T11:17:00Z"/>
                    <w:rStyle w:val="Emphasis"/>
                    <w:rtl/>
                  </w:rPr>
                </w:rPrChange>
              </w:rPr>
            </w:pPr>
            <w:del w:id="790" w:author="Arash Tighbor" w:date="2016-02-02T11:17:00Z">
              <w:r w:rsidRPr="00261625" w:rsidDel="00DB5487">
                <w:rPr>
                  <w:rStyle w:val="Emphasis"/>
                  <w:b/>
                  <w:bCs/>
                  <w:color w:val="FFFFFF" w:themeColor="background1"/>
                  <w:rtl/>
                  <w:rPrChange w:id="791" w:author="Arash Tighbor" w:date="2016-01-30T10:20:00Z">
                    <w:rPr>
                      <w:rStyle w:val="Emphasis"/>
                      <w:rtl/>
                    </w:rPr>
                  </w:rPrChange>
                </w:rPr>
                <w:delText xml:space="preserve">0 </w:delText>
              </w:r>
              <w:r w:rsidRPr="00261625" w:rsidDel="00DB5487">
                <w:rPr>
                  <w:rStyle w:val="Emphasis"/>
                  <w:rFonts w:hint="cs"/>
                  <w:b/>
                  <w:bCs/>
                  <w:color w:val="FFFFFF" w:themeColor="background1"/>
                  <w:rtl/>
                  <w:rPrChange w:id="792" w:author="Arash Tighbor" w:date="2016-01-30T10:20:00Z">
                    <w:rPr>
                      <w:rStyle w:val="Emphasis"/>
                      <w:rFonts w:hint="cs"/>
                      <w:rtl/>
                    </w:rPr>
                  </w:rPrChange>
                </w:rPr>
                <w:delText>ریال</w:delText>
              </w:r>
            </w:del>
          </w:p>
        </w:tc>
        <w:tc>
          <w:tcPr>
            <w:tcW w:w="380" w:type="pct"/>
            <w:shd w:val="clear" w:color="auto" w:fill="1F497D" w:themeFill="text2"/>
            <w:vAlign w:val="center"/>
            <w:hideMark/>
            <w:tcPrChange w:id="793" w:author="Arash Tighbor" w:date="2016-01-30T10:20:00Z">
              <w:tcPr>
                <w:tcW w:w="380" w:type="pct"/>
                <w:gridSpan w:val="4"/>
                <w:vAlign w:val="center"/>
                <w:hideMark/>
              </w:tcPr>
            </w:tcPrChange>
          </w:tcPr>
          <w:p w:rsidR="00A814AD" w:rsidRPr="00261625" w:rsidDel="00DB5487" w:rsidRDefault="00A814AD" w:rsidP="00563B0D">
            <w:pPr>
              <w:jc w:val="center"/>
              <w:rPr>
                <w:del w:id="794" w:author="Arash Tighbor" w:date="2016-02-02T11:17:00Z"/>
                <w:rStyle w:val="Emphasis"/>
                <w:b/>
                <w:bCs/>
                <w:color w:val="FFFFFF" w:themeColor="background1"/>
                <w:rtl/>
                <w:rPrChange w:id="795" w:author="Arash Tighbor" w:date="2016-01-30T10:20:00Z">
                  <w:rPr>
                    <w:del w:id="796" w:author="Arash Tighbor" w:date="2016-02-02T11:17:00Z"/>
                    <w:rStyle w:val="Emphasis"/>
                    <w:rtl/>
                  </w:rPr>
                </w:rPrChange>
              </w:rPr>
            </w:pPr>
            <w:del w:id="797" w:author="Arash Tighbor" w:date="2016-01-30T08:50:00Z">
              <w:r w:rsidRPr="00261625" w:rsidDel="00B11757">
                <w:rPr>
                  <w:rStyle w:val="Emphasis"/>
                  <w:b/>
                  <w:bCs/>
                  <w:color w:val="FFFFFF" w:themeColor="background1"/>
                  <w:highlight w:val="red"/>
                  <w:rtl/>
                  <w:rPrChange w:id="798" w:author="Arash Tighbor" w:date="2016-01-30T10:20:00Z">
                    <w:rPr>
                      <w:rStyle w:val="Emphasis"/>
                      <w:highlight w:val="yellow"/>
                      <w:rtl/>
                    </w:rPr>
                  </w:rPrChange>
                </w:rPr>
                <w:delText>1.26</w:delText>
              </w:r>
            </w:del>
            <w:del w:id="799" w:author="Arash Tighbor" w:date="2016-02-02T11:17:00Z">
              <w:r w:rsidRPr="00261625" w:rsidDel="00DB5487">
                <w:rPr>
                  <w:rStyle w:val="Emphasis"/>
                  <w:b/>
                  <w:bCs/>
                  <w:color w:val="FFFFFF" w:themeColor="background1"/>
                  <w:rtl/>
                  <w:rPrChange w:id="800" w:author="Arash Tighbor" w:date="2016-01-30T10:20:00Z">
                    <w:rPr>
                      <w:rStyle w:val="Emphasis"/>
                      <w:rtl/>
                    </w:rPr>
                  </w:rPrChange>
                </w:rPr>
                <w:delText xml:space="preserve"> ساعت</w:delText>
              </w:r>
            </w:del>
          </w:p>
        </w:tc>
        <w:tc>
          <w:tcPr>
            <w:tcW w:w="457" w:type="pct"/>
            <w:shd w:val="clear" w:color="auto" w:fill="1F497D" w:themeFill="text2"/>
            <w:vAlign w:val="center"/>
            <w:tcPrChange w:id="801" w:author="Arash Tighbor" w:date="2016-01-30T10:20:00Z">
              <w:tcPr>
                <w:tcW w:w="457" w:type="pct"/>
                <w:gridSpan w:val="3"/>
                <w:vAlign w:val="center"/>
              </w:tcPr>
            </w:tcPrChange>
          </w:tcPr>
          <w:p w:rsidR="00A814AD" w:rsidRPr="00261625" w:rsidDel="00DB5487" w:rsidRDefault="00A814AD">
            <w:pPr>
              <w:jc w:val="center"/>
              <w:rPr>
                <w:del w:id="802" w:author="Arash Tighbor" w:date="2016-02-02T11:17:00Z"/>
                <w:rStyle w:val="Emphasis"/>
                <w:b/>
                <w:bCs/>
                <w:color w:val="FFFFFF" w:themeColor="background1"/>
                <w:rtl/>
                <w:lang w:bidi="ar-SA"/>
                <w:rPrChange w:id="803" w:author="Arash Tighbor" w:date="2016-01-30T10:20:00Z">
                  <w:rPr>
                    <w:del w:id="804" w:author="Arash Tighbor" w:date="2016-02-02T11:17:00Z"/>
                    <w:rStyle w:val="Emphasis"/>
                    <w:rtl/>
                    <w:lang w:bidi="ar-SA"/>
                  </w:rPr>
                </w:rPrChange>
              </w:rPr>
            </w:pPr>
          </w:p>
        </w:tc>
        <w:tc>
          <w:tcPr>
            <w:tcW w:w="1538" w:type="pct"/>
            <w:shd w:val="clear" w:color="auto" w:fill="1F497D" w:themeFill="text2"/>
            <w:vAlign w:val="center"/>
            <w:tcPrChange w:id="805" w:author="Arash Tighbor" w:date="2016-01-30T10:20:00Z">
              <w:tcPr>
                <w:tcW w:w="1538" w:type="pct"/>
                <w:gridSpan w:val="2"/>
                <w:vAlign w:val="center"/>
              </w:tcPr>
            </w:tcPrChange>
          </w:tcPr>
          <w:p w:rsidR="00A814AD" w:rsidRPr="00261625" w:rsidDel="00DB5487" w:rsidRDefault="00A814AD">
            <w:pPr>
              <w:jc w:val="center"/>
              <w:rPr>
                <w:del w:id="806" w:author="Arash Tighbor" w:date="2016-02-02T11:17:00Z"/>
                <w:rFonts w:cs="Times New Roman"/>
                <w:b/>
                <w:bCs/>
                <w:color w:val="FFFFFF" w:themeColor="background1"/>
                <w:rtl/>
                <w:rPrChange w:id="807" w:author="Arash Tighbor" w:date="2016-01-30T10:20:00Z">
                  <w:rPr>
                    <w:del w:id="808" w:author="Arash Tighbor" w:date="2016-02-02T11:17:00Z"/>
                    <w:rFonts w:cs="Times New Roman"/>
                    <w:rtl/>
                  </w:rPr>
                </w:rPrChange>
              </w:rPr>
            </w:pPr>
          </w:p>
        </w:tc>
      </w:tr>
    </w:tbl>
    <w:p w:rsidR="00A814AD" w:rsidRPr="00A814AD" w:rsidDel="00C9267F" w:rsidRDefault="00A814AD" w:rsidP="00A814AD">
      <w:pPr>
        <w:rPr>
          <w:del w:id="809" w:author="Arash Tighbor" w:date="2016-01-30T07:57:00Z"/>
          <w:rtl/>
        </w:rPr>
      </w:pPr>
    </w:p>
    <w:p w:rsidR="00BE08CA" w:rsidRDefault="00BE08CA" w:rsidP="00A814AD">
      <w:pPr>
        <w:rPr>
          <w:rtl/>
        </w:rPr>
      </w:pPr>
      <w:del w:id="810" w:author="Arash Tighbor" w:date="2016-02-02T11:17:00Z">
        <w:r w:rsidDel="00DB5487">
          <w:rPr>
            <w:noProof/>
            <w:rPrChange w:id="811" w:author="Unknown">
              <w:rPr>
                <w:noProof/>
                <w:sz w:val="20"/>
                <w:szCs w:val="22"/>
              </w:rPr>
            </w:rPrChange>
          </w:rPr>
          <mc:AlternateContent>
            <mc:Choice Requires="wps">
              <w:drawing>
                <wp:anchor distT="0" distB="0" distL="114300" distR="114300" simplePos="0" relativeHeight="251668992" behindDoc="0" locked="0" layoutInCell="1" allowOverlap="1" wp14:anchorId="1BFCBAB9" wp14:editId="499407F9">
                  <wp:simplePos x="0" y="0"/>
                  <wp:positionH relativeFrom="column">
                    <wp:posOffset>131682</wp:posOffset>
                  </wp:positionH>
                  <wp:positionV relativeFrom="paragraph">
                    <wp:posOffset>121219</wp:posOffset>
                  </wp:positionV>
                  <wp:extent cx="5876290" cy="1576070"/>
                  <wp:effectExtent l="0" t="0" r="10160" b="24130"/>
                  <wp:wrapNone/>
                  <wp:docPr id="22" name="Rounded Rectangle 2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876290" cy="1576070"/>
                          </a:xfrm>
                          <a:prstGeom prst="roundRect">
                            <a:avLst>
                              <a:gd name="adj" fmla="val 4111"/>
                            </a:avLst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8861C4" w:rsidRPr="00BE08CA" w:rsidRDefault="008861C4" w:rsidP="00BE08CA">
                              <w:pPr>
                                <w:spacing w:after="0"/>
                                <w:rPr>
                                  <w:b/>
                                  <w:bCs/>
                                  <w:color w:val="000000" w:themeColor="text1"/>
                                </w:rPr>
                              </w:pPr>
                              <w:bookmarkStart w:id="812" w:name="_Toc440805735"/>
                              <w:ins w:id="813" w:author="Arash Tighbor" w:date="2016-01-30T10:40:00Z">
                                <w:r w:rsidRPr="00343109">
                                  <w:rPr>
                                    <w:b/>
                                    <w:bCs/>
                                    <w:color w:val="000000" w:themeColor="text1"/>
                                    <w:vertAlign w:val="superscript"/>
                                    <w:rtl/>
                                    <w:rPrChange w:id="814" w:author="Arash Tighbor" w:date="2016-01-30T10:40:00Z">
                                      <w:rPr>
                                        <w:b/>
                                        <w:bCs/>
                                        <w:color w:val="000000" w:themeColor="text1"/>
                                        <w:rtl/>
                                      </w:rPr>
                                    </w:rPrChange>
                                  </w:rPr>
                                  <w:t>*</w:t>
                                </w:r>
                              </w:ins>
                              <w:r w:rsidRPr="00BE08CA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rtl/>
                                </w:rPr>
                                <w:t>توضیحات</w:t>
                              </w:r>
                              <w:bookmarkEnd w:id="812"/>
                              <w:r w:rsidRPr="00BE08CA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rtl/>
                                </w:rPr>
                                <w:t>:</w:t>
                              </w:r>
                            </w:p>
                            <w:p w:rsidR="008861C4" w:rsidRPr="00BE08CA" w:rsidRDefault="008861C4" w:rsidP="00180397">
                              <w:pPr>
                                <w:pStyle w:val="ListParagraph"/>
                                <w:numPr>
                                  <w:ilvl w:val="0"/>
                                  <w:numId w:val="56"/>
                                </w:num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cs"/>
                                  <w:color w:val="000000" w:themeColor="text1"/>
                                  <w:rtl/>
                                </w:rPr>
                                <w:t>به مبالغ فوق (هزینه تهیه قطعات و نیروی انسانی</w:t>
                              </w:r>
                              <w:r w:rsidRPr="00BE08CA">
                                <w:rPr>
                                  <w:rFonts w:hint="cs"/>
                                  <w:color w:val="000000" w:themeColor="text1"/>
                                  <w:rtl/>
                                </w:rPr>
                                <w:t>) حداقل 25</w:t>
                              </w:r>
                              <w:del w:id="815" w:author="Arash Tighbor" w:date="2016-01-30T11:43:00Z">
                                <w:r w:rsidRPr="00BE08CA" w:rsidDel="00C46220">
                                  <w:rPr>
                                    <w:rFonts w:hint="cs"/>
                                    <w:color w:val="000000" w:themeColor="text1"/>
                                    <w:rtl/>
                                  </w:rPr>
                                  <w:delText>%</w:delText>
                                </w:r>
                              </w:del>
                              <w:r w:rsidRPr="00BE08CA">
                                <w:rPr>
                                  <w:rFonts w:hint="cs"/>
                                  <w:color w:val="000000" w:themeColor="text1"/>
                                  <w:rtl/>
                                </w:rPr>
                                <w:t xml:space="preserve"> </w:t>
                              </w:r>
                              <w:ins w:id="816" w:author="Arash Tighbor" w:date="2016-01-30T11:43:00Z">
                                <w:r>
                                  <w:rPr>
                                    <w:rFonts w:hint="cs"/>
                                    <w:color w:val="000000" w:themeColor="text1"/>
                                    <w:rtl/>
                                  </w:rPr>
                                  <w:t xml:space="preserve">درصد </w:t>
                                </w:r>
                              </w:ins>
                              <w:r w:rsidRPr="00BE08CA">
                                <w:rPr>
                                  <w:rFonts w:hint="cs"/>
                                  <w:color w:val="000000" w:themeColor="text1"/>
                                  <w:rtl/>
                                </w:rPr>
                                <w:t>ج</w:t>
                              </w:r>
                              <w:r>
                                <w:rPr>
                                  <w:rFonts w:hint="cs"/>
                                  <w:color w:val="000000" w:themeColor="text1"/>
                                  <w:rtl/>
                                </w:rPr>
                                <w:t xml:space="preserve">هت </w:t>
                              </w:r>
                              <w:ins w:id="817" w:author="Arash Tighbor" w:date="2016-01-30T11:45:00Z">
                                <w:r>
                                  <w:rPr>
                                    <w:color w:val="000000" w:themeColor="text1"/>
                                    <w:rtl/>
                                  </w:rPr>
                                  <w:t>تدارکات</w:t>
                                </w:r>
                              </w:ins>
                              <w:del w:id="818" w:author="Arash Tighbor" w:date="2016-01-30T11:45:00Z">
                                <w:r w:rsidDel="008C48D1">
                                  <w:rPr>
                                    <w:rFonts w:hint="cs"/>
                                    <w:color w:val="000000" w:themeColor="text1"/>
                                    <w:rtl/>
                                  </w:rPr>
                                  <w:delText>تدرکات</w:delText>
                                </w:r>
                              </w:del>
                              <w:r>
                                <w:rPr>
                                  <w:rFonts w:hint="cs"/>
                                  <w:color w:val="000000" w:themeColor="text1"/>
                                  <w:rtl/>
                                </w:rPr>
                                <w:t xml:space="preserve"> و </w:t>
                              </w:r>
                              <w:ins w:id="819" w:author="Arash Tighbor" w:date="2016-01-30T11:45:00Z">
                                <w:r>
                                  <w:rPr>
                                    <w:color w:val="000000" w:themeColor="text1"/>
                                    <w:rtl/>
                                  </w:rPr>
                                  <w:t>هز</w:t>
                                </w:r>
                                <w:r>
                                  <w:rPr>
                                    <w:rFonts w:hint="cs"/>
                                    <w:color w:val="000000" w:themeColor="text1"/>
                                    <w:rtl/>
                                  </w:rPr>
                                  <w:t>ینه</w:t>
                                </w:r>
                              </w:ins>
                              <w:del w:id="820" w:author="Arash Tighbor" w:date="2016-01-30T11:45:00Z">
                                <w:r w:rsidDel="008C48D1">
                                  <w:rPr>
                                    <w:rFonts w:hint="cs"/>
                                    <w:color w:val="000000" w:themeColor="text1"/>
                                    <w:rtl/>
                                  </w:rPr>
                                  <w:delText>هرینه</w:delText>
                                </w:r>
                              </w:del>
                              <w:r>
                                <w:rPr>
                                  <w:rFonts w:hint="cs"/>
                                  <w:color w:val="000000" w:themeColor="text1"/>
                                  <w:rtl/>
                                </w:rPr>
                                <w:t xml:space="preserve"> اقلام مصرفی (مانند سیم قلع و ...</w:t>
                              </w:r>
                              <w:r w:rsidRPr="00BE08CA">
                                <w:rPr>
                                  <w:rFonts w:hint="cs"/>
                                  <w:color w:val="000000" w:themeColor="text1"/>
                                  <w:rtl/>
                                </w:rPr>
                                <w:t xml:space="preserve">) اضافه </w:t>
                              </w:r>
                              <w:ins w:id="821" w:author="Arash Tighbor" w:date="2016-01-30T08:46:00Z">
                                <w:r>
                                  <w:rPr>
                                    <w:rFonts w:hint="cs"/>
                                    <w:color w:val="000000" w:themeColor="text1"/>
                                    <w:rtl/>
                                  </w:rPr>
                                  <w:t>می‌</w:t>
                                </w:r>
                              </w:ins>
                              <w:r w:rsidRPr="00BE08CA">
                                <w:rPr>
                                  <w:rFonts w:hint="cs"/>
                                  <w:color w:val="000000" w:themeColor="text1"/>
                                  <w:rtl/>
                                </w:rPr>
                                <w:t>گرد</w:t>
                              </w:r>
                              <w:r>
                                <w:rPr>
                                  <w:rFonts w:hint="cs"/>
                                  <w:color w:val="000000" w:themeColor="text1"/>
                                  <w:rtl/>
                                </w:rPr>
                                <w:t>د</w:t>
                              </w:r>
                              <w:r w:rsidRPr="00BE08CA">
                                <w:rPr>
                                  <w:rFonts w:hint="cs"/>
                                  <w:color w:val="000000" w:themeColor="text1"/>
                                  <w:rtl/>
                                </w:rPr>
                                <w:t>.</w:t>
                              </w:r>
                            </w:p>
                            <w:p w:rsidR="008861C4" w:rsidRPr="00BE08CA" w:rsidRDefault="008861C4" w:rsidP="00BE08CA">
                              <w:pPr>
                                <w:pStyle w:val="ListParagraph"/>
                                <w:numPr>
                                  <w:ilvl w:val="0"/>
                                  <w:numId w:val="56"/>
                                </w:numPr>
                                <w:rPr>
                                  <w:color w:val="000000" w:themeColor="text1"/>
                                </w:rPr>
                              </w:pPr>
                              <w:r w:rsidRPr="00BE08CA">
                                <w:rPr>
                                  <w:rFonts w:hint="cs"/>
                                  <w:color w:val="000000" w:themeColor="text1"/>
                                  <w:rtl/>
                                </w:rPr>
                                <w:t>در جدول بالا هزینه طراحی و اجرای فازهای نمونه اولیه و یک روز خط لحاظ نشده است .</w:t>
                              </w:r>
                            </w:p>
                            <w:p w:rsidR="008861C4" w:rsidRPr="00BE08CA" w:rsidRDefault="008861C4" w:rsidP="00BE08CA">
                              <w:pPr>
                                <w:pStyle w:val="ListParagraph"/>
                                <w:numPr>
                                  <w:ilvl w:val="0"/>
                                  <w:numId w:val="56"/>
                                </w:numPr>
                                <w:rPr>
                                  <w:color w:val="000000" w:themeColor="text1"/>
                                </w:rPr>
                              </w:pPr>
                              <w:r w:rsidRPr="00BE08CA">
                                <w:rPr>
                                  <w:rFonts w:hint="cs"/>
                                  <w:color w:val="000000" w:themeColor="text1"/>
                                  <w:rtl/>
                                </w:rPr>
                                <w:t>هزینه زمانی و ریالی نصب ماژول در محل مشتری محاسبه نشده است.</w:t>
                              </w:r>
                            </w:p>
                            <w:p w:rsidR="008861C4" w:rsidRPr="00BE08CA" w:rsidRDefault="008861C4" w:rsidP="00BE08CA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oundrect w14:anchorId="1BFCBAB9" id="Rounded Rectangle 22" o:spid="_x0000_s1027" style="position:absolute;left:0;text-align:left;margin-left:10.35pt;margin-top:9.55pt;width:462.7pt;height:124.1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26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" fillcolor="#dbe5f1 [660]" strokecolor="#243f60 [1604]" strokeweight="2pt">
                  <v:textbox>
                    <w:txbxContent>
                      <w:p w:rsidR="008861C4" w:rsidRPr="00BE08CA" w:rsidRDefault="008861C4" w:rsidP="00BE08CA">
                        <w:pPr>
                          <w:spacing w:after="0"/>
                          <w:rPr>
                            <w:b/>
                            <w:bCs/>
                            <w:color w:val="000000" w:themeColor="text1"/>
                          </w:rPr>
                        </w:pPr>
                        <w:bookmarkStart w:id="794" w:name="_Toc440805735"/>
                        <w:ins w:id="795" w:author="Arash Tighbor" w:date="2016-01-30T10:40:00Z">
                          <w:r w:rsidRPr="00343109">
                            <w:rPr>
                              <w:b/>
                              <w:bCs/>
                              <w:color w:val="000000" w:themeColor="text1"/>
                              <w:vertAlign w:val="superscript"/>
                              <w:rtl/>
                              <w:rPrChange w:id="796" w:author="Arash Tighbor" w:date="2016-01-30T10:40:00Z">
                                <w:rPr>
                                  <w:b/>
                                  <w:bCs/>
                                  <w:color w:val="000000" w:themeColor="text1"/>
                                  <w:rtl/>
                                </w:rPr>
                              </w:rPrChange>
                            </w:rPr>
                            <w:t>*</w:t>
                          </w:r>
                        </w:ins>
                        <w:r w:rsidRPr="00BE08CA">
                          <w:rPr>
                            <w:rFonts w:hint="cs"/>
                            <w:b/>
                            <w:bCs/>
                            <w:color w:val="000000" w:themeColor="text1"/>
                            <w:rtl/>
                          </w:rPr>
                          <w:t>توضیحات</w:t>
                        </w:r>
                        <w:bookmarkEnd w:id="794"/>
                        <w:r w:rsidRPr="00BE08CA">
                          <w:rPr>
                            <w:rFonts w:hint="cs"/>
                            <w:b/>
                            <w:bCs/>
                            <w:color w:val="000000" w:themeColor="text1"/>
                            <w:rtl/>
                          </w:rPr>
                          <w:t>:</w:t>
                        </w:r>
                      </w:p>
                      <w:p w:rsidR="008861C4" w:rsidRPr="00BE08CA" w:rsidRDefault="008861C4" w:rsidP="00180397">
                        <w:pPr>
                          <w:pStyle w:val="ListParagraph"/>
                          <w:numPr>
                            <w:ilvl w:val="0"/>
                            <w:numId w:val="56"/>
                          </w:numPr>
                          <w:rPr>
                            <w:color w:val="000000" w:themeColor="text1"/>
                          </w:rPr>
                        </w:pPr>
                        <w:r>
                          <w:rPr>
                            <w:rFonts w:hint="cs"/>
                            <w:color w:val="000000" w:themeColor="text1"/>
                            <w:rtl/>
                          </w:rPr>
                          <w:t>به مبالغ فوق (هزینه تهیه قطعات و نیروی انسانی</w:t>
                        </w:r>
                        <w:r w:rsidRPr="00BE08CA">
                          <w:rPr>
                            <w:rFonts w:hint="cs"/>
                            <w:color w:val="000000" w:themeColor="text1"/>
                            <w:rtl/>
                          </w:rPr>
                          <w:t>) حداقل 25</w:t>
                        </w:r>
                        <w:del w:id="797" w:author="Arash Tighbor" w:date="2016-01-30T11:43:00Z">
                          <w:r w:rsidRPr="00BE08CA" w:rsidDel="00C46220">
                            <w:rPr>
                              <w:rFonts w:hint="cs"/>
                              <w:color w:val="000000" w:themeColor="text1"/>
                              <w:rtl/>
                            </w:rPr>
                            <w:delText>%</w:delText>
                          </w:r>
                        </w:del>
                        <w:r w:rsidRPr="00BE08CA">
                          <w:rPr>
                            <w:rFonts w:hint="cs"/>
                            <w:color w:val="000000" w:themeColor="text1"/>
                            <w:rtl/>
                          </w:rPr>
                          <w:t xml:space="preserve"> </w:t>
                        </w:r>
                        <w:ins w:id="798" w:author="Arash Tighbor" w:date="2016-01-30T11:43:00Z">
                          <w:r>
                            <w:rPr>
                              <w:rFonts w:hint="cs"/>
                              <w:color w:val="000000" w:themeColor="text1"/>
                              <w:rtl/>
                            </w:rPr>
                            <w:t xml:space="preserve">درصد </w:t>
                          </w:r>
                        </w:ins>
                        <w:r w:rsidRPr="00BE08CA">
                          <w:rPr>
                            <w:rFonts w:hint="cs"/>
                            <w:color w:val="000000" w:themeColor="text1"/>
                            <w:rtl/>
                          </w:rPr>
                          <w:t>ج</w:t>
                        </w:r>
                        <w:r>
                          <w:rPr>
                            <w:rFonts w:hint="cs"/>
                            <w:color w:val="000000" w:themeColor="text1"/>
                            <w:rtl/>
                          </w:rPr>
                          <w:t xml:space="preserve">هت </w:t>
                        </w:r>
                        <w:ins w:id="799" w:author="Arash Tighbor" w:date="2016-01-30T11:45:00Z">
                          <w:r>
                            <w:rPr>
                              <w:color w:val="000000" w:themeColor="text1"/>
                              <w:rtl/>
                            </w:rPr>
                            <w:t>تدارکات</w:t>
                          </w:r>
                        </w:ins>
                        <w:del w:id="800" w:author="Arash Tighbor" w:date="2016-01-30T11:45:00Z">
                          <w:r w:rsidDel="008C48D1">
                            <w:rPr>
                              <w:rFonts w:hint="cs"/>
                              <w:color w:val="000000" w:themeColor="text1"/>
                              <w:rtl/>
                            </w:rPr>
                            <w:delText>تدرکات</w:delText>
                          </w:r>
                        </w:del>
                        <w:r>
                          <w:rPr>
                            <w:rFonts w:hint="cs"/>
                            <w:color w:val="000000" w:themeColor="text1"/>
                            <w:rtl/>
                          </w:rPr>
                          <w:t xml:space="preserve"> و </w:t>
                        </w:r>
                        <w:ins w:id="801" w:author="Arash Tighbor" w:date="2016-01-30T11:45:00Z">
                          <w:r>
                            <w:rPr>
                              <w:color w:val="000000" w:themeColor="text1"/>
                              <w:rtl/>
                            </w:rPr>
                            <w:t>هز</w:t>
                          </w:r>
                          <w:r>
                            <w:rPr>
                              <w:rFonts w:hint="cs"/>
                              <w:color w:val="000000" w:themeColor="text1"/>
                              <w:rtl/>
                            </w:rPr>
                            <w:t>ینه</w:t>
                          </w:r>
                        </w:ins>
                        <w:del w:id="802" w:author="Arash Tighbor" w:date="2016-01-30T11:45:00Z">
                          <w:r w:rsidDel="008C48D1">
                            <w:rPr>
                              <w:rFonts w:hint="cs"/>
                              <w:color w:val="000000" w:themeColor="text1"/>
                              <w:rtl/>
                            </w:rPr>
                            <w:delText>هرینه</w:delText>
                          </w:r>
                        </w:del>
                        <w:r>
                          <w:rPr>
                            <w:rFonts w:hint="cs"/>
                            <w:color w:val="000000" w:themeColor="text1"/>
                            <w:rtl/>
                          </w:rPr>
                          <w:t xml:space="preserve"> اقلام مصرفی (مانند سیم قلع و ...</w:t>
                        </w:r>
                        <w:r w:rsidRPr="00BE08CA">
                          <w:rPr>
                            <w:rFonts w:hint="cs"/>
                            <w:color w:val="000000" w:themeColor="text1"/>
                            <w:rtl/>
                          </w:rPr>
                          <w:t xml:space="preserve">) اضافه </w:t>
                        </w:r>
                        <w:ins w:id="803" w:author="Arash Tighbor" w:date="2016-01-30T08:46:00Z">
                          <w:r>
                            <w:rPr>
                              <w:rFonts w:hint="cs"/>
                              <w:color w:val="000000" w:themeColor="text1"/>
                              <w:rtl/>
                            </w:rPr>
                            <w:t>می‌</w:t>
                          </w:r>
                        </w:ins>
                        <w:r w:rsidRPr="00BE08CA">
                          <w:rPr>
                            <w:rFonts w:hint="cs"/>
                            <w:color w:val="000000" w:themeColor="text1"/>
                            <w:rtl/>
                          </w:rPr>
                          <w:t>گرد</w:t>
                        </w:r>
                        <w:r>
                          <w:rPr>
                            <w:rFonts w:hint="cs"/>
                            <w:color w:val="000000" w:themeColor="text1"/>
                            <w:rtl/>
                          </w:rPr>
                          <w:t>د</w:t>
                        </w:r>
                        <w:r w:rsidRPr="00BE08CA">
                          <w:rPr>
                            <w:rFonts w:hint="cs"/>
                            <w:color w:val="000000" w:themeColor="text1"/>
                            <w:rtl/>
                          </w:rPr>
                          <w:t>.</w:t>
                        </w:r>
                      </w:p>
                      <w:p w:rsidR="008861C4" w:rsidRPr="00BE08CA" w:rsidRDefault="008861C4" w:rsidP="00BE08CA">
                        <w:pPr>
                          <w:pStyle w:val="ListParagraph"/>
                          <w:numPr>
                            <w:ilvl w:val="0"/>
                            <w:numId w:val="56"/>
                          </w:numPr>
                          <w:rPr>
                            <w:color w:val="000000" w:themeColor="text1"/>
                          </w:rPr>
                        </w:pPr>
                        <w:r w:rsidRPr="00BE08CA">
                          <w:rPr>
                            <w:rFonts w:hint="cs"/>
                            <w:color w:val="000000" w:themeColor="text1"/>
                            <w:rtl/>
                          </w:rPr>
                          <w:t>در جدول بالا هزینه طراحی و اجرای فازهای نمونه اولیه و یک روز خط لحاظ نشده است .</w:t>
                        </w:r>
                      </w:p>
                      <w:p w:rsidR="008861C4" w:rsidRPr="00BE08CA" w:rsidRDefault="008861C4" w:rsidP="00BE08CA">
                        <w:pPr>
                          <w:pStyle w:val="ListParagraph"/>
                          <w:numPr>
                            <w:ilvl w:val="0"/>
                            <w:numId w:val="56"/>
                          </w:numPr>
                          <w:rPr>
                            <w:color w:val="000000" w:themeColor="text1"/>
                          </w:rPr>
                        </w:pPr>
                        <w:r w:rsidRPr="00BE08CA">
                          <w:rPr>
                            <w:rFonts w:hint="cs"/>
                            <w:color w:val="000000" w:themeColor="text1"/>
                            <w:rtl/>
                          </w:rPr>
                          <w:t>هزینه زمانی و ریالی نصب ماژول در محل مشتری محاسبه نشده است.</w:t>
                        </w:r>
                      </w:p>
                      <w:p w:rsidR="008861C4" w:rsidRPr="00BE08CA" w:rsidRDefault="008861C4" w:rsidP="00BE08CA">
                        <w:pPr>
                          <w:rPr>
                            <w:color w:val="000000" w:themeColor="text1"/>
                          </w:rPr>
                        </w:pPr>
                      </w:p>
                    </w:txbxContent>
                  </v:textbox>
                </v:roundrect>
              </w:pict>
            </mc:Fallback>
          </mc:AlternateContent>
        </w:r>
      </w:del>
    </w:p>
    <w:p w:rsidR="00BE08CA" w:rsidRPr="00BE08CA" w:rsidRDefault="00BE08CA" w:rsidP="00BE08CA">
      <w:pPr>
        <w:rPr>
          <w:rtl/>
        </w:rPr>
      </w:pPr>
    </w:p>
    <w:p w:rsidR="00BE08CA" w:rsidRPr="00BE08CA" w:rsidRDefault="00BE08CA" w:rsidP="00BE08CA">
      <w:pPr>
        <w:rPr>
          <w:rtl/>
        </w:rPr>
      </w:pPr>
    </w:p>
    <w:p w:rsidR="00BE08CA" w:rsidRPr="00BE08CA" w:rsidRDefault="00BE08CA" w:rsidP="00BE08CA">
      <w:pPr>
        <w:rPr>
          <w:rtl/>
        </w:rPr>
      </w:pPr>
    </w:p>
    <w:p w:rsidR="00BE08CA" w:rsidRDefault="00BE08CA" w:rsidP="00BE08CA">
      <w:pPr>
        <w:rPr>
          <w:rtl/>
        </w:rPr>
      </w:pPr>
    </w:p>
    <w:p w:rsidR="00BE08CA" w:rsidRDefault="00BE08CA">
      <w:pPr>
        <w:bidi w:val="0"/>
        <w:spacing w:line="276" w:lineRule="auto"/>
        <w:jc w:val="left"/>
      </w:pPr>
      <w:r>
        <w:rPr>
          <w:rtl/>
        </w:rPr>
        <w:br w:type="page"/>
      </w:r>
    </w:p>
    <w:p w:rsidR="00A814AD" w:rsidRPr="00DB5487" w:rsidRDefault="008861C4">
      <w:pPr>
        <w:pStyle w:val="Heading1"/>
        <w:rPr>
          <w:ins w:id="822" w:author="Arash Tighbor" w:date="2016-01-30T08:14:00Z"/>
          <w:sz w:val="44"/>
          <w:szCs w:val="44"/>
          <w:rtl/>
          <w:rPrChange w:id="823" w:author="Arash Tighbor" w:date="2016-02-02T11:23:00Z">
            <w:rPr>
              <w:ins w:id="824" w:author="Arash Tighbor" w:date="2016-01-30T08:14:00Z"/>
              <w:rtl/>
            </w:rPr>
          </w:rPrChange>
        </w:rPr>
        <w:pPrChange w:id="825" w:author="Arash Tighbor" w:date="2016-02-02T11:23:00Z">
          <w:pPr/>
        </w:pPrChange>
      </w:pPr>
      <w:bookmarkStart w:id="826" w:name="_Toc442175815"/>
      <w:ins w:id="827" w:author="Arash Tighbor" w:date="2016-02-02T11:13:00Z">
        <w:r w:rsidRPr="00DB5487">
          <w:rPr>
            <w:sz w:val="44"/>
            <w:szCs w:val="44"/>
            <w:rtl/>
            <w:rPrChange w:id="828" w:author="Arash Tighbor" w:date="2016-02-02T11:23:00Z">
              <w:rPr>
                <w:i w:val="0"/>
                <w:sz w:val="44"/>
                <w:szCs w:val="48"/>
                <w:rtl/>
              </w:rPr>
            </w:rPrChange>
          </w:rPr>
          <w:lastRenderedPageBreak/>
          <w:t>راه‌انداز</w:t>
        </w:r>
        <w:r w:rsidRPr="00DB5487">
          <w:rPr>
            <w:rFonts w:hint="cs"/>
            <w:sz w:val="44"/>
            <w:szCs w:val="44"/>
            <w:rtl/>
            <w:rPrChange w:id="829" w:author="Arash Tighbor" w:date="2016-02-02T11:23:00Z">
              <w:rPr>
                <w:rFonts w:hint="cs"/>
                <w:i w:val="0"/>
                <w:sz w:val="44"/>
                <w:szCs w:val="48"/>
                <w:rtl/>
              </w:rPr>
            </w:rPrChange>
          </w:rPr>
          <w:t>ی</w:t>
        </w:r>
        <w:r w:rsidRPr="00DB5487">
          <w:rPr>
            <w:sz w:val="44"/>
            <w:szCs w:val="44"/>
            <w:rtl/>
            <w:rPrChange w:id="830" w:author="Arash Tighbor" w:date="2016-02-02T11:23:00Z">
              <w:rPr>
                <w:i w:val="0"/>
                <w:sz w:val="44"/>
                <w:szCs w:val="48"/>
                <w:rtl/>
              </w:rPr>
            </w:rPrChange>
          </w:rPr>
          <w:t xml:space="preserve"> س</w:t>
        </w:r>
        <w:r w:rsidRPr="00DB5487">
          <w:rPr>
            <w:rFonts w:hint="cs"/>
            <w:sz w:val="44"/>
            <w:szCs w:val="44"/>
            <w:rtl/>
            <w:rPrChange w:id="831" w:author="Arash Tighbor" w:date="2016-02-02T11:23:00Z">
              <w:rPr>
                <w:rFonts w:hint="cs"/>
                <w:i w:val="0"/>
                <w:sz w:val="44"/>
                <w:szCs w:val="48"/>
                <w:rtl/>
              </w:rPr>
            </w:rPrChange>
          </w:rPr>
          <w:t>یستم</w:t>
        </w:r>
        <w:r w:rsidRPr="00DB5487">
          <w:rPr>
            <w:sz w:val="44"/>
            <w:szCs w:val="44"/>
            <w:rtl/>
            <w:rPrChange w:id="832" w:author="Arash Tighbor" w:date="2016-02-02T11:23:00Z">
              <w:rPr>
                <w:i w:val="0"/>
                <w:sz w:val="44"/>
                <w:szCs w:val="48"/>
                <w:rtl/>
              </w:rPr>
            </w:rPrChange>
          </w:rPr>
          <w:t xml:space="preserve"> صوت</w:t>
        </w:r>
        <w:r w:rsidRPr="00DB5487">
          <w:rPr>
            <w:rFonts w:hint="cs"/>
            <w:sz w:val="44"/>
            <w:szCs w:val="44"/>
            <w:rtl/>
            <w:rPrChange w:id="833" w:author="Arash Tighbor" w:date="2016-02-02T11:23:00Z">
              <w:rPr>
                <w:rFonts w:hint="cs"/>
                <w:i w:val="0"/>
                <w:sz w:val="44"/>
                <w:szCs w:val="48"/>
                <w:rtl/>
              </w:rPr>
            </w:rPrChange>
          </w:rPr>
          <w:t>ی</w:t>
        </w:r>
      </w:ins>
      <w:ins w:id="834" w:author="Arash Tighbor" w:date="2016-02-02T11:23:00Z">
        <w:r w:rsidR="00DB5487" w:rsidRPr="00DB5487">
          <w:rPr>
            <w:sz w:val="44"/>
            <w:szCs w:val="44"/>
            <w:rtl/>
            <w:rPrChange w:id="835" w:author="Arash Tighbor" w:date="2016-02-02T11:23:00Z">
              <w:rPr>
                <w:i w:val="0"/>
                <w:szCs w:val="52"/>
                <w:rtl/>
              </w:rPr>
            </w:rPrChange>
          </w:rPr>
          <w:t xml:space="preserve"> </w:t>
        </w:r>
      </w:ins>
      <w:ins w:id="836" w:author="Arash Tighbor" w:date="2016-01-30T08:13:00Z">
        <w:r w:rsidR="00AF16F5" w:rsidRPr="00DB5487">
          <w:rPr>
            <w:rFonts w:hint="cs"/>
            <w:sz w:val="44"/>
            <w:szCs w:val="44"/>
            <w:rtl/>
            <w:rPrChange w:id="837" w:author="Arash Tighbor" w:date="2016-02-02T11:23:00Z">
              <w:rPr>
                <w:rFonts w:hint="cs"/>
                <w:i w:val="0"/>
                <w:rtl/>
              </w:rPr>
            </w:rPrChange>
          </w:rPr>
          <w:t>در</w:t>
        </w:r>
        <w:r w:rsidR="00AF16F5" w:rsidRPr="00DB5487">
          <w:rPr>
            <w:sz w:val="44"/>
            <w:szCs w:val="44"/>
            <w:rtl/>
            <w:rPrChange w:id="838" w:author="Arash Tighbor" w:date="2016-02-02T11:23:00Z">
              <w:rPr>
                <w:i w:val="0"/>
                <w:rtl/>
              </w:rPr>
            </w:rPrChange>
          </w:rPr>
          <w:t xml:space="preserve"> خودپرداز</w:t>
        </w:r>
      </w:ins>
      <w:ins w:id="839" w:author="Arash Tighbor" w:date="2016-01-30T11:19:00Z">
        <w:r w:rsidR="00D13343" w:rsidRPr="00DB5487">
          <w:rPr>
            <w:sz w:val="44"/>
            <w:szCs w:val="44"/>
            <w:rtl/>
            <w:rPrChange w:id="840" w:author="Arash Tighbor" w:date="2016-02-02T11:23:00Z">
              <w:rPr>
                <w:i w:val="0"/>
                <w:szCs w:val="52"/>
                <w:rtl/>
              </w:rPr>
            </w:rPrChange>
          </w:rPr>
          <w:t xml:space="preserve"> </w:t>
        </w:r>
      </w:ins>
      <w:ins w:id="841" w:author="Arash Tighbor" w:date="2016-01-30T08:13:00Z">
        <w:r w:rsidR="00AF16F5" w:rsidRPr="00DB5487">
          <w:rPr>
            <w:sz w:val="44"/>
            <w:szCs w:val="44"/>
            <w:rPrChange w:id="842" w:author="Arash Tighbor" w:date="2016-02-02T11:23:00Z">
              <w:rPr>
                <w:i w:val="0"/>
              </w:rPr>
            </w:rPrChange>
          </w:rPr>
          <w:t>NCR</w:t>
        </w:r>
      </w:ins>
      <w:ins w:id="843" w:author="Arash Tighbor" w:date="2016-01-30T11:19:00Z">
        <w:r w:rsidR="00D13343" w:rsidRPr="00DB5487">
          <w:rPr>
            <w:sz w:val="44"/>
            <w:szCs w:val="44"/>
            <w:rPrChange w:id="844" w:author="Arash Tighbor" w:date="2016-02-02T11:23:00Z">
              <w:rPr>
                <w:i w:val="0"/>
                <w:szCs w:val="52"/>
              </w:rPr>
            </w:rPrChange>
          </w:rPr>
          <w:t xml:space="preserve"> </w:t>
        </w:r>
      </w:ins>
      <w:ins w:id="845" w:author="Arash Tighbor" w:date="2016-01-30T08:13:00Z">
        <w:r w:rsidR="00AF16F5" w:rsidRPr="00DB5487">
          <w:rPr>
            <w:sz w:val="44"/>
            <w:szCs w:val="44"/>
            <w:rPrChange w:id="846" w:author="Arash Tighbor" w:date="2016-02-02T11:23:00Z">
              <w:rPr>
                <w:i w:val="0"/>
              </w:rPr>
            </w:rPrChange>
          </w:rPr>
          <w:t>5886</w:t>
        </w:r>
      </w:ins>
      <w:bookmarkEnd w:id="826"/>
    </w:p>
    <w:p w:rsidR="00AF16F5" w:rsidRPr="00DB5487" w:rsidRDefault="00AF16F5">
      <w:pPr>
        <w:pStyle w:val="Heading2"/>
        <w:rPr>
          <w:ins w:id="847" w:author="Arash Tighbor" w:date="2016-01-30T08:14:00Z"/>
          <w:sz w:val="2"/>
          <w:szCs w:val="2"/>
          <w:rtl/>
          <w:rPrChange w:id="848" w:author="Arash Tighbor" w:date="2016-02-02T11:23:00Z">
            <w:rPr>
              <w:ins w:id="849" w:author="Arash Tighbor" w:date="2016-01-30T08:14:00Z"/>
              <w:rtl/>
            </w:rPr>
          </w:rPrChange>
        </w:rPr>
        <w:pPrChange w:id="850" w:author="Arash Tighbor" w:date="2016-01-30T11:13:00Z">
          <w:pPr>
            <w:pStyle w:val="Heading1"/>
          </w:pPr>
        </w:pPrChange>
      </w:pPr>
      <w:bookmarkStart w:id="851" w:name="_Toc440803806"/>
    </w:p>
    <w:p w:rsidR="00AF16F5" w:rsidRDefault="00AF16F5">
      <w:pPr>
        <w:pStyle w:val="Heading2"/>
        <w:rPr>
          <w:ins w:id="852" w:author="Arash Tighbor" w:date="2016-01-30T08:14:00Z"/>
          <w:rtl/>
        </w:rPr>
        <w:pPrChange w:id="853" w:author="Arash Tighbor" w:date="2016-01-30T11:13:00Z">
          <w:pPr>
            <w:pStyle w:val="Heading1"/>
          </w:pPr>
        </w:pPrChange>
      </w:pPr>
      <w:bookmarkStart w:id="854" w:name="_Toc441913952"/>
      <w:bookmarkStart w:id="855" w:name="_Toc442175816"/>
      <w:ins w:id="856" w:author="Arash Tighbor" w:date="2016-01-30T08:14:00Z">
        <w:r>
          <w:rPr>
            <w:rFonts w:hint="cs"/>
            <w:rtl/>
          </w:rPr>
          <w:t>اطلاعات عمومی</w:t>
        </w:r>
        <w:bookmarkEnd w:id="854"/>
        <w:bookmarkEnd w:id="855"/>
        <w:r>
          <w:rPr>
            <w:rFonts w:hint="cs"/>
            <w:rtl/>
          </w:rPr>
          <w:t xml:space="preserve"> </w:t>
        </w:r>
        <w:bookmarkEnd w:id="851"/>
      </w:ins>
    </w:p>
    <w:p w:rsidR="00AF16F5" w:rsidRDefault="00AF16F5">
      <w:pPr>
        <w:spacing w:after="0"/>
        <w:rPr>
          <w:ins w:id="857" w:author="Arash Tighbor" w:date="2016-01-30T08:15:00Z"/>
          <w:rtl/>
        </w:rPr>
        <w:pPrChange w:id="858" w:author="Arash Tighbor" w:date="2016-02-02T11:23:00Z">
          <w:pPr>
            <w:pStyle w:val="Heading1"/>
          </w:pPr>
        </w:pPrChange>
      </w:pPr>
      <w:ins w:id="859" w:author="Arash Tighbor" w:date="2016-01-30T08:15:00Z">
        <w:r w:rsidRPr="00AF16F5">
          <w:rPr>
            <w:rtl/>
          </w:rPr>
          <w:t>ا</w:t>
        </w:r>
        <w:r w:rsidRPr="00AF16F5">
          <w:rPr>
            <w:rFonts w:hint="cs"/>
            <w:rtl/>
          </w:rPr>
          <w:t>ین</w:t>
        </w:r>
        <w:r w:rsidRPr="00AF16F5">
          <w:rPr>
            <w:rtl/>
          </w:rPr>
          <w:t xml:space="preserve"> ماژول با</w:t>
        </w:r>
        <w:r w:rsidRPr="00AF16F5">
          <w:rPr>
            <w:rFonts w:hint="cs"/>
            <w:rtl/>
          </w:rPr>
          <w:t>ید</w:t>
        </w:r>
        <w:r w:rsidRPr="00AF16F5">
          <w:rPr>
            <w:rtl/>
          </w:rPr>
          <w:t xml:space="preserve"> دارا</w:t>
        </w:r>
        <w:r w:rsidRPr="00AF16F5">
          <w:rPr>
            <w:rFonts w:hint="cs"/>
            <w:rtl/>
          </w:rPr>
          <w:t>ی</w:t>
        </w:r>
        <w:r w:rsidRPr="00AF16F5">
          <w:rPr>
            <w:rtl/>
          </w:rPr>
          <w:t xml:space="preserve"> درگاه ورود اطلاع</w:t>
        </w:r>
        <w:r>
          <w:rPr>
            <w:rtl/>
          </w:rPr>
          <w:t xml:space="preserve">ات از </w:t>
        </w:r>
      </w:ins>
      <w:ins w:id="860" w:author="Arash Tighbor" w:date="2016-01-30T11:48:00Z">
        <w:r w:rsidR="008C48D1">
          <w:rPr>
            <w:rtl/>
          </w:rPr>
          <w:t>نرم‌افزار</w:t>
        </w:r>
      </w:ins>
      <w:ins w:id="861" w:author="Arash Tighbor" w:date="2016-01-30T08:15:00Z">
        <w:del w:id="862" w:author="Arash Tighbor" w:date="2016-01-30T11:48:00Z">
          <w:r w:rsidDel="008C48D1">
            <w:rPr>
              <w:rtl/>
            </w:rPr>
            <w:delText>نرم افزار</w:delText>
          </w:r>
        </w:del>
        <w:r>
          <w:rPr>
            <w:rtl/>
          </w:rPr>
          <w:t xml:space="preserve"> کنترل </w:t>
        </w:r>
      </w:ins>
      <w:ins w:id="863" w:author="Arash Tighbor" w:date="2016-01-30T11:48:00Z">
        <w:r w:rsidR="008C48D1">
          <w:rPr>
            <w:rtl/>
          </w:rPr>
          <w:t>خودپرداز</w:t>
        </w:r>
      </w:ins>
      <w:ins w:id="864" w:author="Arash Tighbor" w:date="2016-01-30T08:15:00Z">
        <w:del w:id="865" w:author="Arash Tighbor" w:date="2016-01-30T11:48:00Z">
          <w:r w:rsidDel="008C48D1">
            <w:rPr>
              <w:rtl/>
            </w:rPr>
            <w:delText>خود پرداز</w:delText>
          </w:r>
        </w:del>
        <w:r w:rsidRPr="00AF16F5">
          <w:rPr>
            <w:rtl/>
          </w:rPr>
          <w:t xml:space="preserve">، درگاه </w:t>
        </w:r>
      </w:ins>
      <w:ins w:id="866" w:author="Arash Tighbor" w:date="2016-01-30T11:48:00Z">
        <w:r w:rsidR="008C48D1">
          <w:rPr>
            <w:rtl/>
          </w:rPr>
          <w:t>تأم</w:t>
        </w:r>
        <w:r w:rsidR="008C48D1">
          <w:rPr>
            <w:rFonts w:hint="cs"/>
            <w:rtl/>
          </w:rPr>
          <w:t>ین</w:t>
        </w:r>
      </w:ins>
      <w:ins w:id="867" w:author="Arash Tighbor" w:date="2016-01-30T08:15:00Z">
        <w:del w:id="868" w:author="Arash Tighbor" w:date="2016-01-30T11:48:00Z">
          <w:r w:rsidRPr="00AF16F5" w:rsidDel="008C48D1">
            <w:rPr>
              <w:rtl/>
            </w:rPr>
            <w:delText>تام</w:delText>
          </w:r>
          <w:r w:rsidRPr="00AF16F5" w:rsidDel="008C48D1">
            <w:rPr>
              <w:rFonts w:hint="cs"/>
              <w:rtl/>
            </w:rPr>
            <w:delText>ین</w:delText>
          </w:r>
        </w:del>
        <w:r w:rsidRPr="00AF16F5">
          <w:rPr>
            <w:rtl/>
          </w:rPr>
          <w:t xml:space="preserve"> توان الکتر</w:t>
        </w:r>
        <w:r w:rsidRPr="00AF16F5">
          <w:rPr>
            <w:rFonts w:hint="cs"/>
            <w:rtl/>
          </w:rPr>
          <w:t>یکی</w:t>
        </w:r>
        <w:r w:rsidRPr="00AF16F5">
          <w:rPr>
            <w:rtl/>
          </w:rPr>
          <w:t xml:space="preserve"> </w:t>
        </w:r>
      </w:ins>
      <w:ins w:id="869" w:author="Arash Tighbor" w:date="2016-01-30T11:48:00Z">
        <w:r w:rsidR="008C48D1">
          <w:rPr>
            <w:rtl/>
          </w:rPr>
          <w:t>موردن</w:t>
        </w:r>
        <w:r w:rsidR="008C48D1">
          <w:rPr>
            <w:rFonts w:hint="cs"/>
            <w:rtl/>
          </w:rPr>
          <w:t>یاز</w:t>
        </w:r>
      </w:ins>
      <w:ins w:id="870" w:author="Arash Tighbor" w:date="2016-01-30T08:15:00Z">
        <w:del w:id="871" w:author="Arash Tighbor" w:date="2016-01-30T11:48:00Z">
          <w:r w:rsidRPr="00AF16F5" w:rsidDel="008C48D1">
            <w:rPr>
              <w:rtl/>
            </w:rPr>
            <w:delText>مورد ن</w:delText>
          </w:r>
          <w:r w:rsidRPr="00AF16F5" w:rsidDel="008C48D1">
            <w:rPr>
              <w:rFonts w:hint="cs"/>
              <w:rtl/>
            </w:rPr>
            <w:delText>یاز</w:delText>
          </w:r>
        </w:del>
        <w:r w:rsidRPr="00AF16F5">
          <w:rPr>
            <w:rtl/>
          </w:rPr>
          <w:t>، س</w:t>
        </w:r>
        <w:r w:rsidRPr="00AF16F5">
          <w:rPr>
            <w:rFonts w:hint="cs"/>
            <w:rtl/>
          </w:rPr>
          <w:t>یستم</w:t>
        </w:r>
        <w:r w:rsidRPr="00AF16F5">
          <w:rPr>
            <w:rtl/>
          </w:rPr>
          <w:t xml:space="preserve"> مبدل صوت</w:t>
        </w:r>
        <w:r w:rsidRPr="00AF16F5">
          <w:rPr>
            <w:rFonts w:hint="cs"/>
            <w:rtl/>
          </w:rPr>
          <w:t>ی</w:t>
        </w:r>
        <w:r w:rsidRPr="00AF16F5">
          <w:rPr>
            <w:rtl/>
          </w:rPr>
          <w:t xml:space="preserve">، </w:t>
        </w:r>
      </w:ins>
      <w:ins w:id="872" w:author="Arash Tighbor" w:date="2016-01-30T11:48:00Z">
        <w:r w:rsidR="008C48D1">
          <w:rPr>
            <w:rtl/>
          </w:rPr>
          <w:t>راه‌انداز</w:t>
        </w:r>
      </w:ins>
      <w:ins w:id="873" w:author="Arash Tighbor" w:date="2016-01-30T08:15:00Z">
        <w:del w:id="874" w:author="Arash Tighbor" w:date="2016-01-30T11:48:00Z">
          <w:r w:rsidRPr="00AF16F5" w:rsidDel="008C48D1">
            <w:rPr>
              <w:rtl/>
            </w:rPr>
            <w:delText>راه انداز</w:delText>
          </w:r>
        </w:del>
        <w:r w:rsidRPr="00AF16F5">
          <w:rPr>
            <w:rtl/>
          </w:rPr>
          <w:t xml:space="preserve"> و کنترل </w:t>
        </w:r>
      </w:ins>
      <w:ins w:id="875" w:author="Arash Tighbor" w:date="2016-01-30T11:48:00Z">
        <w:r w:rsidR="008C48D1">
          <w:rPr>
            <w:rtl/>
          </w:rPr>
          <w:t>سخت‌افزار</w:t>
        </w:r>
        <w:r w:rsidR="008C48D1">
          <w:rPr>
            <w:rFonts w:hint="cs"/>
            <w:rtl/>
          </w:rPr>
          <w:t>ی</w:t>
        </w:r>
      </w:ins>
      <w:ins w:id="876" w:author="Arash Tighbor" w:date="2016-01-30T08:15:00Z">
        <w:del w:id="877" w:author="Arash Tighbor" w:date="2016-01-30T11:48:00Z">
          <w:r w:rsidRPr="00AF16F5" w:rsidDel="008C48D1">
            <w:rPr>
              <w:rtl/>
            </w:rPr>
            <w:delText>سخت افزار</w:delText>
          </w:r>
          <w:r w:rsidRPr="00AF16F5" w:rsidDel="008C48D1">
            <w:rPr>
              <w:rFonts w:hint="cs"/>
              <w:rtl/>
            </w:rPr>
            <w:delText>ی</w:delText>
          </w:r>
        </w:del>
        <w:r>
          <w:rPr>
            <w:rtl/>
          </w:rPr>
          <w:t xml:space="preserve"> آن (</w:t>
        </w:r>
        <w:r w:rsidRPr="00AF16F5">
          <w:rPr>
            <w:rtl/>
          </w:rPr>
          <w:t>اسپ</w:t>
        </w:r>
        <w:r w:rsidRPr="00AF16F5">
          <w:rPr>
            <w:rFonts w:hint="cs"/>
            <w:rtl/>
          </w:rPr>
          <w:t>یکر</w:t>
        </w:r>
        <w:r w:rsidRPr="00AF16F5">
          <w:rPr>
            <w:rtl/>
          </w:rPr>
          <w:t xml:space="preserve"> و </w:t>
        </w:r>
      </w:ins>
      <w:ins w:id="878" w:author="Arash Tighbor" w:date="2016-01-30T11:48:00Z">
        <w:r w:rsidR="008C48D1">
          <w:rPr>
            <w:rtl/>
          </w:rPr>
          <w:t>آمپل</w:t>
        </w:r>
        <w:r w:rsidR="008C48D1">
          <w:rPr>
            <w:rFonts w:hint="cs"/>
            <w:rtl/>
          </w:rPr>
          <w:t>ی‌فایر</w:t>
        </w:r>
      </w:ins>
      <w:ins w:id="879" w:author="Arash Tighbor" w:date="2016-01-30T08:15:00Z">
        <w:del w:id="880" w:author="Arash Tighbor" w:date="2016-01-30T11:48:00Z">
          <w:r w:rsidRPr="00AF16F5" w:rsidDel="008C48D1">
            <w:rPr>
              <w:rtl/>
            </w:rPr>
            <w:delText>آمپل</w:delText>
          </w:r>
          <w:r w:rsidRPr="00AF16F5" w:rsidDel="008C48D1">
            <w:rPr>
              <w:rFonts w:hint="cs"/>
              <w:rtl/>
            </w:rPr>
            <w:delText>ی</w:delText>
          </w:r>
          <w:r w:rsidRPr="00AF16F5" w:rsidDel="008C48D1">
            <w:rPr>
              <w:rtl/>
            </w:rPr>
            <w:delText xml:space="preserve"> فا</w:delText>
          </w:r>
          <w:r w:rsidRPr="00AF16F5" w:rsidDel="008C48D1">
            <w:rPr>
              <w:rFonts w:hint="cs"/>
              <w:rtl/>
            </w:rPr>
            <w:delText>یر</w:delText>
          </w:r>
        </w:del>
        <w:r w:rsidRPr="00AF16F5">
          <w:rPr>
            <w:rtl/>
          </w:rPr>
          <w:t>) باشد.</w:t>
        </w:r>
      </w:ins>
    </w:p>
    <w:p w:rsidR="00AF16F5" w:rsidRDefault="00AF16F5">
      <w:pPr>
        <w:rPr>
          <w:ins w:id="881" w:author="Arash Tighbor" w:date="2016-01-30T08:15:00Z"/>
          <w:rtl/>
        </w:rPr>
        <w:pPrChange w:id="882" w:author="Arash Tighbor" w:date="2016-01-30T11:54:00Z">
          <w:pPr>
            <w:pStyle w:val="Heading1"/>
          </w:pPr>
        </w:pPrChange>
      </w:pPr>
      <w:ins w:id="883" w:author="Arash Tighbor" w:date="2016-01-30T08:15:00Z">
        <w:r w:rsidRPr="00AF16F5">
          <w:rPr>
            <w:rtl/>
          </w:rPr>
          <w:t>در ذ</w:t>
        </w:r>
        <w:r w:rsidRPr="00AF16F5">
          <w:rPr>
            <w:rFonts w:hint="cs"/>
            <w:rtl/>
          </w:rPr>
          <w:t>یل</w:t>
        </w:r>
        <w:r w:rsidRPr="00AF16F5">
          <w:rPr>
            <w:rtl/>
          </w:rPr>
          <w:t xml:space="preserve"> اجزا</w:t>
        </w:r>
        <w:r w:rsidRPr="00AF16F5">
          <w:rPr>
            <w:rFonts w:hint="cs"/>
            <w:rtl/>
          </w:rPr>
          <w:t>ی</w:t>
        </w:r>
        <w:r w:rsidRPr="00AF16F5">
          <w:rPr>
            <w:rtl/>
          </w:rPr>
          <w:t xml:space="preserve"> ا</w:t>
        </w:r>
        <w:r w:rsidRPr="00AF16F5">
          <w:rPr>
            <w:rFonts w:hint="cs"/>
            <w:rtl/>
          </w:rPr>
          <w:t>ین</w:t>
        </w:r>
        <w:r w:rsidRPr="00AF16F5">
          <w:rPr>
            <w:rtl/>
          </w:rPr>
          <w:t xml:space="preserve"> ماژول </w:t>
        </w:r>
      </w:ins>
      <w:ins w:id="884" w:author="Arash Tighbor" w:date="2016-01-30T11:48:00Z">
        <w:r w:rsidR="008C48D1">
          <w:rPr>
            <w:rtl/>
          </w:rPr>
          <w:t>به‌صورت</w:t>
        </w:r>
      </w:ins>
      <w:ins w:id="885" w:author="Arash Tighbor" w:date="2016-01-30T08:15:00Z">
        <w:del w:id="886" w:author="Arash Tighbor" w:date="2016-01-30T11:48:00Z">
          <w:r w:rsidRPr="00AF16F5" w:rsidDel="008C48D1">
            <w:rPr>
              <w:rtl/>
            </w:rPr>
            <w:delText>به صورت</w:delText>
          </w:r>
        </w:del>
        <w:r w:rsidRPr="00AF16F5">
          <w:rPr>
            <w:rtl/>
          </w:rPr>
          <w:t xml:space="preserve"> </w:t>
        </w:r>
      </w:ins>
      <w:ins w:id="887" w:author="Arash Tighbor" w:date="2016-01-30T11:48:00Z">
        <w:r w:rsidR="008C48D1">
          <w:rPr>
            <w:rtl/>
          </w:rPr>
          <w:t>شمات</w:t>
        </w:r>
        <w:r w:rsidR="008C48D1">
          <w:rPr>
            <w:rFonts w:hint="cs"/>
            <w:rtl/>
          </w:rPr>
          <w:t>یک</w:t>
        </w:r>
      </w:ins>
      <w:ins w:id="888" w:author="Arash Tighbor" w:date="2016-01-30T08:15:00Z">
        <w:del w:id="889" w:author="Arash Tighbor" w:date="2016-01-30T11:48:00Z">
          <w:r w:rsidRPr="00AF16F5" w:rsidDel="008C48D1">
            <w:rPr>
              <w:rtl/>
            </w:rPr>
            <w:delText>شمات</w:delText>
          </w:r>
          <w:r w:rsidRPr="00AF16F5" w:rsidDel="008C48D1">
            <w:rPr>
              <w:rFonts w:hint="cs"/>
              <w:rtl/>
            </w:rPr>
            <w:delText>یک</w:delText>
          </w:r>
        </w:del>
        <w:r w:rsidRPr="00AF16F5">
          <w:rPr>
            <w:rtl/>
          </w:rPr>
          <w:t xml:space="preserve"> </w:t>
        </w:r>
      </w:ins>
      <w:ins w:id="890" w:author="Arash Tighbor" w:date="2016-01-30T09:25:00Z">
        <w:r w:rsidR="00D9744D">
          <w:rPr>
            <w:rFonts w:hint="cs"/>
            <w:rtl/>
          </w:rPr>
          <w:t xml:space="preserve">نشان </w:t>
        </w:r>
      </w:ins>
      <w:ins w:id="891" w:author="Arash Tighbor" w:date="2016-01-30T11:48:00Z">
        <w:r w:rsidR="008C48D1">
          <w:rPr>
            <w:rtl/>
          </w:rPr>
          <w:t>داده‌شده</w:t>
        </w:r>
      </w:ins>
      <w:ins w:id="892" w:author="Arash Tighbor" w:date="2016-01-30T09:25:00Z">
        <w:del w:id="893" w:author="Arash Tighbor" w:date="2016-01-30T11:48:00Z">
          <w:r w:rsidR="00D9744D" w:rsidDel="008C48D1">
            <w:rPr>
              <w:rFonts w:hint="cs"/>
              <w:rtl/>
            </w:rPr>
            <w:delText>داده</w:delText>
          </w:r>
          <w:r w:rsidR="00D9744D" w:rsidRPr="00B24A41" w:rsidDel="008C48D1">
            <w:rPr>
              <w:rtl/>
            </w:rPr>
            <w:delText xml:space="preserve"> </w:delText>
          </w:r>
        </w:del>
      </w:ins>
      <w:ins w:id="894" w:author="Arash Tighbor" w:date="2016-01-30T08:15:00Z">
        <w:del w:id="895" w:author="Arash Tighbor" w:date="2016-01-30T11:48:00Z">
          <w:r w:rsidDel="008C48D1">
            <w:rPr>
              <w:rtl/>
            </w:rPr>
            <w:delText>شده</w:delText>
          </w:r>
        </w:del>
        <w:del w:id="896" w:author="Arash Tighbor" w:date="2016-01-30T11:54:00Z">
          <w:r w:rsidDel="005B6ACE">
            <w:rPr>
              <w:rtl/>
            </w:rPr>
            <w:delText xml:space="preserve"> است</w:delText>
          </w:r>
        </w:del>
      </w:ins>
      <w:ins w:id="897" w:author="Arash Tighbor" w:date="2016-01-30T11:54:00Z">
        <w:r w:rsidR="005B6ACE">
          <w:rPr>
            <w:rFonts w:hint="cs"/>
            <w:rtl/>
          </w:rPr>
          <w:t>‌اند</w:t>
        </w:r>
      </w:ins>
      <w:ins w:id="898" w:author="Arash Tighbor" w:date="2016-01-30T08:15:00Z">
        <w:r w:rsidRPr="00AF16F5">
          <w:rPr>
            <w:rtl/>
          </w:rPr>
          <w:t>:</w:t>
        </w:r>
      </w:ins>
    </w:p>
    <w:p w:rsidR="00AF16F5" w:rsidRPr="00563B0D" w:rsidRDefault="00AF16F5">
      <w:pPr>
        <w:jc w:val="center"/>
        <w:rPr>
          <w:ins w:id="899" w:author="Arash Tighbor" w:date="2016-01-30T08:14:00Z"/>
          <w:rtl/>
        </w:rPr>
        <w:pPrChange w:id="900" w:author="Arash Tighbor" w:date="2016-01-30T08:16:00Z">
          <w:pPr>
            <w:pStyle w:val="Heading1"/>
          </w:pPr>
        </w:pPrChange>
      </w:pPr>
      <w:ins w:id="901" w:author="Arash Tighbor" w:date="2016-01-30T08:16:00Z">
        <w:r w:rsidRPr="004C247A">
          <w:rPr>
            <w:noProof/>
          </w:rPr>
          <w:drawing>
            <wp:inline distT="0" distB="0" distL="0" distR="0" wp14:anchorId="4F02C136" wp14:editId="37BB01B8">
              <wp:extent cx="4680000" cy="1309228"/>
              <wp:effectExtent l="0" t="0" r="6350" b="5715"/>
              <wp:docPr id="35" name="Picture 3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5" name="5EC2ADB.tmp"/>
                      <pic:cNvPicPr/>
                    </pic:nvPicPr>
                    <pic:blipFill rotWithShape="1">
                      <a:blip r:embed="rId25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897" r="678"/>
                      <a:stretch/>
                    </pic:blipFill>
                    <pic:spPr bwMode="auto">
                      <a:xfrm>
                        <a:off x="0" y="0"/>
                        <a:ext cx="4680000" cy="1309228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ins>
    </w:p>
    <w:p w:rsidR="00AF16F5" w:rsidRPr="00AF16F5" w:rsidRDefault="00AF16F5">
      <w:pPr>
        <w:pStyle w:val="Heading2"/>
        <w:rPr>
          <w:ins w:id="902" w:author="Arash Tighbor" w:date="2016-01-30T08:17:00Z"/>
          <w:sz w:val="44"/>
          <w:rPrChange w:id="903" w:author="Arash Tighbor" w:date="2016-01-30T08:17:00Z">
            <w:rPr>
              <w:ins w:id="904" w:author="Arash Tighbor" w:date="2016-01-30T08:17:00Z"/>
              <w:rFonts w:ascii="B Nazanin" w:hAnsi="B Nazanin"/>
              <w:sz w:val="28"/>
            </w:rPr>
          </w:rPrChange>
        </w:rPr>
        <w:pPrChange w:id="905" w:author="Arash Tighbor" w:date="2016-01-30T11:13:00Z">
          <w:pPr>
            <w:pStyle w:val="Heading1"/>
          </w:pPr>
        </w:pPrChange>
      </w:pPr>
      <w:bookmarkStart w:id="906" w:name="_Toc440803807"/>
      <w:bookmarkStart w:id="907" w:name="_Toc441913953"/>
      <w:bookmarkStart w:id="908" w:name="_Toc442175817"/>
      <w:ins w:id="909" w:author="Arash Tighbor" w:date="2016-01-30T08:17:00Z">
        <w:r w:rsidRPr="00563B0D">
          <w:rPr>
            <w:rFonts w:hint="cs"/>
            <w:rtl/>
          </w:rPr>
          <w:t>اطلاعات تخصصی</w:t>
        </w:r>
        <w:bookmarkEnd w:id="906"/>
        <w:bookmarkEnd w:id="907"/>
        <w:bookmarkEnd w:id="908"/>
      </w:ins>
    </w:p>
    <w:p w:rsidR="00AF16F5" w:rsidRDefault="00AF16F5">
      <w:pPr>
        <w:pStyle w:val="Heading3"/>
        <w:rPr>
          <w:ins w:id="910" w:author="Arash Tighbor" w:date="2016-01-30T08:17:00Z"/>
          <w:rtl/>
        </w:rPr>
        <w:pPrChange w:id="911" w:author="Arash Tighbor" w:date="2016-01-30T11:14:00Z">
          <w:pPr>
            <w:pStyle w:val="Heading2"/>
          </w:pPr>
        </w:pPrChange>
      </w:pPr>
      <w:bookmarkStart w:id="912" w:name="_Toc441913954"/>
      <w:bookmarkStart w:id="913" w:name="_Toc442175818"/>
      <w:bookmarkStart w:id="914" w:name="_Toc440803808"/>
      <w:ins w:id="915" w:author="Arash Tighbor" w:date="2016-01-30T08:17:00Z">
        <w:r>
          <w:t>ATM PC</w:t>
        </w:r>
        <w:bookmarkEnd w:id="912"/>
        <w:bookmarkEnd w:id="913"/>
        <w:r>
          <w:rPr>
            <w:rFonts w:hint="cs"/>
            <w:rtl/>
          </w:rPr>
          <w:t xml:space="preserve"> </w:t>
        </w:r>
        <w:bookmarkEnd w:id="914"/>
      </w:ins>
    </w:p>
    <w:p w:rsidR="00AF16F5" w:rsidRPr="00AF16F5" w:rsidRDefault="00AF16F5">
      <w:pPr>
        <w:ind w:left="531"/>
        <w:rPr>
          <w:ins w:id="916" w:author="Arash Tighbor" w:date="2016-01-30T08:17:00Z"/>
          <w:rtl/>
          <w:rPrChange w:id="917" w:author="Arash Tighbor" w:date="2016-01-30T08:18:00Z">
            <w:rPr>
              <w:ins w:id="918" w:author="Arash Tighbor" w:date="2016-01-30T08:17:00Z"/>
              <w:rFonts w:ascii="B Nazanin" w:hAnsi="Calibri"/>
              <w:color w:val="000000"/>
              <w:sz w:val="24"/>
              <w:rtl/>
            </w:rPr>
          </w:rPrChange>
        </w:rPr>
        <w:pPrChange w:id="919" w:author="Arash Tighbor" w:date="2016-01-30T08:49:00Z">
          <w:pPr>
            <w:autoSpaceDE w:val="0"/>
            <w:autoSpaceDN w:val="0"/>
            <w:adjustRightInd w:val="0"/>
          </w:pPr>
        </w:pPrChange>
      </w:pPr>
      <w:ins w:id="920" w:author="Arash Tighbor" w:date="2016-01-30T08:17:00Z">
        <w:r w:rsidRPr="00563B0D">
          <w:rPr>
            <w:rFonts w:hint="cs"/>
            <w:rtl/>
          </w:rPr>
          <w:t xml:space="preserve">در نمونه </w:t>
        </w:r>
      </w:ins>
      <w:ins w:id="921" w:author="Arash Tighbor" w:date="2016-01-30T11:48:00Z">
        <w:r w:rsidR="008C48D1">
          <w:rPr>
            <w:rtl/>
          </w:rPr>
          <w:t>طراح</w:t>
        </w:r>
        <w:r w:rsidR="008C48D1">
          <w:rPr>
            <w:rFonts w:hint="cs"/>
            <w:rtl/>
          </w:rPr>
          <w:t>ی‌شده</w:t>
        </w:r>
      </w:ins>
      <w:ins w:id="922" w:author="Arash Tighbor" w:date="2016-01-30T08:17:00Z">
        <w:del w:id="923" w:author="Arash Tighbor" w:date="2016-01-30T11:48:00Z">
          <w:r w:rsidRPr="00563B0D" w:rsidDel="008C48D1">
            <w:rPr>
              <w:rFonts w:hint="cs"/>
              <w:rtl/>
            </w:rPr>
            <w:delText>طراحی شده</w:delText>
          </w:r>
        </w:del>
        <w:r w:rsidRPr="00563B0D">
          <w:rPr>
            <w:rFonts w:hint="cs"/>
            <w:rtl/>
          </w:rPr>
          <w:t xml:space="preserve"> جهت این پروژه اطلاعات ورودی به طبقه </w:t>
        </w:r>
      </w:ins>
      <w:ins w:id="924" w:author="Arash Tighbor" w:date="2016-01-30T11:48:00Z">
        <w:r w:rsidR="008C48D1">
          <w:rPr>
            <w:rtl/>
          </w:rPr>
          <w:t>تقو</w:t>
        </w:r>
        <w:r w:rsidR="008C48D1">
          <w:rPr>
            <w:rFonts w:hint="cs"/>
            <w:rtl/>
          </w:rPr>
          <w:t>یت‌کننده</w:t>
        </w:r>
      </w:ins>
      <w:ins w:id="925" w:author="Arash Tighbor" w:date="2016-01-30T08:17:00Z">
        <w:del w:id="926" w:author="Arash Tighbor" w:date="2016-01-30T11:48:00Z">
          <w:r w:rsidRPr="00563B0D" w:rsidDel="008C48D1">
            <w:rPr>
              <w:rFonts w:hint="cs"/>
              <w:rtl/>
            </w:rPr>
            <w:delText>تقویت کننده</w:delText>
          </w:r>
        </w:del>
        <w:r w:rsidRPr="00563B0D">
          <w:rPr>
            <w:rFonts w:hint="cs"/>
            <w:rtl/>
          </w:rPr>
          <w:t xml:space="preserve"> (</w:t>
        </w:r>
        <w:r w:rsidRPr="00563B0D">
          <w:t>AMP</w:t>
        </w:r>
        <w:r w:rsidRPr="00563B0D">
          <w:rPr>
            <w:rFonts w:hint="cs"/>
            <w:rtl/>
          </w:rPr>
          <w:t xml:space="preserve">) از طریق خروجی کارت صدای </w:t>
        </w:r>
        <w:r w:rsidRPr="008C48D1">
          <w:t xml:space="preserve">ATM </w:t>
        </w:r>
        <w:r w:rsidRPr="008C48D1">
          <w:rPr>
            <w:rFonts w:hint="cs"/>
            <w:rtl/>
          </w:rPr>
          <w:t xml:space="preserve"> تهیه </w:t>
        </w:r>
      </w:ins>
      <w:ins w:id="927" w:author="Arash Tighbor" w:date="2016-01-30T11:48:00Z">
        <w:r w:rsidR="008C48D1">
          <w:rPr>
            <w:rtl/>
          </w:rPr>
          <w:t>م</w:t>
        </w:r>
        <w:r w:rsidR="008C48D1">
          <w:rPr>
            <w:rFonts w:hint="cs"/>
            <w:rtl/>
          </w:rPr>
          <w:t>ی‌گردد</w:t>
        </w:r>
      </w:ins>
      <w:ins w:id="928" w:author="Arash Tighbor" w:date="2016-01-30T08:17:00Z">
        <w:del w:id="929" w:author="Arash Tighbor" w:date="2016-01-30T11:48:00Z">
          <w:r w:rsidRPr="008C48D1" w:rsidDel="008C48D1">
            <w:rPr>
              <w:rFonts w:hint="cs"/>
              <w:rtl/>
            </w:rPr>
            <w:delText>می گردد</w:delText>
          </w:r>
        </w:del>
        <w:r w:rsidRPr="008C48D1">
          <w:rPr>
            <w:rFonts w:hint="cs"/>
            <w:rtl/>
          </w:rPr>
          <w:t>. برای انتقال این داده</w:t>
        </w:r>
      </w:ins>
      <w:ins w:id="930" w:author="Arash Tighbor" w:date="2016-01-30T08:18:00Z">
        <w:r w:rsidRPr="008C48D1">
          <w:rPr>
            <w:rFonts w:hint="cs"/>
            <w:rtl/>
          </w:rPr>
          <w:t>،</w:t>
        </w:r>
      </w:ins>
      <w:ins w:id="931" w:author="Arash Tighbor" w:date="2016-01-30T08:17:00Z">
        <w:r w:rsidRPr="008C48D1">
          <w:rPr>
            <w:rFonts w:hint="cs"/>
            <w:rtl/>
          </w:rPr>
          <w:t xml:space="preserve"> از کابل </w:t>
        </w:r>
      </w:ins>
      <w:ins w:id="932" w:author="Arash Tighbor" w:date="2016-01-30T08:18:00Z">
        <w:r>
          <w:rPr>
            <w:rFonts w:hint="cs"/>
            <w:rtl/>
          </w:rPr>
          <w:t>3</w:t>
        </w:r>
      </w:ins>
      <w:ins w:id="933" w:author="Arash Tighbor" w:date="2016-01-30T08:17:00Z">
        <w:r w:rsidRPr="00563B0D">
          <w:rPr>
            <w:rFonts w:hint="cs"/>
            <w:rtl/>
          </w:rPr>
          <w:t xml:space="preserve"> رشته مخصوص انتقال صوت استریو (با حداقل توان موجود) </w:t>
        </w:r>
      </w:ins>
      <w:ins w:id="934" w:author="Arash Tighbor" w:date="2016-01-30T11:48:00Z">
        <w:r w:rsidR="008C48D1">
          <w:rPr>
            <w:rtl/>
          </w:rPr>
          <w:t>درحال</w:t>
        </w:r>
        <w:r w:rsidR="008C48D1">
          <w:rPr>
            <w:rFonts w:hint="cs"/>
            <w:rtl/>
          </w:rPr>
          <w:t>ی‌که</w:t>
        </w:r>
      </w:ins>
      <w:ins w:id="935" w:author="Arash Tighbor" w:date="2016-01-30T08:17:00Z">
        <w:del w:id="936" w:author="Arash Tighbor" w:date="2016-01-30T11:48:00Z">
          <w:r w:rsidRPr="00563B0D" w:rsidDel="008C48D1">
            <w:rPr>
              <w:rFonts w:hint="cs"/>
              <w:rtl/>
            </w:rPr>
            <w:delText>در حالی که</w:delText>
          </w:r>
        </w:del>
        <w:r w:rsidRPr="00563B0D">
          <w:rPr>
            <w:rFonts w:hint="cs"/>
            <w:rtl/>
          </w:rPr>
          <w:t xml:space="preserve"> </w:t>
        </w:r>
      </w:ins>
      <w:ins w:id="937" w:author="Arash Tighbor" w:date="2016-01-30T08:18:00Z">
        <w:r>
          <w:rPr>
            <w:rFonts w:hint="cs"/>
            <w:rtl/>
          </w:rPr>
          <w:t xml:space="preserve">به </w:t>
        </w:r>
      </w:ins>
      <w:ins w:id="938" w:author="Arash Tighbor" w:date="2016-01-30T08:17:00Z">
        <w:r w:rsidRPr="00563B0D">
          <w:rPr>
            <w:rFonts w:hint="cs"/>
            <w:rtl/>
          </w:rPr>
          <w:t>دو سر آن جک استریو نری صدا {</w:t>
        </w:r>
        <w:r w:rsidRPr="00AF16F5">
          <w:rPr>
            <w:rtl/>
            <w:rPrChange w:id="939" w:author="Arash Tighbor" w:date="2016-01-30T08:18:00Z">
              <w:rPr>
                <w:rFonts w:ascii="B Nazanin" w:hAnsi="Calibri"/>
                <w:color w:val="000000"/>
                <w:sz w:val="24"/>
                <w:rtl/>
              </w:rPr>
            </w:rPrChange>
          </w:rPr>
          <w:t xml:space="preserve"> </w:t>
        </w:r>
        <w:r w:rsidRPr="00AF16F5">
          <w:rPr>
            <w:rPrChange w:id="940" w:author="Arash Tighbor" w:date="2016-01-30T08:18:00Z">
              <w:rPr>
                <w:rFonts w:ascii="Calibri" w:hAnsi="Calibri" w:cstheme="minorBidi"/>
                <w:color w:val="000000"/>
                <w:sz w:val="24"/>
              </w:rPr>
            </w:rPrChange>
          </w:rPr>
          <w:t>1/8" tip –ring-sleeve (TRS)</w:t>
        </w:r>
        <w:r w:rsidRPr="00563B0D">
          <w:t xml:space="preserve"> </w:t>
        </w:r>
        <w:r w:rsidRPr="00AF16F5">
          <w:rPr>
            <w:rPrChange w:id="941" w:author="Arash Tighbor" w:date="2016-01-30T08:18:00Z">
              <w:rPr>
                <w:rFonts w:ascii="Calibri" w:hAnsi="Calibri" w:cstheme="minorBidi"/>
                <w:color w:val="000000"/>
                <w:sz w:val="24"/>
              </w:rPr>
            </w:rPrChange>
          </w:rPr>
          <w:t>3.5mm</w:t>
        </w:r>
        <w:r w:rsidRPr="00AF16F5">
          <w:rPr>
            <w:rtl/>
            <w:rPrChange w:id="942" w:author="Arash Tighbor" w:date="2016-01-30T08:18:00Z">
              <w:rPr>
                <w:rFonts w:ascii="Calibri" w:hAnsi="Calibri" w:cs="Arial"/>
                <w:color w:val="000000"/>
                <w:sz w:val="24"/>
                <w:szCs w:val="22"/>
                <w:rtl/>
              </w:rPr>
            </w:rPrChange>
          </w:rPr>
          <w:t xml:space="preserve"> }</w:t>
        </w:r>
      </w:ins>
      <w:ins w:id="943" w:author="Arash Tighbor" w:date="2016-01-30T08:47:00Z">
        <w:r w:rsidR="00B11757">
          <w:rPr>
            <w:rFonts w:hint="cs"/>
            <w:rtl/>
          </w:rPr>
          <w:t xml:space="preserve"> </w:t>
        </w:r>
      </w:ins>
      <w:ins w:id="944" w:author="Arash Tighbor" w:date="2016-01-30T08:17:00Z">
        <w:r w:rsidRPr="00563B0D">
          <w:rPr>
            <w:rFonts w:hint="cs"/>
            <w:rtl/>
          </w:rPr>
          <w:t>وصل شده استفاده می</w:t>
        </w:r>
      </w:ins>
      <w:ins w:id="945" w:author="Arash Tighbor" w:date="2016-01-30T08:49:00Z">
        <w:r w:rsidR="00B11757">
          <w:rPr>
            <w:rFonts w:hint="cs"/>
            <w:rtl/>
          </w:rPr>
          <w:t>‌</w:t>
        </w:r>
      </w:ins>
      <w:ins w:id="946" w:author="Arash Tighbor" w:date="2016-01-30T08:17:00Z">
        <w:r w:rsidRPr="00563B0D">
          <w:rPr>
            <w:rFonts w:hint="cs"/>
            <w:rtl/>
          </w:rPr>
          <w:t>گردد.</w:t>
        </w:r>
      </w:ins>
    </w:p>
    <w:p w:rsidR="00AF16F5" w:rsidRDefault="00AF16F5">
      <w:pPr>
        <w:pStyle w:val="Heading3"/>
        <w:rPr>
          <w:ins w:id="947" w:author="Arash Tighbor" w:date="2016-01-30T08:17:00Z"/>
          <w:rFonts w:asciiTheme="majorHAnsi" w:hAnsiTheme="majorHAnsi"/>
          <w:color w:val="000000" w:themeColor="text1"/>
          <w:sz w:val="26"/>
          <w:rtl/>
        </w:rPr>
        <w:pPrChange w:id="948" w:author="Arash Tighbor" w:date="2016-01-30T11:14:00Z">
          <w:pPr>
            <w:pStyle w:val="Heading2"/>
          </w:pPr>
        </w:pPrChange>
      </w:pPr>
      <w:bookmarkStart w:id="949" w:name="_Toc440803809"/>
      <w:bookmarkStart w:id="950" w:name="_Toc441913955"/>
      <w:bookmarkStart w:id="951" w:name="_Toc442175819"/>
      <w:ins w:id="952" w:author="Arash Tighbor" w:date="2016-01-30T08:17:00Z">
        <w:r>
          <w:t>AMPLIFIRE</w:t>
        </w:r>
        <w:bookmarkEnd w:id="949"/>
        <w:bookmarkEnd w:id="950"/>
        <w:bookmarkEnd w:id="951"/>
      </w:ins>
    </w:p>
    <w:p w:rsidR="00AF16F5" w:rsidRPr="00563B0D" w:rsidRDefault="00AF16F5">
      <w:pPr>
        <w:ind w:left="531"/>
        <w:rPr>
          <w:ins w:id="953" w:author="Arash Tighbor" w:date="2016-01-30T08:17:00Z"/>
          <w:rtl/>
        </w:rPr>
        <w:pPrChange w:id="954" w:author="Arash Tighbor" w:date="2016-01-30T11:15:00Z">
          <w:pPr/>
        </w:pPrChange>
      </w:pPr>
      <w:ins w:id="955" w:author="Arash Tighbor" w:date="2016-01-30T08:17:00Z">
        <w:r w:rsidRPr="00563B0D">
          <w:rPr>
            <w:rFonts w:hint="cs"/>
            <w:rtl/>
          </w:rPr>
          <w:t xml:space="preserve">طبقه </w:t>
        </w:r>
      </w:ins>
      <w:ins w:id="956" w:author="Arash Tighbor" w:date="2016-01-30T11:48:00Z">
        <w:r w:rsidR="008C48D1">
          <w:rPr>
            <w:rtl/>
          </w:rPr>
          <w:t>تقو</w:t>
        </w:r>
        <w:r w:rsidR="008C48D1">
          <w:rPr>
            <w:rFonts w:hint="cs"/>
            <w:rtl/>
          </w:rPr>
          <w:t>یت‌کننده</w:t>
        </w:r>
      </w:ins>
      <w:ins w:id="957" w:author="Arash Tighbor" w:date="2016-01-30T08:17:00Z">
        <w:del w:id="958" w:author="Arash Tighbor" w:date="2016-01-30T11:48:00Z">
          <w:r w:rsidRPr="00563B0D" w:rsidDel="008C48D1">
            <w:rPr>
              <w:rFonts w:hint="cs"/>
              <w:rtl/>
            </w:rPr>
            <w:delText>تقویت کننده</w:delText>
          </w:r>
        </w:del>
        <w:r w:rsidRPr="00563B0D">
          <w:rPr>
            <w:rFonts w:hint="cs"/>
            <w:rtl/>
          </w:rPr>
          <w:t xml:space="preserve"> </w:t>
        </w:r>
      </w:ins>
      <w:ins w:id="959" w:author="Arash Tighbor" w:date="2016-01-30T11:48:00Z">
        <w:r w:rsidR="008C48D1">
          <w:rPr>
            <w:rtl/>
          </w:rPr>
          <w:t>ته</w:t>
        </w:r>
        <w:r w:rsidR="008C48D1">
          <w:rPr>
            <w:rFonts w:hint="cs"/>
            <w:rtl/>
          </w:rPr>
          <w:t>یه‌شده</w:t>
        </w:r>
      </w:ins>
      <w:ins w:id="960" w:author="Arash Tighbor" w:date="2016-01-30T08:17:00Z">
        <w:del w:id="961" w:author="Arash Tighbor" w:date="2016-01-30T11:48:00Z">
          <w:r w:rsidRPr="00563B0D" w:rsidDel="008C48D1">
            <w:rPr>
              <w:rFonts w:hint="cs"/>
              <w:rtl/>
            </w:rPr>
            <w:delText>تهیه شده</w:delText>
          </w:r>
        </w:del>
        <w:r w:rsidRPr="00563B0D">
          <w:rPr>
            <w:rFonts w:hint="cs"/>
            <w:rtl/>
          </w:rPr>
          <w:t xml:space="preserve"> علاوه بر ورودی اطلاعات از </w:t>
        </w:r>
        <w:r w:rsidRPr="00563B0D">
          <w:t>PC</w:t>
        </w:r>
        <w:r w:rsidRPr="00563B0D">
          <w:rPr>
            <w:rFonts w:hint="cs"/>
            <w:rtl/>
          </w:rPr>
          <w:t xml:space="preserve"> باید دارای اتصال به شبکه توان خودپرداز با ولتاژ </w:t>
        </w:r>
        <w:r w:rsidRPr="008C48D1">
          <w:t>5VDC</w:t>
        </w:r>
        <w:r w:rsidRPr="008C48D1">
          <w:rPr>
            <w:rFonts w:hint="cs"/>
            <w:rtl/>
          </w:rPr>
          <w:t xml:space="preserve"> باشد. این طبقه دارای توان خروجی </w:t>
        </w:r>
        <w:r w:rsidRPr="008C48D1">
          <w:t>3W</w:t>
        </w:r>
        <w:r w:rsidRPr="008C48D1">
          <w:rPr>
            <w:rFonts w:hint="cs"/>
            <w:rtl/>
          </w:rPr>
          <w:t xml:space="preserve"> </w:t>
        </w:r>
      </w:ins>
      <w:ins w:id="962" w:author="Arash Tighbor" w:date="2016-01-30T11:48:00Z">
        <w:r w:rsidR="008C48D1">
          <w:rPr>
            <w:rtl/>
          </w:rPr>
          <w:t>به‌صورت</w:t>
        </w:r>
      </w:ins>
      <w:ins w:id="963" w:author="Arash Tighbor" w:date="2016-01-30T08:17:00Z">
        <w:del w:id="964" w:author="Arash Tighbor" w:date="2016-01-30T11:48:00Z">
          <w:r w:rsidRPr="008C48D1" w:rsidDel="008C48D1">
            <w:rPr>
              <w:rFonts w:hint="cs"/>
              <w:rtl/>
            </w:rPr>
            <w:delText>به صورت</w:delText>
          </w:r>
        </w:del>
        <w:r w:rsidRPr="008C48D1">
          <w:rPr>
            <w:rFonts w:hint="cs"/>
            <w:rtl/>
          </w:rPr>
          <w:t xml:space="preserve"> استریو و مناسب برای </w:t>
        </w:r>
      </w:ins>
      <w:ins w:id="965" w:author="Arash Tighbor" w:date="2016-01-30T11:48:00Z">
        <w:r w:rsidR="008C48D1">
          <w:rPr>
            <w:rtl/>
          </w:rPr>
          <w:t>بلندگوها</w:t>
        </w:r>
        <w:r w:rsidR="008C48D1">
          <w:rPr>
            <w:rFonts w:hint="cs"/>
            <w:rtl/>
          </w:rPr>
          <w:t>ی</w:t>
        </w:r>
      </w:ins>
      <w:ins w:id="966" w:author="Arash Tighbor" w:date="2016-01-30T08:17:00Z">
        <w:del w:id="967" w:author="Arash Tighbor" w:date="2016-01-30T11:48:00Z">
          <w:r w:rsidRPr="008C48D1" w:rsidDel="008C48D1">
            <w:rPr>
              <w:rFonts w:hint="cs"/>
              <w:rtl/>
            </w:rPr>
            <w:delText>بلندگو های</w:delText>
          </w:r>
        </w:del>
        <w:r w:rsidRPr="008C48D1">
          <w:rPr>
            <w:rFonts w:hint="cs"/>
            <w:rtl/>
          </w:rPr>
          <w:t xml:space="preserve"> با </w:t>
        </w:r>
      </w:ins>
      <w:ins w:id="968" w:author="Arash Tighbor" w:date="2016-01-30T11:48:00Z">
        <w:r w:rsidR="007F68B4">
          <w:rPr>
            <w:rtl/>
          </w:rPr>
          <w:t>مقاومت</w:t>
        </w:r>
      </w:ins>
      <w:ins w:id="969" w:author="Arash Tighbor" w:date="2016-01-30T08:17:00Z">
        <w:del w:id="970" w:author="Arash Tighbor" w:date="2016-01-30T11:48:00Z">
          <w:r w:rsidRPr="008C48D1" w:rsidDel="007F68B4">
            <w:rPr>
              <w:rFonts w:hint="cs"/>
              <w:rtl/>
            </w:rPr>
            <w:delText>مقاوت</w:delText>
          </w:r>
        </w:del>
        <w:r w:rsidRPr="008C48D1">
          <w:rPr>
            <w:rFonts w:hint="cs"/>
            <w:rtl/>
          </w:rPr>
          <w:t xml:space="preserve"> ورودی </w:t>
        </w:r>
        <w:r w:rsidRPr="008C48D1">
          <w:t>4Ω</w:t>
        </w:r>
        <w:r w:rsidRPr="008C48D1">
          <w:rPr>
            <w:rFonts w:hint="cs"/>
            <w:rtl/>
          </w:rPr>
          <w:t xml:space="preserve"> می</w:t>
        </w:r>
      </w:ins>
      <w:ins w:id="971" w:author="Arash Tighbor" w:date="2016-01-30T08:49:00Z">
        <w:r w:rsidR="00B11757">
          <w:rPr>
            <w:rFonts w:hint="cs"/>
            <w:rtl/>
          </w:rPr>
          <w:t>‌</w:t>
        </w:r>
      </w:ins>
      <w:ins w:id="972" w:author="Arash Tighbor" w:date="2016-01-30T08:17:00Z">
        <w:r w:rsidRPr="00563B0D">
          <w:rPr>
            <w:rFonts w:hint="cs"/>
            <w:rtl/>
          </w:rPr>
          <w:t>باشد.</w:t>
        </w:r>
      </w:ins>
    </w:p>
    <w:p w:rsidR="00AF16F5" w:rsidRDefault="00AF16F5">
      <w:pPr>
        <w:pStyle w:val="Heading3"/>
        <w:rPr>
          <w:ins w:id="973" w:author="Arash Tighbor" w:date="2016-01-30T08:17:00Z"/>
          <w:rtl/>
        </w:rPr>
        <w:pPrChange w:id="974" w:author="Arash Tighbor" w:date="2016-01-30T11:14:00Z">
          <w:pPr>
            <w:pStyle w:val="Heading2"/>
          </w:pPr>
        </w:pPrChange>
      </w:pPr>
      <w:bookmarkStart w:id="975" w:name="_Toc440803810"/>
      <w:bookmarkStart w:id="976" w:name="_Toc441913956"/>
      <w:bookmarkStart w:id="977" w:name="_Toc442175820"/>
      <w:ins w:id="978" w:author="Arash Tighbor" w:date="2016-01-30T08:17:00Z">
        <w:r>
          <w:t>SPEAKER</w:t>
        </w:r>
        <w:bookmarkEnd w:id="975"/>
        <w:bookmarkEnd w:id="976"/>
        <w:bookmarkEnd w:id="977"/>
      </w:ins>
    </w:p>
    <w:p w:rsidR="00AF16F5" w:rsidRPr="00563B0D" w:rsidRDefault="00AF16F5">
      <w:pPr>
        <w:ind w:left="531"/>
        <w:rPr>
          <w:ins w:id="979" w:author="Arash Tighbor" w:date="2016-01-30T08:17:00Z"/>
          <w:rtl/>
        </w:rPr>
        <w:pPrChange w:id="980" w:author="Arash Tighbor" w:date="2016-01-30T11:16:00Z">
          <w:pPr/>
        </w:pPrChange>
      </w:pPr>
      <w:ins w:id="981" w:author="Arash Tighbor" w:date="2016-01-30T08:17:00Z">
        <w:r w:rsidRPr="00563B0D">
          <w:rPr>
            <w:rFonts w:hint="cs"/>
            <w:rtl/>
          </w:rPr>
          <w:t xml:space="preserve">بلندگو با مقاومت ورودی </w:t>
        </w:r>
        <w:r w:rsidRPr="00563B0D">
          <w:t>4Ω</w:t>
        </w:r>
        <w:r w:rsidRPr="00563B0D">
          <w:rPr>
            <w:rFonts w:hint="cs"/>
            <w:rtl/>
          </w:rPr>
          <w:t xml:space="preserve"> و حداقل با توان </w:t>
        </w:r>
        <w:r w:rsidRPr="00563B0D">
          <w:t>3W</w:t>
        </w:r>
        <w:r w:rsidRPr="008C48D1">
          <w:rPr>
            <w:rFonts w:hint="cs"/>
            <w:rtl/>
          </w:rPr>
          <w:t xml:space="preserve"> با اندازه </w:t>
        </w:r>
        <w:del w:id="982" w:author="Arash Tighbor" w:date="2016-01-30T11:16:00Z">
          <w:r w:rsidRPr="008C48D1" w:rsidDel="009B4610">
            <w:delText>4</w:delText>
          </w:r>
        </w:del>
      </w:ins>
      <w:ins w:id="983" w:author="Arash Tighbor" w:date="2016-01-30T11:16:00Z">
        <w:r w:rsidR="009B4610">
          <w:rPr>
            <w:rFonts w:hint="cs"/>
            <w:rtl/>
          </w:rPr>
          <w:t>4</w:t>
        </w:r>
      </w:ins>
      <w:ins w:id="984" w:author="Arash Tighbor" w:date="2016-01-30T08:17:00Z">
        <w:r w:rsidRPr="008C48D1">
          <w:rPr>
            <w:rFonts w:hint="cs"/>
            <w:rtl/>
          </w:rPr>
          <w:t xml:space="preserve"> اینچ </w:t>
        </w:r>
      </w:ins>
      <w:ins w:id="985" w:author="Arash Tighbor" w:date="2016-01-30T11:48:00Z">
        <w:r w:rsidR="005B6ACE">
          <w:rPr>
            <w:rtl/>
          </w:rPr>
          <w:t>ته</w:t>
        </w:r>
        <w:r w:rsidR="005B6ACE">
          <w:rPr>
            <w:rFonts w:hint="cs"/>
            <w:rtl/>
          </w:rPr>
          <w:t>یه‌شده</w:t>
        </w:r>
      </w:ins>
      <w:ins w:id="986" w:author="Arash Tighbor" w:date="2016-01-30T08:17:00Z">
        <w:del w:id="987" w:author="Arash Tighbor" w:date="2016-01-30T11:48:00Z">
          <w:r w:rsidRPr="008C48D1" w:rsidDel="005B6ACE">
            <w:rPr>
              <w:rFonts w:hint="cs"/>
              <w:rtl/>
            </w:rPr>
            <w:delText>تهیه شده</w:delText>
          </w:r>
        </w:del>
        <w:r w:rsidRPr="008C48D1">
          <w:rPr>
            <w:rFonts w:hint="cs"/>
            <w:rtl/>
          </w:rPr>
          <w:t xml:space="preserve"> است. ارتباط </w:t>
        </w:r>
      </w:ins>
      <w:ins w:id="988" w:author="Arash Tighbor" w:date="2016-01-30T11:49:00Z">
        <w:r w:rsidR="005B6ACE">
          <w:rPr>
            <w:rtl/>
          </w:rPr>
          <w:t>بلندگو</w:t>
        </w:r>
      </w:ins>
      <w:ins w:id="989" w:author="Arash Tighbor" w:date="2016-01-30T08:17:00Z">
        <w:del w:id="990" w:author="Arash Tighbor" w:date="2016-01-30T11:49:00Z">
          <w:r w:rsidRPr="008C48D1" w:rsidDel="005B6ACE">
            <w:rPr>
              <w:rFonts w:hint="cs"/>
              <w:rtl/>
            </w:rPr>
            <w:delText>بلند گو</w:delText>
          </w:r>
        </w:del>
        <w:r w:rsidRPr="008C48D1">
          <w:rPr>
            <w:rFonts w:hint="cs"/>
            <w:rtl/>
          </w:rPr>
          <w:t xml:space="preserve"> و طبقه </w:t>
        </w:r>
      </w:ins>
      <w:ins w:id="991" w:author="Arash Tighbor" w:date="2016-01-30T08:49:00Z">
        <w:r w:rsidR="00B11757">
          <w:rPr>
            <w:rtl/>
          </w:rPr>
          <w:br/>
        </w:r>
      </w:ins>
      <w:ins w:id="992" w:author="Arash Tighbor" w:date="2016-01-30T11:49:00Z">
        <w:r w:rsidR="005B6ACE">
          <w:rPr>
            <w:rtl/>
          </w:rPr>
          <w:t>تقو</w:t>
        </w:r>
        <w:r w:rsidR="005B6ACE">
          <w:rPr>
            <w:rFonts w:hint="cs"/>
            <w:rtl/>
          </w:rPr>
          <w:t>یت‌کننده</w:t>
        </w:r>
      </w:ins>
      <w:ins w:id="993" w:author="Arash Tighbor" w:date="2016-01-30T08:17:00Z">
        <w:del w:id="994" w:author="Arash Tighbor" w:date="2016-01-30T11:49:00Z">
          <w:r w:rsidRPr="00563B0D" w:rsidDel="005B6ACE">
            <w:rPr>
              <w:rFonts w:hint="cs"/>
              <w:rtl/>
            </w:rPr>
            <w:delText>تقویت کننده</w:delText>
          </w:r>
        </w:del>
        <w:r w:rsidRPr="00563B0D">
          <w:rPr>
            <w:rFonts w:hint="cs"/>
            <w:rtl/>
          </w:rPr>
          <w:t xml:space="preserve">  از طریق کابل </w:t>
        </w:r>
      </w:ins>
      <w:ins w:id="995" w:author="Arash Tighbor" w:date="2016-01-30T08:28:00Z">
        <w:r w:rsidR="00742E58">
          <w:rPr>
            <w:rFonts w:hint="cs"/>
            <w:rtl/>
          </w:rPr>
          <w:t>2</w:t>
        </w:r>
      </w:ins>
      <w:ins w:id="996" w:author="Arash Tighbor" w:date="2016-01-30T08:17:00Z">
        <w:r w:rsidRPr="00563B0D">
          <w:rPr>
            <w:rFonts w:hint="cs"/>
            <w:rtl/>
          </w:rPr>
          <w:t xml:space="preserve"> رشته (با حداقل توان موجود) ترجیحا</w:t>
        </w:r>
      </w:ins>
      <w:ins w:id="997" w:author="Arash Tighbor" w:date="2016-01-30T08:28:00Z">
        <w:r w:rsidR="00742E58">
          <w:rPr>
            <w:rFonts w:hint="cs"/>
            <w:rtl/>
          </w:rPr>
          <w:t>ً</w:t>
        </w:r>
      </w:ins>
      <w:ins w:id="998" w:author="Arash Tighbor" w:date="2016-01-30T08:17:00Z">
        <w:r w:rsidRPr="00563B0D">
          <w:rPr>
            <w:rFonts w:hint="cs"/>
            <w:rtl/>
          </w:rPr>
          <w:t xml:space="preserve"> سیم افشان </w:t>
        </w:r>
      </w:ins>
      <w:ins w:id="999" w:author="Arash Tighbor" w:date="2016-01-30T11:49:00Z">
        <w:r w:rsidR="005B6ACE">
          <w:rPr>
            <w:rtl/>
          </w:rPr>
          <w:t>درحال</w:t>
        </w:r>
        <w:r w:rsidR="005B6ACE">
          <w:rPr>
            <w:rFonts w:hint="cs"/>
            <w:rtl/>
          </w:rPr>
          <w:t>ی‌که</w:t>
        </w:r>
      </w:ins>
      <w:ins w:id="1000" w:author="Arash Tighbor" w:date="2016-01-30T08:17:00Z">
        <w:del w:id="1001" w:author="Arash Tighbor" w:date="2016-01-30T11:49:00Z">
          <w:r w:rsidRPr="00563B0D" w:rsidDel="005B6ACE">
            <w:rPr>
              <w:rFonts w:hint="cs"/>
              <w:rtl/>
            </w:rPr>
            <w:delText>در حالی که</w:delText>
          </w:r>
        </w:del>
        <w:r w:rsidRPr="00563B0D">
          <w:rPr>
            <w:rFonts w:hint="cs"/>
            <w:rtl/>
          </w:rPr>
          <w:t xml:space="preserve"> به یک سر آن فیش نری مونو  {</w:t>
        </w:r>
        <w:r w:rsidRPr="00742E58">
          <w:rPr>
            <w:rtl/>
            <w:rPrChange w:id="1002" w:author="Arash Tighbor" w:date="2016-01-30T08:24:00Z">
              <w:rPr>
                <w:rFonts w:ascii="B Nazanin" w:hAnsi="Calibri"/>
                <w:color w:val="000000"/>
                <w:sz w:val="24"/>
                <w:rtl/>
              </w:rPr>
            </w:rPrChange>
          </w:rPr>
          <w:t xml:space="preserve"> </w:t>
        </w:r>
        <w:r w:rsidRPr="00742E58">
          <w:rPr>
            <w:rPrChange w:id="1003" w:author="Arash Tighbor" w:date="2016-01-30T08:24:00Z">
              <w:rPr>
                <w:rFonts w:ascii="Calibri" w:hAnsi="Calibri" w:cstheme="minorBidi"/>
                <w:color w:val="000000"/>
                <w:sz w:val="24"/>
              </w:rPr>
            </w:rPrChange>
          </w:rPr>
          <w:t>1/8" tip –ring- (RS)</w:t>
        </w:r>
        <w:r w:rsidRPr="00563B0D">
          <w:t xml:space="preserve"> </w:t>
        </w:r>
        <w:r w:rsidRPr="00742E58">
          <w:rPr>
            <w:rPrChange w:id="1004" w:author="Arash Tighbor" w:date="2016-01-30T08:24:00Z">
              <w:rPr>
                <w:rFonts w:ascii="Calibri" w:hAnsi="Calibri" w:cstheme="minorBidi"/>
                <w:color w:val="000000"/>
                <w:sz w:val="24"/>
              </w:rPr>
            </w:rPrChange>
          </w:rPr>
          <w:t>3.5mm</w:t>
        </w:r>
        <w:r w:rsidRPr="00742E58">
          <w:rPr>
            <w:rtl/>
            <w:rPrChange w:id="1005" w:author="Arash Tighbor" w:date="2016-01-30T08:24:00Z">
              <w:rPr>
                <w:rFonts w:ascii="Calibri" w:hAnsi="Calibri" w:cs="Arial"/>
                <w:color w:val="000000"/>
                <w:sz w:val="24"/>
                <w:szCs w:val="22"/>
                <w:rtl/>
              </w:rPr>
            </w:rPrChange>
          </w:rPr>
          <w:t xml:space="preserve"> } </w:t>
        </w:r>
        <w:r w:rsidRPr="00563B0D">
          <w:rPr>
            <w:rFonts w:hint="cs"/>
            <w:rtl/>
          </w:rPr>
          <w:t xml:space="preserve">و سر دیگر </w:t>
        </w:r>
      </w:ins>
      <w:ins w:id="1006" w:author="Arash Tighbor" w:date="2016-01-30T08:28:00Z">
        <w:r w:rsidR="00742E58">
          <w:rPr>
            <w:rFonts w:hint="cs"/>
            <w:rtl/>
          </w:rPr>
          <w:t>2</w:t>
        </w:r>
      </w:ins>
      <w:ins w:id="1007" w:author="Arash Tighbor" w:date="2016-01-30T08:17:00Z">
        <w:r w:rsidRPr="00563B0D">
          <w:rPr>
            <w:rFonts w:hint="cs"/>
            <w:rtl/>
          </w:rPr>
          <w:t xml:space="preserve"> عدد فیش تخت </w:t>
        </w:r>
        <w:r w:rsidRPr="00563B0D">
          <w:t>3mm</w:t>
        </w:r>
        <w:r w:rsidRPr="00563B0D">
          <w:rPr>
            <w:rFonts w:hint="cs"/>
            <w:rtl/>
          </w:rPr>
          <w:t xml:space="preserve"> نصب گردیده میسر می</w:t>
        </w:r>
      </w:ins>
      <w:ins w:id="1008" w:author="Arash Tighbor" w:date="2016-01-30T08:26:00Z">
        <w:r w:rsidR="00742E58">
          <w:rPr>
            <w:rFonts w:hint="cs"/>
            <w:rtl/>
          </w:rPr>
          <w:t>‌</w:t>
        </w:r>
      </w:ins>
      <w:ins w:id="1009" w:author="Arash Tighbor" w:date="2016-01-30T08:17:00Z">
        <w:r w:rsidRPr="00563B0D">
          <w:rPr>
            <w:rFonts w:hint="cs"/>
            <w:rtl/>
          </w:rPr>
          <w:t>گردد.</w:t>
        </w:r>
      </w:ins>
    </w:p>
    <w:p w:rsidR="00742E58" w:rsidRDefault="00742E58">
      <w:pPr>
        <w:pStyle w:val="Heading3"/>
        <w:rPr>
          <w:ins w:id="1010" w:author="Arash Tighbor" w:date="2016-01-30T08:27:00Z"/>
          <w:rFonts w:asciiTheme="majorHAnsi" w:hAnsiTheme="majorHAnsi" w:cs="B Nazanin"/>
          <w:sz w:val="26"/>
          <w:szCs w:val="24"/>
          <w:rtl/>
        </w:rPr>
        <w:pPrChange w:id="1011" w:author="Arash Tighbor" w:date="2016-01-30T11:14:00Z">
          <w:pPr>
            <w:pStyle w:val="Heading2"/>
          </w:pPr>
        </w:pPrChange>
      </w:pPr>
      <w:bookmarkStart w:id="1012" w:name="_Toc441913957"/>
      <w:bookmarkStart w:id="1013" w:name="_Toc442175821"/>
      <w:ins w:id="1014" w:author="Arash Tighbor" w:date="2016-01-30T08:27:00Z">
        <w:r>
          <w:t>SPEAKER</w:t>
        </w:r>
        <w:bookmarkEnd w:id="1012"/>
        <w:bookmarkEnd w:id="1013"/>
      </w:ins>
    </w:p>
    <w:p w:rsidR="00742E58" w:rsidRDefault="00742E58">
      <w:pPr>
        <w:ind w:left="531"/>
        <w:rPr>
          <w:ins w:id="1015" w:author="Arash Tighbor" w:date="2016-01-30T08:29:00Z"/>
          <w:rtl/>
        </w:rPr>
        <w:pPrChange w:id="1016" w:author="Arash Tighbor" w:date="2016-01-30T11:16:00Z">
          <w:pPr/>
        </w:pPrChange>
      </w:pPr>
      <w:ins w:id="1017" w:author="Arash Tighbor" w:date="2016-01-30T08:27:00Z">
        <w:r w:rsidRPr="00563B0D">
          <w:rPr>
            <w:rFonts w:hint="cs"/>
            <w:rtl/>
          </w:rPr>
          <w:t xml:space="preserve">بلندگو با مقاومت ورودی </w:t>
        </w:r>
        <w:r w:rsidRPr="00563B0D">
          <w:t>4Ω</w:t>
        </w:r>
        <w:r w:rsidRPr="008C48D1">
          <w:rPr>
            <w:rFonts w:hint="cs"/>
            <w:rtl/>
          </w:rPr>
          <w:t xml:space="preserve"> و حداقل با توان </w:t>
        </w:r>
        <w:r w:rsidRPr="008C48D1">
          <w:t>3W</w:t>
        </w:r>
        <w:r w:rsidRPr="008C48D1">
          <w:rPr>
            <w:rFonts w:hint="cs"/>
            <w:rtl/>
          </w:rPr>
          <w:t xml:space="preserve"> با اندازه </w:t>
        </w:r>
        <w:r w:rsidRPr="008C48D1">
          <w:t>4</w:t>
        </w:r>
        <w:r w:rsidRPr="008C48D1">
          <w:rPr>
            <w:rFonts w:hint="cs"/>
            <w:rtl/>
          </w:rPr>
          <w:t xml:space="preserve"> اینچ </w:t>
        </w:r>
      </w:ins>
      <w:ins w:id="1018" w:author="Arash Tighbor" w:date="2016-01-30T11:49:00Z">
        <w:r w:rsidR="005B6ACE">
          <w:rPr>
            <w:rtl/>
          </w:rPr>
          <w:t>ته</w:t>
        </w:r>
        <w:r w:rsidR="005B6ACE">
          <w:rPr>
            <w:rFonts w:hint="cs"/>
            <w:rtl/>
          </w:rPr>
          <w:t>یه‌شده</w:t>
        </w:r>
      </w:ins>
      <w:ins w:id="1019" w:author="Arash Tighbor" w:date="2016-01-30T08:27:00Z">
        <w:del w:id="1020" w:author="Arash Tighbor" w:date="2016-01-30T11:49:00Z">
          <w:r w:rsidRPr="008C48D1" w:rsidDel="005B6ACE">
            <w:rPr>
              <w:rFonts w:hint="cs"/>
              <w:rtl/>
            </w:rPr>
            <w:delText>تهیه شده</w:delText>
          </w:r>
        </w:del>
        <w:r w:rsidRPr="008C48D1">
          <w:rPr>
            <w:rFonts w:hint="cs"/>
            <w:rtl/>
          </w:rPr>
          <w:t xml:space="preserve"> است. ارتباط </w:t>
        </w:r>
      </w:ins>
      <w:ins w:id="1021" w:author="Arash Tighbor" w:date="2016-01-30T11:49:00Z">
        <w:r w:rsidR="005B6ACE">
          <w:rPr>
            <w:rtl/>
          </w:rPr>
          <w:t>بلندگو</w:t>
        </w:r>
      </w:ins>
      <w:ins w:id="1022" w:author="Arash Tighbor" w:date="2016-01-30T08:27:00Z">
        <w:del w:id="1023" w:author="Arash Tighbor" w:date="2016-01-30T11:49:00Z">
          <w:r w:rsidRPr="008C48D1" w:rsidDel="005B6ACE">
            <w:rPr>
              <w:rFonts w:hint="cs"/>
              <w:rtl/>
            </w:rPr>
            <w:delText>بلند گو</w:delText>
          </w:r>
        </w:del>
        <w:r w:rsidRPr="008C48D1">
          <w:rPr>
            <w:rFonts w:hint="cs"/>
            <w:rtl/>
          </w:rPr>
          <w:t xml:space="preserve"> و طبقه </w:t>
        </w:r>
      </w:ins>
      <w:ins w:id="1024" w:author="Arash Tighbor" w:date="2016-01-30T11:49:00Z">
        <w:r w:rsidR="005B6ACE">
          <w:rPr>
            <w:rtl/>
          </w:rPr>
          <w:t>تقو</w:t>
        </w:r>
        <w:r w:rsidR="005B6ACE">
          <w:rPr>
            <w:rFonts w:hint="cs"/>
            <w:rtl/>
          </w:rPr>
          <w:t>یت‌کننده</w:t>
        </w:r>
      </w:ins>
      <w:ins w:id="1025" w:author="Arash Tighbor" w:date="2016-01-30T08:27:00Z">
        <w:del w:id="1026" w:author="Arash Tighbor" w:date="2016-01-30T11:49:00Z">
          <w:r w:rsidRPr="008C48D1" w:rsidDel="005B6ACE">
            <w:rPr>
              <w:rFonts w:hint="cs"/>
              <w:rtl/>
            </w:rPr>
            <w:delText>تقویت کننده</w:delText>
          </w:r>
        </w:del>
        <w:r w:rsidRPr="008C48D1">
          <w:rPr>
            <w:rFonts w:hint="cs"/>
            <w:rtl/>
          </w:rPr>
          <w:t xml:space="preserve">  از طریق کابل </w:t>
        </w:r>
      </w:ins>
      <w:ins w:id="1027" w:author="Arash Tighbor" w:date="2016-01-30T08:28:00Z">
        <w:r>
          <w:rPr>
            <w:rFonts w:hint="cs"/>
            <w:rtl/>
          </w:rPr>
          <w:t>2</w:t>
        </w:r>
      </w:ins>
      <w:ins w:id="1028" w:author="Arash Tighbor" w:date="2016-01-30T08:27:00Z">
        <w:r w:rsidRPr="00563B0D">
          <w:rPr>
            <w:rFonts w:hint="cs"/>
            <w:rtl/>
          </w:rPr>
          <w:t xml:space="preserve"> رشته (با حداقل توان موجود) ترجیحا</w:t>
        </w:r>
      </w:ins>
      <w:ins w:id="1029" w:author="Arash Tighbor" w:date="2016-01-30T08:29:00Z">
        <w:r>
          <w:rPr>
            <w:rFonts w:hint="cs"/>
            <w:rtl/>
          </w:rPr>
          <w:t>ً</w:t>
        </w:r>
      </w:ins>
      <w:ins w:id="1030" w:author="Arash Tighbor" w:date="2016-01-30T08:27:00Z">
        <w:r w:rsidRPr="00563B0D">
          <w:rPr>
            <w:rFonts w:hint="cs"/>
            <w:rtl/>
          </w:rPr>
          <w:t xml:space="preserve"> سیم افشان </w:t>
        </w:r>
      </w:ins>
      <w:ins w:id="1031" w:author="Arash Tighbor" w:date="2016-01-30T11:49:00Z">
        <w:r w:rsidR="005B6ACE">
          <w:rPr>
            <w:rtl/>
          </w:rPr>
          <w:lastRenderedPageBreak/>
          <w:t>درحال</w:t>
        </w:r>
        <w:r w:rsidR="005B6ACE">
          <w:rPr>
            <w:rFonts w:hint="cs"/>
            <w:rtl/>
          </w:rPr>
          <w:t>ی‌که</w:t>
        </w:r>
      </w:ins>
      <w:ins w:id="1032" w:author="Arash Tighbor" w:date="2016-01-30T08:27:00Z">
        <w:del w:id="1033" w:author="Arash Tighbor" w:date="2016-01-30T11:49:00Z">
          <w:r w:rsidRPr="00563B0D" w:rsidDel="005B6ACE">
            <w:rPr>
              <w:rFonts w:hint="cs"/>
              <w:rtl/>
            </w:rPr>
            <w:delText>در حالی که</w:delText>
          </w:r>
        </w:del>
        <w:r w:rsidRPr="00563B0D">
          <w:rPr>
            <w:rFonts w:hint="cs"/>
            <w:rtl/>
          </w:rPr>
          <w:t xml:space="preserve"> به یک سر آن فیش نری مونو  {</w:t>
        </w:r>
        <w:r w:rsidRPr="00742E58">
          <w:rPr>
            <w:rtl/>
            <w:rPrChange w:id="1034" w:author="Arash Tighbor" w:date="2016-01-30T08:28:00Z">
              <w:rPr>
                <w:rFonts w:ascii="B Nazanin" w:hAnsi="Calibri"/>
                <w:color w:val="000000"/>
                <w:sz w:val="24"/>
                <w:rtl/>
              </w:rPr>
            </w:rPrChange>
          </w:rPr>
          <w:t xml:space="preserve"> </w:t>
        </w:r>
        <w:r w:rsidRPr="00742E58">
          <w:rPr>
            <w:rPrChange w:id="1035" w:author="Arash Tighbor" w:date="2016-01-30T08:28:00Z">
              <w:rPr>
                <w:rFonts w:ascii="Calibri" w:hAnsi="Calibri" w:cstheme="minorBidi"/>
                <w:color w:val="000000"/>
                <w:sz w:val="24"/>
              </w:rPr>
            </w:rPrChange>
          </w:rPr>
          <w:t>1/8" tip –ring- (RS)</w:t>
        </w:r>
        <w:r w:rsidRPr="00563B0D">
          <w:t xml:space="preserve"> </w:t>
        </w:r>
        <w:r w:rsidRPr="00742E58">
          <w:rPr>
            <w:rPrChange w:id="1036" w:author="Arash Tighbor" w:date="2016-01-30T08:28:00Z">
              <w:rPr>
                <w:rFonts w:ascii="Calibri" w:hAnsi="Calibri" w:cstheme="minorBidi"/>
                <w:color w:val="000000"/>
                <w:sz w:val="24"/>
              </w:rPr>
            </w:rPrChange>
          </w:rPr>
          <w:t>3.5mm</w:t>
        </w:r>
        <w:r w:rsidRPr="00742E58">
          <w:rPr>
            <w:rtl/>
            <w:rPrChange w:id="1037" w:author="Arash Tighbor" w:date="2016-01-30T08:28:00Z">
              <w:rPr>
                <w:rFonts w:ascii="Calibri" w:hAnsi="Calibri" w:cs="Arial"/>
                <w:color w:val="000000"/>
                <w:sz w:val="24"/>
                <w:szCs w:val="22"/>
                <w:rtl/>
              </w:rPr>
            </w:rPrChange>
          </w:rPr>
          <w:t xml:space="preserve"> } </w:t>
        </w:r>
        <w:r w:rsidRPr="00563B0D">
          <w:rPr>
            <w:rFonts w:hint="cs"/>
            <w:rtl/>
          </w:rPr>
          <w:t xml:space="preserve">و سر دیگر </w:t>
        </w:r>
      </w:ins>
      <w:ins w:id="1038" w:author="Arash Tighbor" w:date="2016-01-30T08:29:00Z">
        <w:r>
          <w:rPr>
            <w:rFonts w:hint="cs"/>
            <w:rtl/>
          </w:rPr>
          <w:t>2</w:t>
        </w:r>
      </w:ins>
      <w:ins w:id="1039" w:author="Arash Tighbor" w:date="2016-01-30T08:27:00Z">
        <w:r w:rsidRPr="00563B0D">
          <w:rPr>
            <w:rFonts w:hint="cs"/>
            <w:rtl/>
          </w:rPr>
          <w:t xml:space="preserve"> عدد فیش تخت </w:t>
        </w:r>
        <w:r w:rsidRPr="00563B0D">
          <w:t>3mm</w:t>
        </w:r>
        <w:r w:rsidRPr="008C48D1">
          <w:rPr>
            <w:rFonts w:hint="cs"/>
            <w:rtl/>
          </w:rPr>
          <w:t xml:space="preserve"> نصب گردیده میسر می</w:t>
        </w:r>
      </w:ins>
      <w:ins w:id="1040" w:author="Arash Tighbor" w:date="2016-01-30T08:29:00Z">
        <w:r>
          <w:rPr>
            <w:rFonts w:hint="cs"/>
            <w:rtl/>
          </w:rPr>
          <w:t>‌</w:t>
        </w:r>
      </w:ins>
      <w:ins w:id="1041" w:author="Arash Tighbor" w:date="2016-01-30T08:27:00Z">
        <w:r w:rsidRPr="00563B0D">
          <w:rPr>
            <w:rFonts w:hint="cs"/>
            <w:rtl/>
          </w:rPr>
          <w:t>گردد.</w:t>
        </w:r>
      </w:ins>
    </w:p>
    <w:p w:rsidR="00742E58" w:rsidRDefault="00742E58">
      <w:pPr>
        <w:pStyle w:val="Heading2"/>
        <w:rPr>
          <w:ins w:id="1042" w:author="Arash Tighbor" w:date="2016-01-30T08:30:00Z"/>
          <w:rFonts w:ascii="B Nazanin" w:hAnsi="B Nazanin" w:cs="B Nazanin"/>
          <w:sz w:val="28"/>
          <w:szCs w:val="28"/>
          <w:rtl/>
        </w:rPr>
        <w:pPrChange w:id="1043" w:author="Arash Tighbor" w:date="2016-01-30T11:13:00Z">
          <w:pPr>
            <w:pStyle w:val="Heading1"/>
          </w:pPr>
        </w:pPrChange>
      </w:pPr>
      <w:bookmarkStart w:id="1044" w:name="_Toc440803811"/>
      <w:bookmarkStart w:id="1045" w:name="_Toc441913958"/>
      <w:bookmarkStart w:id="1046" w:name="_Toc442175822"/>
      <w:ins w:id="1047" w:author="Arash Tighbor" w:date="2016-01-30T08:30:00Z">
        <w:r>
          <w:rPr>
            <w:rFonts w:hint="cs"/>
            <w:rtl/>
          </w:rPr>
          <w:t>جریان انجام فرآیند ساخت و نصب</w:t>
        </w:r>
        <w:bookmarkEnd w:id="1044"/>
        <w:bookmarkEnd w:id="1045"/>
        <w:bookmarkEnd w:id="1046"/>
      </w:ins>
    </w:p>
    <w:p w:rsidR="00742E58" w:rsidRDefault="00742E58">
      <w:pPr>
        <w:rPr>
          <w:ins w:id="1048" w:author="Arash Tighbor" w:date="2016-01-30T08:31:00Z"/>
          <w:rtl/>
        </w:rPr>
        <w:pPrChange w:id="1049" w:author="Arash Tighbor" w:date="2016-01-30T08:31:00Z">
          <w:pPr>
            <w:pStyle w:val="Heading1"/>
          </w:pPr>
        </w:pPrChange>
      </w:pPr>
      <w:ins w:id="1050" w:author="Arash Tighbor" w:date="2016-01-30T08:30:00Z">
        <w:r w:rsidRPr="00563B0D">
          <w:rPr>
            <w:rtl/>
          </w:rPr>
          <w:t>ا</w:t>
        </w:r>
        <w:r w:rsidRPr="00563B0D">
          <w:rPr>
            <w:rFonts w:hint="cs"/>
            <w:rtl/>
          </w:rPr>
          <w:t>ین</w:t>
        </w:r>
        <w:r w:rsidRPr="008C48D1">
          <w:rPr>
            <w:rtl/>
          </w:rPr>
          <w:t xml:space="preserve"> مستند با ا</w:t>
        </w:r>
        <w:r w:rsidRPr="008C48D1">
          <w:rPr>
            <w:rFonts w:hint="cs"/>
            <w:rtl/>
          </w:rPr>
          <w:t>ین</w:t>
        </w:r>
        <w:r w:rsidRPr="008C48D1">
          <w:rPr>
            <w:rtl/>
          </w:rPr>
          <w:t xml:space="preserve"> روش که ماژول مذکور در محل سازمان تول</w:t>
        </w:r>
        <w:r w:rsidRPr="008C48D1">
          <w:rPr>
            <w:rFonts w:hint="cs"/>
            <w:rtl/>
          </w:rPr>
          <w:t>ید</w:t>
        </w:r>
        <w:r w:rsidRPr="008C48D1">
          <w:rPr>
            <w:rtl/>
          </w:rPr>
          <w:t xml:space="preserve"> گردد، </w:t>
        </w:r>
      </w:ins>
      <w:ins w:id="1051" w:author="Arash Tighbor" w:date="2016-01-30T11:49:00Z">
        <w:r w:rsidR="005B6ACE">
          <w:rPr>
            <w:rtl/>
          </w:rPr>
          <w:t>ته</w:t>
        </w:r>
        <w:r w:rsidR="005B6ACE">
          <w:rPr>
            <w:rFonts w:hint="cs"/>
            <w:rtl/>
          </w:rPr>
          <w:t>یه‌شده</w:t>
        </w:r>
      </w:ins>
      <w:ins w:id="1052" w:author="Arash Tighbor" w:date="2016-01-30T08:30:00Z">
        <w:del w:id="1053" w:author="Arash Tighbor" w:date="2016-01-30T11:49:00Z">
          <w:r w:rsidRPr="008C48D1" w:rsidDel="005B6ACE">
            <w:rPr>
              <w:rtl/>
            </w:rPr>
            <w:delText>ته</w:delText>
          </w:r>
          <w:r w:rsidRPr="008C48D1" w:rsidDel="005B6ACE">
            <w:rPr>
              <w:rFonts w:hint="cs"/>
              <w:rtl/>
            </w:rPr>
            <w:delText>یه</w:delText>
          </w:r>
          <w:r w:rsidRPr="008C48D1" w:rsidDel="005B6ACE">
            <w:rPr>
              <w:rtl/>
            </w:rPr>
            <w:delText xml:space="preserve"> شده</w:delText>
          </w:r>
        </w:del>
        <w:r w:rsidRPr="008C48D1">
          <w:rPr>
            <w:rtl/>
          </w:rPr>
          <w:t xml:space="preserve"> است. در محل شعبه براکت بلندگو به همراه باق</w:t>
        </w:r>
        <w:r w:rsidRPr="008C48D1">
          <w:rPr>
            <w:rFonts w:hint="cs"/>
            <w:rtl/>
          </w:rPr>
          <w:t>ی</w:t>
        </w:r>
        <w:r w:rsidRPr="008C48D1">
          <w:rPr>
            <w:rtl/>
          </w:rPr>
          <w:t xml:space="preserve"> اجزا</w:t>
        </w:r>
        <w:r w:rsidRPr="008C48D1">
          <w:rPr>
            <w:rFonts w:hint="cs"/>
            <w:rtl/>
          </w:rPr>
          <w:t>ی</w:t>
        </w:r>
        <w:r w:rsidRPr="008C48D1">
          <w:rPr>
            <w:rtl/>
          </w:rPr>
          <w:t xml:space="preserve"> ماژول به رو</w:t>
        </w:r>
        <w:r w:rsidRPr="008C48D1">
          <w:rPr>
            <w:rFonts w:hint="cs"/>
            <w:rtl/>
          </w:rPr>
          <w:t>ی</w:t>
        </w:r>
        <w:r w:rsidRPr="008C48D1">
          <w:rPr>
            <w:rtl/>
          </w:rPr>
          <w:t xml:space="preserve"> دستگاه خودپرداز نصب </w:t>
        </w:r>
      </w:ins>
      <w:ins w:id="1054" w:author="Arash Tighbor" w:date="2016-01-30T11:49:00Z">
        <w:r w:rsidR="005B6ACE">
          <w:rPr>
            <w:rtl/>
          </w:rPr>
          <w:t>م</w:t>
        </w:r>
        <w:r w:rsidR="005B6ACE">
          <w:rPr>
            <w:rFonts w:hint="cs"/>
            <w:rtl/>
          </w:rPr>
          <w:t>ی‌گردد</w:t>
        </w:r>
      </w:ins>
      <w:ins w:id="1055" w:author="Arash Tighbor" w:date="2016-01-30T08:30:00Z">
        <w:del w:id="1056" w:author="Arash Tighbor" w:date="2016-01-30T11:49:00Z">
          <w:r w:rsidRPr="008C48D1" w:rsidDel="005B6ACE">
            <w:rPr>
              <w:rtl/>
            </w:rPr>
            <w:delText>م</w:delText>
          </w:r>
          <w:r w:rsidRPr="008C48D1" w:rsidDel="005B6ACE">
            <w:rPr>
              <w:rFonts w:hint="cs"/>
              <w:rtl/>
            </w:rPr>
            <w:delText>ی</w:delText>
          </w:r>
          <w:r w:rsidRPr="008C48D1" w:rsidDel="005B6ACE">
            <w:rPr>
              <w:rtl/>
            </w:rPr>
            <w:delText xml:space="preserve"> گردد</w:delText>
          </w:r>
        </w:del>
        <w:r w:rsidRPr="008C48D1">
          <w:rPr>
            <w:rtl/>
          </w:rPr>
          <w:t xml:space="preserve"> و ارتباطات الکتر</w:t>
        </w:r>
        <w:r w:rsidRPr="008C48D1">
          <w:rPr>
            <w:rFonts w:hint="cs"/>
            <w:rtl/>
          </w:rPr>
          <w:t>یکی</w:t>
        </w:r>
        <w:r w:rsidRPr="008C48D1">
          <w:rPr>
            <w:rtl/>
          </w:rPr>
          <w:t xml:space="preserve"> </w:t>
        </w:r>
      </w:ins>
      <w:ins w:id="1057" w:author="Arash Tighbor" w:date="2016-01-30T11:49:00Z">
        <w:r w:rsidR="005B6ACE">
          <w:rPr>
            <w:rtl/>
          </w:rPr>
          <w:t>موردن</w:t>
        </w:r>
        <w:r w:rsidR="005B6ACE">
          <w:rPr>
            <w:rFonts w:hint="cs"/>
            <w:rtl/>
          </w:rPr>
          <w:t>یاز</w:t>
        </w:r>
      </w:ins>
      <w:ins w:id="1058" w:author="Arash Tighbor" w:date="2016-01-30T08:30:00Z">
        <w:del w:id="1059" w:author="Arash Tighbor" w:date="2016-01-30T11:49:00Z">
          <w:r w:rsidRPr="008C48D1" w:rsidDel="005B6ACE">
            <w:rPr>
              <w:rtl/>
            </w:rPr>
            <w:delText>مورد ن</w:delText>
          </w:r>
          <w:r w:rsidRPr="008C48D1" w:rsidDel="005B6ACE">
            <w:rPr>
              <w:rFonts w:hint="cs"/>
              <w:rtl/>
            </w:rPr>
            <w:delText>یاز</w:delText>
          </w:r>
        </w:del>
        <w:r w:rsidRPr="008C48D1">
          <w:rPr>
            <w:rtl/>
          </w:rPr>
          <w:t xml:space="preserve"> وصل </w:t>
        </w:r>
      </w:ins>
      <w:ins w:id="1060" w:author="Arash Tighbor" w:date="2016-01-30T11:49:00Z">
        <w:r w:rsidR="005B6ACE">
          <w:rPr>
            <w:rtl/>
          </w:rPr>
          <w:t>م</w:t>
        </w:r>
        <w:r w:rsidR="005B6ACE">
          <w:rPr>
            <w:rFonts w:hint="cs"/>
            <w:rtl/>
          </w:rPr>
          <w:t>ی‌شوند</w:t>
        </w:r>
      </w:ins>
      <w:ins w:id="1061" w:author="Arash Tighbor" w:date="2016-01-30T08:30:00Z">
        <w:del w:id="1062" w:author="Arash Tighbor" w:date="2016-01-30T11:49:00Z">
          <w:r w:rsidRPr="008C48D1" w:rsidDel="005B6ACE">
            <w:rPr>
              <w:rtl/>
            </w:rPr>
            <w:delText>م</w:delText>
          </w:r>
          <w:r w:rsidRPr="008C48D1" w:rsidDel="005B6ACE">
            <w:rPr>
              <w:rFonts w:hint="cs"/>
              <w:rtl/>
            </w:rPr>
            <w:delText>ی</w:delText>
          </w:r>
          <w:r w:rsidRPr="008C48D1" w:rsidDel="005B6ACE">
            <w:rPr>
              <w:rtl/>
            </w:rPr>
            <w:delText xml:space="preserve"> شوند</w:delText>
          </w:r>
        </w:del>
        <w:r w:rsidRPr="008C48D1">
          <w:rPr>
            <w:rtl/>
          </w:rPr>
          <w:t>. ا</w:t>
        </w:r>
        <w:r w:rsidRPr="008C48D1">
          <w:rPr>
            <w:rFonts w:hint="cs"/>
            <w:rtl/>
          </w:rPr>
          <w:t>ین</w:t>
        </w:r>
        <w:r w:rsidRPr="008C48D1">
          <w:rPr>
            <w:rtl/>
          </w:rPr>
          <w:t xml:space="preserve"> روش با ا</w:t>
        </w:r>
        <w:r w:rsidRPr="008C48D1">
          <w:rPr>
            <w:rFonts w:hint="cs"/>
            <w:rtl/>
          </w:rPr>
          <w:t>ین</w:t>
        </w:r>
        <w:r w:rsidRPr="008C48D1">
          <w:rPr>
            <w:rtl/>
          </w:rPr>
          <w:t xml:space="preserve"> رو</w:t>
        </w:r>
        <w:r w:rsidRPr="008C48D1">
          <w:rPr>
            <w:rFonts w:hint="cs"/>
            <w:rtl/>
          </w:rPr>
          <w:t>یکرد</w:t>
        </w:r>
        <w:r w:rsidRPr="008C48D1">
          <w:rPr>
            <w:rtl/>
          </w:rPr>
          <w:t xml:space="preserve"> که حداقل زمان ممکن در محل </w:t>
        </w:r>
        <w:r w:rsidRPr="008C48D1">
          <w:rPr>
            <w:rFonts w:hint="cs"/>
            <w:rtl/>
          </w:rPr>
          <w:t>شعبه</w:t>
        </w:r>
        <w:r w:rsidRPr="008C48D1">
          <w:rPr>
            <w:rtl/>
          </w:rPr>
          <w:t xml:space="preserve"> صرف گردد </w:t>
        </w:r>
      </w:ins>
      <w:ins w:id="1063" w:author="Arash Tighbor" w:date="2016-01-30T11:49:00Z">
        <w:r w:rsidR="005B6ACE">
          <w:rPr>
            <w:rtl/>
          </w:rPr>
          <w:t>انتخاب‌شده</w:t>
        </w:r>
      </w:ins>
      <w:ins w:id="1064" w:author="Arash Tighbor" w:date="2016-01-30T08:30:00Z">
        <w:del w:id="1065" w:author="Arash Tighbor" w:date="2016-01-30T11:49:00Z">
          <w:r w:rsidRPr="008C48D1" w:rsidDel="005B6ACE">
            <w:rPr>
              <w:rtl/>
            </w:rPr>
            <w:delText>انتخاب شده</w:delText>
          </w:r>
        </w:del>
        <w:r w:rsidRPr="008C48D1">
          <w:rPr>
            <w:rtl/>
          </w:rPr>
          <w:t xml:space="preserve"> است.</w:t>
        </w:r>
      </w:ins>
    </w:p>
    <w:p w:rsidR="00742E58" w:rsidRPr="003961B9" w:rsidRDefault="00742E58">
      <w:pPr>
        <w:rPr>
          <w:ins w:id="1066" w:author="Arash Tighbor" w:date="2016-01-30T08:30:00Z"/>
          <w:sz w:val="4"/>
          <w:szCs w:val="4"/>
          <w:rPrChange w:id="1067" w:author="Arash Tighbor" w:date="2016-01-30T08:38:00Z">
            <w:rPr>
              <w:ins w:id="1068" w:author="Arash Tighbor" w:date="2016-01-30T08:30:00Z"/>
              <w:rFonts w:ascii="B Nazanin" w:hAnsi="B Nazanin" w:cs="B Nazanin"/>
              <w:sz w:val="28"/>
              <w:szCs w:val="28"/>
            </w:rPr>
          </w:rPrChange>
        </w:rPr>
        <w:pPrChange w:id="1069" w:author="Arash Tighbor" w:date="2016-01-30T08:31:00Z">
          <w:pPr>
            <w:pStyle w:val="Heading1"/>
          </w:pPr>
        </w:pPrChange>
      </w:pPr>
    </w:p>
    <w:p w:rsidR="00742E58" w:rsidRPr="00563B0D" w:rsidRDefault="003961B9" w:rsidP="00563B0D">
      <w:pPr>
        <w:rPr>
          <w:ins w:id="1070" w:author="Arash Tighbor" w:date="2016-01-30T08:27:00Z"/>
          <w:rtl/>
        </w:rPr>
      </w:pPr>
      <w:del w:id="1071" w:author="Arash Tighbor" w:date="2016-02-02T11:18:00Z">
        <w:r w:rsidRPr="003961B9" w:rsidDel="00DB5487">
          <w:rPr>
            <w:sz w:val="20"/>
            <w:szCs w:val="22"/>
          </w:rPr>
          <w:fldChar w:fldCharType="begin"/>
        </w:r>
        <w:r w:rsidRPr="003961B9" w:rsidDel="00DB5487">
          <w:rPr>
            <w:sz w:val="20"/>
            <w:szCs w:val="22"/>
          </w:rPr>
          <w:fldChar w:fldCharType="end"/>
        </w:r>
        <w:r w:rsidRPr="003961B9" w:rsidDel="00DB5487">
          <w:rPr>
            <w:sz w:val="20"/>
            <w:szCs w:val="22"/>
          </w:rPr>
          <w:fldChar w:fldCharType="begin"/>
        </w:r>
        <w:r w:rsidRPr="003961B9" w:rsidDel="00DB5487">
          <w:rPr>
            <w:sz w:val="20"/>
            <w:szCs w:val="22"/>
          </w:rPr>
          <w:fldChar w:fldCharType="end"/>
        </w:r>
        <w:r w:rsidRPr="003961B9" w:rsidDel="00DB5487">
          <w:rPr>
            <w:sz w:val="20"/>
            <w:szCs w:val="22"/>
          </w:rPr>
          <w:fldChar w:fldCharType="begin"/>
        </w:r>
        <w:r w:rsidRPr="003961B9" w:rsidDel="00DB5487">
          <w:rPr>
            <w:sz w:val="20"/>
            <w:szCs w:val="22"/>
          </w:rPr>
          <w:fldChar w:fldCharType="end"/>
        </w:r>
      </w:del>
    </w:p>
    <w:p w:rsidR="00AF16F5" w:rsidRPr="00AF16F5" w:rsidRDefault="00AF16F5">
      <w:pPr>
        <w:rPr>
          <w:ins w:id="1072" w:author="Arash Tighbor" w:date="2016-01-30T08:14:00Z"/>
          <w:rPrChange w:id="1073" w:author="Arash Tighbor" w:date="2016-01-30T08:14:00Z">
            <w:rPr>
              <w:ins w:id="1074" w:author="Arash Tighbor" w:date="2016-01-30T08:14:00Z"/>
              <w:rFonts w:ascii="B Nazanin" w:hAnsi="B Nazanin" w:cs="B Nazanin"/>
              <w:sz w:val="28"/>
              <w:szCs w:val="28"/>
            </w:rPr>
          </w:rPrChange>
        </w:rPr>
        <w:pPrChange w:id="1075" w:author="Arash Tighbor" w:date="2016-01-30T08:14:00Z">
          <w:pPr>
            <w:pStyle w:val="Heading1"/>
          </w:pPr>
        </w:pPrChange>
      </w:pPr>
    </w:p>
    <w:p w:rsidR="00B11757" w:rsidRDefault="00B11757">
      <w:pPr>
        <w:bidi w:val="0"/>
        <w:spacing w:line="276" w:lineRule="auto"/>
        <w:jc w:val="left"/>
        <w:rPr>
          <w:ins w:id="1076" w:author="Arash Tighbor" w:date="2016-01-30T08:51:00Z"/>
          <w:rtl/>
        </w:rPr>
      </w:pPr>
      <w:ins w:id="1077" w:author="Arash Tighbor" w:date="2016-01-30T08:51:00Z">
        <w:r>
          <w:rPr>
            <w:rtl/>
          </w:rPr>
          <w:br w:type="page"/>
        </w:r>
      </w:ins>
    </w:p>
    <w:p w:rsidR="00D13343" w:rsidRPr="00DB5487" w:rsidRDefault="008861C4">
      <w:pPr>
        <w:pStyle w:val="Heading1"/>
        <w:rPr>
          <w:ins w:id="1078" w:author="Arash Tighbor" w:date="2016-01-30T11:21:00Z"/>
          <w:sz w:val="44"/>
          <w:szCs w:val="44"/>
          <w:rPrChange w:id="1079" w:author="Arash Tighbor" w:date="2016-02-02T11:24:00Z">
            <w:rPr>
              <w:ins w:id="1080" w:author="Arash Tighbor" w:date="2016-01-30T11:21:00Z"/>
            </w:rPr>
          </w:rPrChange>
        </w:rPr>
        <w:pPrChange w:id="1081" w:author="Arash Tighbor" w:date="2016-02-02T11:24:00Z">
          <w:pPr/>
        </w:pPrChange>
      </w:pPr>
      <w:bookmarkStart w:id="1082" w:name="_Toc442175823"/>
      <w:ins w:id="1083" w:author="Arash Tighbor" w:date="2016-02-02T11:14:00Z">
        <w:r w:rsidRPr="00DB5487">
          <w:rPr>
            <w:sz w:val="44"/>
            <w:szCs w:val="44"/>
            <w:rtl/>
            <w:rPrChange w:id="1084" w:author="Arash Tighbor" w:date="2016-02-02T11:24:00Z">
              <w:rPr>
                <w:i w:val="0"/>
                <w:sz w:val="44"/>
                <w:szCs w:val="48"/>
                <w:rtl/>
              </w:rPr>
            </w:rPrChange>
          </w:rPr>
          <w:lastRenderedPageBreak/>
          <w:t>راه‌انداز</w:t>
        </w:r>
        <w:r w:rsidRPr="00DB5487">
          <w:rPr>
            <w:rFonts w:hint="cs"/>
            <w:sz w:val="44"/>
            <w:szCs w:val="44"/>
            <w:rtl/>
            <w:rPrChange w:id="1085" w:author="Arash Tighbor" w:date="2016-02-02T11:24:00Z">
              <w:rPr>
                <w:rFonts w:hint="cs"/>
                <w:i w:val="0"/>
                <w:sz w:val="44"/>
                <w:szCs w:val="48"/>
                <w:rtl/>
              </w:rPr>
            </w:rPrChange>
          </w:rPr>
          <w:t>ی</w:t>
        </w:r>
        <w:r w:rsidRPr="00DB5487">
          <w:rPr>
            <w:sz w:val="44"/>
            <w:szCs w:val="44"/>
            <w:rtl/>
            <w:rPrChange w:id="1086" w:author="Arash Tighbor" w:date="2016-02-02T11:24:00Z">
              <w:rPr>
                <w:i w:val="0"/>
                <w:sz w:val="44"/>
                <w:szCs w:val="48"/>
                <w:rtl/>
              </w:rPr>
            </w:rPrChange>
          </w:rPr>
          <w:t xml:space="preserve"> س</w:t>
        </w:r>
        <w:r w:rsidRPr="00DB5487">
          <w:rPr>
            <w:rFonts w:hint="cs"/>
            <w:sz w:val="44"/>
            <w:szCs w:val="44"/>
            <w:rtl/>
            <w:rPrChange w:id="1087" w:author="Arash Tighbor" w:date="2016-02-02T11:24:00Z">
              <w:rPr>
                <w:rFonts w:hint="cs"/>
                <w:i w:val="0"/>
                <w:sz w:val="44"/>
                <w:szCs w:val="48"/>
                <w:rtl/>
              </w:rPr>
            </w:rPrChange>
          </w:rPr>
          <w:t>یستم</w:t>
        </w:r>
        <w:r w:rsidRPr="00DB5487">
          <w:rPr>
            <w:sz w:val="44"/>
            <w:szCs w:val="44"/>
            <w:rtl/>
            <w:rPrChange w:id="1088" w:author="Arash Tighbor" w:date="2016-02-02T11:24:00Z">
              <w:rPr>
                <w:i w:val="0"/>
                <w:sz w:val="44"/>
                <w:szCs w:val="48"/>
                <w:rtl/>
              </w:rPr>
            </w:rPrChange>
          </w:rPr>
          <w:t xml:space="preserve"> صوت</w:t>
        </w:r>
        <w:r w:rsidRPr="00DB5487">
          <w:rPr>
            <w:rFonts w:hint="cs"/>
            <w:sz w:val="44"/>
            <w:szCs w:val="44"/>
            <w:rtl/>
            <w:rPrChange w:id="1089" w:author="Arash Tighbor" w:date="2016-02-02T11:24:00Z">
              <w:rPr>
                <w:rFonts w:hint="cs"/>
                <w:i w:val="0"/>
                <w:sz w:val="44"/>
                <w:szCs w:val="48"/>
                <w:rtl/>
              </w:rPr>
            </w:rPrChange>
          </w:rPr>
          <w:t>ی</w:t>
        </w:r>
        <w:r w:rsidRPr="00DB5487">
          <w:rPr>
            <w:sz w:val="44"/>
            <w:szCs w:val="44"/>
            <w:rtl/>
            <w:rPrChange w:id="1090" w:author="Arash Tighbor" w:date="2016-02-02T11:24:00Z">
              <w:rPr>
                <w:i w:val="0"/>
                <w:sz w:val="44"/>
                <w:szCs w:val="48"/>
                <w:rtl/>
              </w:rPr>
            </w:rPrChange>
          </w:rPr>
          <w:t xml:space="preserve"> </w:t>
        </w:r>
      </w:ins>
      <w:ins w:id="1091" w:author="Arash Tighbor" w:date="2016-01-30T08:55:00Z">
        <w:r w:rsidR="00DB14D3" w:rsidRPr="00DB5487">
          <w:rPr>
            <w:rFonts w:hint="cs"/>
            <w:sz w:val="44"/>
            <w:szCs w:val="44"/>
            <w:rtl/>
            <w:rPrChange w:id="1092" w:author="Arash Tighbor" w:date="2016-02-02T11:24:00Z">
              <w:rPr>
                <w:rFonts w:hint="cs"/>
                <w:i w:val="0"/>
                <w:rtl/>
              </w:rPr>
            </w:rPrChange>
          </w:rPr>
          <w:t>در</w:t>
        </w:r>
        <w:r w:rsidR="00DB14D3" w:rsidRPr="00DB5487">
          <w:rPr>
            <w:sz w:val="44"/>
            <w:szCs w:val="44"/>
            <w:rtl/>
            <w:rPrChange w:id="1093" w:author="Arash Tighbor" w:date="2016-02-02T11:24:00Z">
              <w:rPr>
                <w:i w:val="0"/>
                <w:rtl/>
              </w:rPr>
            </w:rPrChange>
          </w:rPr>
          <w:t xml:space="preserve"> خودپرداز</w:t>
        </w:r>
      </w:ins>
      <w:ins w:id="1094" w:author="Arash Tighbor" w:date="2016-01-30T09:23:00Z">
        <w:del w:id="1095" w:author="Arash Tighbor" w:date="2016-01-30T11:20:00Z">
          <w:r w:rsidR="009B66CE" w:rsidRPr="00DB5487" w:rsidDel="00D13343">
            <w:rPr>
              <w:sz w:val="44"/>
              <w:szCs w:val="44"/>
              <w:rtl/>
              <w:rPrChange w:id="1096" w:author="Arash Tighbor" w:date="2016-02-02T11:24:00Z">
                <w:rPr>
                  <w:i w:val="0"/>
                  <w:sz w:val="28"/>
                  <w:szCs w:val="32"/>
                  <w:rtl/>
                </w:rPr>
              </w:rPrChange>
            </w:rPr>
            <w:br/>
          </w:r>
        </w:del>
      </w:ins>
      <w:ins w:id="1097" w:author="Arash Tighbor" w:date="2016-01-30T08:55:00Z">
        <w:r w:rsidR="00DB14D3" w:rsidRPr="00DB5487">
          <w:rPr>
            <w:sz w:val="44"/>
            <w:szCs w:val="44"/>
            <w:rPrChange w:id="1098" w:author="Arash Tighbor" w:date="2016-02-02T11:24:00Z">
              <w:rPr>
                <w:i w:val="0"/>
              </w:rPr>
            </w:rPrChange>
          </w:rPr>
          <w:t>Pro</w:t>
        </w:r>
        <w:del w:id="1099" w:author="Arash Tighbor" w:date="2016-01-30T11:20:00Z">
          <w:r w:rsidR="00DB14D3" w:rsidRPr="00DB5487" w:rsidDel="00D13343">
            <w:rPr>
              <w:sz w:val="44"/>
              <w:szCs w:val="44"/>
              <w:rPrChange w:id="1100" w:author="Arash Tighbor" w:date="2016-02-02T11:24:00Z">
                <w:rPr>
                  <w:i w:val="0"/>
                </w:rPr>
              </w:rPrChange>
            </w:rPr>
            <w:delText>c</w:delText>
          </w:r>
        </w:del>
      </w:ins>
      <w:ins w:id="1101" w:author="Arash Tighbor" w:date="2016-01-30T11:20:00Z">
        <w:r w:rsidR="00D13343" w:rsidRPr="00DB5487">
          <w:rPr>
            <w:sz w:val="44"/>
            <w:szCs w:val="44"/>
            <w:rPrChange w:id="1102" w:author="Arash Tighbor" w:date="2016-02-02T11:24:00Z">
              <w:rPr>
                <w:i w:val="0"/>
              </w:rPr>
            </w:rPrChange>
          </w:rPr>
          <w:t>C</w:t>
        </w:r>
      </w:ins>
      <w:ins w:id="1103" w:author="Arash Tighbor" w:date="2016-01-30T08:55:00Z">
        <w:r w:rsidR="00DB14D3" w:rsidRPr="00DB5487">
          <w:rPr>
            <w:sz w:val="44"/>
            <w:szCs w:val="44"/>
            <w:rPrChange w:id="1104" w:author="Arash Tighbor" w:date="2016-02-02T11:24:00Z">
              <w:rPr>
                <w:i w:val="0"/>
              </w:rPr>
            </w:rPrChange>
          </w:rPr>
          <w:t>ash</w:t>
        </w:r>
        <w:bookmarkEnd w:id="1082"/>
        <w:r w:rsidR="00DB14D3" w:rsidRPr="00DB5487">
          <w:rPr>
            <w:sz w:val="44"/>
            <w:szCs w:val="44"/>
            <w:rPrChange w:id="1105" w:author="Arash Tighbor" w:date="2016-02-02T11:24:00Z">
              <w:rPr>
                <w:i w:val="0"/>
              </w:rPr>
            </w:rPrChange>
          </w:rPr>
          <w:t xml:space="preserve"> </w:t>
        </w:r>
      </w:ins>
    </w:p>
    <w:p w:rsidR="00AF16F5" w:rsidRPr="00DB5487" w:rsidRDefault="00D13343">
      <w:pPr>
        <w:pStyle w:val="Heading1"/>
        <w:rPr>
          <w:ins w:id="1106" w:author="Arash Tighbor" w:date="2016-01-30T08:56:00Z"/>
          <w:sz w:val="44"/>
          <w:szCs w:val="44"/>
          <w:rtl/>
          <w:rPrChange w:id="1107" w:author="Arash Tighbor" w:date="2016-02-02T11:24:00Z">
            <w:rPr>
              <w:ins w:id="1108" w:author="Arash Tighbor" w:date="2016-01-30T08:56:00Z"/>
              <w:rtl/>
            </w:rPr>
          </w:rPrChange>
        </w:rPr>
        <w:pPrChange w:id="1109" w:author="Arash Tighbor" w:date="2016-02-02T11:14:00Z">
          <w:pPr/>
        </w:pPrChange>
      </w:pPr>
      <w:ins w:id="1110" w:author="Arash Tighbor" w:date="2016-01-30T11:21:00Z">
        <w:r w:rsidRPr="00DB5487">
          <w:rPr>
            <w:sz w:val="44"/>
            <w:szCs w:val="44"/>
            <w:rPrChange w:id="1111" w:author="Arash Tighbor" w:date="2016-02-02T11:24:00Z">
              <w:rPr>
                <w:i w:val="0"/>
              </w:rPr>
            </w:rPrChange>
          </w:rPr>
          <w:t xml:space="preserve"> </w:t>
        </w:r>
      </w:ins>
      <w:bookmarkStart w:id="1112" w:name="_Toc442175824"/>
      <w:ins w:id="1113" w:author="Arash Tighbor" w:date="2016-01-30T08:55:00Z">
        <w:r w:rsidR="00DB14D3" w:rsidRPr="00DB5487">
          <w:rPr>
            <w:sz w:val="44"/>
            <w:szCs w:val="44"/>
            <w:rPrChange w:id="1114" w:author="Arash Tighbor" w:date="2016-02-02T11:24:00Z">
              <w:rPr>
                <w:i w:val="0"/>
              </w:rPr>
            </w:rPrChange>
          </w:rPr>
          <w:t>2050</w:t>
        </w:r>
        <w:del w:id="1115" w:author="Arash Tighbor" w:date="2016-01-30T11:20:00Z">
          <w:r w:rsidR="00DB14D3" w:rsidRPr="00DB5487" w:rsidDel="00D13343">
            <w:rPr>
              <w:sz w:val="44"/>
              <w:szCs w:val="44"/>
              <w:rPrChange w:id="1116" w:author="Arash Tighbor" w:date="2016-02-02T11:24:00Z">
                <w:rPr>
                  <w:i w:val="0"/>
                </w:rPr>
              </w:rPrChange>
            </w:rPr>
            <w:delText>,</w:delText>
          </w:r>
        </w:del>
      </w:ins>
      <w:ins w:id="1117" w:author="Arash Tighbor" w:date="2016-01-30T11:20:00Z">
        <w:r w:rsidRPr="00DB5487">
          <w:rPr>
            <w:rFonts w:hint="cs"/>
            <w:sz w:val="44"/>
            <w:szCs w:val="44"/>
            <w:rtl/>
            <w:rPrChange w:id="1118" w:author="Arash Tighbor" w:date="2016-02-02T11:24:00Z">
              <w:rPr>
                <w:rFonts w:hint="cs"/>
                <w:i w:val="0"/>
                <w:rtl/>
              </w:rPr>
            </w:rPrChange>
          </w:rPr>
          <w:t>و</w:t>
        </w:r>
      </w:ins>
      <w:ins w:id="1119" w:author="Arash Tighbor" w:date="2016-01-30T08:56:00Z">
        <w:r w:rsidR="00DB14D3" w:rsidRPr="00DB5487">
          <w:rPr>
            <w:sz w:val="44"/>
            <w:szCs w:val="44"/>
            <w:rPrChange w:id="1120" w:author="Arash Tighbor" w:date="2016-02-02T11:24:00Z">
              <w:rPr>
                <w:i w:val="0"/>
              </w:rPr>
            </w:rPrChange>
          </w:rPr>
          <w:t xml:space="preserve"> </w:t>
        </w:r>
      </w:ins>
      <w:ins w:id="1121" w:author="Arash Tighbor" w:date="2016-01-30T08:55:00Z">
        <w:r w:rsidR="00DB14D3" w:rsidRPr="00DB5487">
          <w:rPr>
            <w:sz w:val="44"/>
            <w:szCs w:val="44"/>
            <w:rPrChange w:id="1122" w:author="Arash Tighbor" w:date="2016-02-02T11:24:00Z">
              <w:rPr>
                <w:i w:val="0"/>
              </w:rPr>
            </w:rPrChange>
          </w:rPr>
          <w:t>2150</w:t>
        </w:r>
      </w:ins>
      <w:bookmarkEnd w:id="1112"/>
      <w:ins w:id="1123" w:author="Arash Tighbor" w:date="2016-02-02T11:14:00Z">
        <w:r w:rsidR="008861C4" w:rsidRPr="00DB5487">
          <w:rPr>
            <w:sz w:val="44"/>
            <w:szCs w:val="44"/>
            <w:rtl/>
            <w:rPrChange w:id="1124" w:author="Arash Tighbor" w:date="2016-02-02T11:24:00Z">
              <w:rPr>
                <w:i w:val="0"/>
                <w:sz w:val="48"/>
                <w:szCs w:val="52"/>
                <w:rtl/>
              </w:rPr>
            </w:rPrChange>
          </w:rPr>
          <w:t xml:space="preserve"> </w:t>
        </w:r>
      </w:ins>
      <w:ins w:id="1125" w:author="Arash Tighbor" w:date="2016-01-30T08:55:00Z">
        <w:r w:rsidR="00DB14D3" w:rsidRPr="00DB5487">
          <w:rPr>
            <w:sz w:val="44"/>
            <w:szCs w:val="44"/>
            <w:rtl/>
            <w:rPrChange w:id="1126" w:author="Arash Tighbor" w:date="2016-02-02T11:24:00Z">
              <w:rPr>
                <w:i w:val="0"/>
                <w:rtl/>
              </w:rPr>
            </w:rPrChange>
          </w:rPr>
          <w:t xml:space="preserve"> </w:t>
        </w:r>
      </w:ins>
    </w:p>
    <w:p w:rsidR="00DB14D3" w:rsidRDefault="00DB14D3">
      <w:pPr>
        <w:pStyle w:val="Heading2"/>
        <w:rPr>
          <w:ins w:id="1127" w:author="Arash Tighbor" w:date="2016-01-30T08:56:00Z"/>
          <w:rtl/>
        </w:rPr>
        <w:pPrChange w:id="1128" w:author="Arash Tighbor" w:date="2016-01-30T11:13:00Z">
          <w:pPr>
            <w:pStyle w:val="Heading1"/>
          </w:pPr>
        </w:pPrChange>
      </w:pPr>
      <w:bookmarkStart w:id="1129" w:name="_Toc441913961"/>
      <w:bookmarkStart w:id="1130" w:name="_Toc442175825"/>
      <w:bookmarkStart w:id="1131" w:name="_Toc440805728"/>
      <w:ins w:id="1132" w:author="Arash Tighbor" w:date="2016-01-30T08:56:00Z">
        <w:r w:rsidRPr="00563B0D">
          <w:rPr>
            <w:rFonts w:hint="cs"/>
            <w:rtl/>
          </w:rPr>
          <w:t>اطلاعات عمومی</w:t>
        </w:r>
        <w:bookmarkEnd w:id="1129"/>
        <w:bookmarkEnd w:id="1130"/>
        <w:r w:rsidRPr="00563B0D">
          <w:rPr>
            <w:rFonts w:hint="cs"/>
            <w:rtl/>
          </w:rPr>
          <w:t xml:space="preserve"> </w:t>
        </w:r>
        <w:bookmarkEnd w:id="1131"/>
      </w:ins>
    </w:p>
    <w:p w:rsidR="00DB14D3" w:rsidRDefault="00DB14D3">
      <w:pPr>
        <w:spacing w:after="0"/>
        <w:rPr>
          <w:ins w:id="1133" w:author="Arash Tighbor" w:date="2016-01-30T08:57:00Z"/>
          <w:rtl/>
        </w:rPr>
        <w:pPrChange w:id="1134" w:author="Arash Tighbor" w:date="2016-02-02T11:26:00Z">
          <w:pPr>
            <w:pStyle w:val="Heading1"/>
          </w:pPr>
        </w:pPrChange>
      </w:pPr>
      <w:ins w:id="1135" w:author="Arash Tighbor" w:date="2016-01-30T08:56:00Z">
        <w:r w:rsidRPr="00563B0D">
          <w:rPr>
            <w:rtl/>
          </w:rPr>
          <w:t>ا</w:t>
        </w:r>
        <w:r w:rsidRPr="00563B0D">
          <w:rPr>
            <w:rFonts w:hint="cs"/>
            <w:rtl/>
          </w:rPr>
          <w:t>ین</w:t>
        </w:r>
        <w:r w:rsidRPr="008C48D1">
          <w:rPr>
            <w:rtl/>
          </w:rPr>
          <w:t xml:space="preserve"> ماژول با</w:t>
        </w:r>
        <w:r w:rsidRPr="008C48D1">
          <w:rPr>
            <w:rFonts w:hint="cs"/>
            <w:rtl/>
          </w:rPr>
          <w:t>ید</w:t>
        </w:r>
        <w:r w:rsidRPr="008C48D1">
          <w:rPr>
            <w:rtl/>
          </w:rPr>
          <w:t xml:space="preserve"> دارا</w:t>
        </w:r>
        <w:r w:rsidRPr="008C48D1">
          <w:rPr>
            <w:rFonts w:hint="cs"/>
            <w:rtl/>
          </w:rPr>
          <w:t>ی</w:t>
        </w:r>
        <w:r w:rsidRPr="008C48D1">
          <w:rPr>
            <w:rtl/>
          </w:rPr>
          <w:t xml:space="preserve"> درگاه ورود اطلاعات از </w:t>
        </w:r>
      </w:ins>
      <w:ins w:id="1136" w:author="Arash Tighbor" w:date="2016-01-30T11:49:00Z">
        <w:r w:rsidR="005B6ACE">
          <w:rPr>
            <w:rtl/>
          </w:rPr>
          <w:t>نرم‌افزار</w:t>
        </w:r>
      </w:ins>
      <w:ins w:id="1137" w:author="Arash Tighbor" w:date="2016-01-30T08:56:00Z">
        <w:del w:id="1138" w:author="Arash Tighbor" w:date="2016-01-30T11:49:00Z">
          <w:r w:rsidRPr="008C48D1" w:rsidDel="005B6ACE">
            <w:rPr>
              <w:rtl/>
            </w:rPr>
            <w:delText>نرم افزار</w:delText>
          </w:r>
        </w:del>
        <w:r w:rsidRPr="008C48D1">
          <w:rPr>
            <w:rtl/>
          </w:rPr>
          <w:t xml:space="preserve"> کنترل </w:t>
        </w:r>
      </w:ins>
      <w:ins w:id="1139" w:author="Arash Tighbor" w:date="2016-01-30T11:49:00Z">
        <w:r w:rsidR="005B6ACE">
          <w:rPr>
            <w:rtl/>
          </w:rPr>
          <w:t>خودپرداز</w:t>
        </w:r>
      </w:ins>
      <w:ins w:id="1140" w:author="Arash Tighbor" w:date="2016-01-30T08:56:00Z">
        <w:del w:id="1141" w:author="Arash Tighbor" w:date="2016-01-30T11:49:00Z">
          <w:r w:rsidRPr="008C48D1" w:rsidDel="005B6ACE">
            <w:rPr>
              <w:rtl/>
            </w:rPr>
            <w:delText>خود پرداز</w:delText>
          </w:r>
        </w:del>
        <w:r w:rsidRPr="008C48D1">
          <w:rPr>
            <w:rtl/>
          </w:rPr>
          <w:t xml:space="preserve">، درگاه </w:t>
        </w:r>
      </w:ins>
      <w:ins w:id="1142" w:author="Arash Tighbor" w:date="2016-01-30T11:49:00Z">
        <w:r w:rsidR="005B6ACE">
          <w:rPr>
            <w:rtl/>
          </w:rPr>
          <w:t>تأم</w:t>
        </w:r>
        <w:r w:rsidR="005B6ACE">
          <w:rPr>
            <w:rFonts w:hint="cs"/>
            <w:rtl/>
          </w:rPr>
          <w:t>ین</w:t>
        </w:r>
      </w:ins>
      <w:ins w:id="1143" w:author="Arash Tighbor" w:date="2016-01-30T08:56:00Z">
        <w:del w:id="1144" w:author="Arash Tighbor" w:date="2016-01-30T11:49:00Z">
          <w:r w:rsidRPr="008C48D1" w:rsidDel="005B6ACE">
            <w:rPr>
              <w:rtl/>
            </w:rPr>
            <w:delText>تام</w:delText>
          </w:r>
          <w:r w:rsidRPr="008C48D1" w:rsidDel="005B6ACE">
            <w:rPr>
              <w:rFonts w:hint="cs"/>
              <w:rtl/>
            </w:rPr>
            <w:delText>ین</w:delText>
          </w:r>
        </w:del>
        <w:r w:rsidRPr="008C48D1">
          <w:rPr>
            <w:rtl/>
          </w:rPr>
          <w:t xml:space="preserve"> توان الکتر</w:t>
        </w:r>
        <w:r w:rsidRPr="008C48D1">
          <w:rPr>
            <w:rFonts w:hint="cs"/>
            <w:rtl/>
          </w:rPr>
          <w:t>یکی</w:t>
        </w:r>
        <w:r w:rsidRPr="008C48D1">
          <w:rPr>
            <w:rtl/>
          </w:rPr>
          <w:t xml:space="preserve"> </w:t>
        </w:r>
      </w:ins>
      <w:ins w:id="1145" w:author="Arash Tighbor" w:date="2016-01-30T11:49:00Z">
        <w:r w:rsidR="005B6ACE">
          <w:rPr>
            <w:rtl/>
          </w:rPr>
          <w:t>موردن</w:t>
        </w:r>
        <w:r w:rsidR="005B6ACE">
          <w:rPr>
            <w:rFonts w:hint="cs"/>
            <w:rtl/>
          </w:rPr>
          <w:t>یاز</w:t>
        </w:r>
      </w:ins>
      <w:ins w:id="1146" w:author="Arash Tighbor" w:date="2016-01-30T08:56:00Z">
        <w:del w:id="1147" w:author="Arash Tighbor" w:date="2016-01-30T11:49:00Z">
          <w:r w:rsidRPr="008C48D1" w:rsidDel="005B6ACE">
            <w:rPr>
              <w:rtl/>
            </w:rPr>
            <w:delText>مورد ن</w:delText>
          </w:r>
          <w:r w:rsidRPr="008C48D1" w:rsidDel="005B6ACE">
            <w:rPr>
              <w:rFonts w:hint="cs"/>
              <w:rtl/>
            </w:rPr>
            <w:delText>یاز</w:delText>
          </w:r>
        </w:del>
        <w:r w:rsidRPr="008C48D1">
          <w:rPr>
            <w:rtl/>
          </w:rPr>
          <w:t>، س</w:t>
        </w:r>
        <w:r w:rsidRPr="008C48D1">
          <w:rPr>
            <w:rFonts w:hint="cs"/>
            <w:rtl/>
          </w:rPr>
          <w:t>یستم</w:t>
        </w:r>
        <w:r w:rsidRPr="008C48D1">
          <w:rPr>
            <w:rtl/>
          </w:rPr>
          <w:t xml:space="preserve"> مبدل صوت</w:t>
        </w:r>
        <w:r w:rsidRPr="008C48D1">
          <w:rPr>
            <w:rFonts w:hint="cs"/>
            <w:rtl/>
          </w:rPr>
          <w:t>ی</w:t>
        </w:r>
        <w:r w:rsidRPr="008C48D1">
          <w:rPr>
            <w:rtl/>
          </w:rPr>
          <w:t xml:space="preserve">، </w:t>
        </w:r>
      </w:ins>
      <w:ins w:id="1148" w:author="Arash Tighbor" w:date="2016-01-30T11:49:00Z">
        <w:r w:rsidR="005B6ACE">
          <w:rPr>
            <w:rtl/>
          </w:rPr>
          <w:t>راه‌انداز</w:t>
        </w:r>
      </w:ins>
      <w:ins w:id="1149" w:author="Arash Tighbor" w:date="2016-01-30T08:56:00Z">
        <w:del w:id="1150" w:author="Arash Tighbor" w:date="2016-01-30T11:49:00Z">
          <w:r w:rsidRPr="008C48D1" w:rsidDel="005B6ACE">
            <w:rPr>
              <w:rtl/>
            </w:rPr>
            <w:delText>راه انداز</w:delText>
          </w:r>
        </w:del>
        <w:r w:rsidRPr="008C48D1">
          <w:rPr>
            <w:rtl/>
          </w:rPr>
          <w:t xml:space="preserve"> و کنترل </w:t>
        </w:r>
      </w:ins>
      <w:ins w:id="1151" w:author="Arash Tighbor" w:date="2016-01-30T11:49:00Z">
        <w:r w:rsidR="005B6ACE">
          <w:rPr>
            <w:rtl/>
          </w:rPr>
          <w:t>سخت‌افزار</w:t>
        </w:r>
        <w:r w:rsidR="005B6ACE">
          <w:rPr>
            <w:rFonts w:hint="cs"/>
            <w:rtl/>
          </w:rPr>
          <w:t>ی</w:t>
        </w:r>
      </w:ins>
      <w:ins w:id="1152" w:author="Arash Tighbor" w:date="2016-01-30T08:56:00Z">
        <w:del w:id="1153" w:author="Arash Tighbor" w:date="2016-01-30T11:49:00Z">
          <w:r w:rsidRPr="008C48D1" w:rsidDel="005B6ACE">
            <w:rPr>
              <w:rtl/>
            </w:rPr>
            <w:delText>سخت افزار</w:delText>
          </w:r>
          <w:r w:rsidRPr="008C48D1" w:rsidDel="005B6ACE">
            <w:rPr>
              <w:rFonts w:hint="cs"/>
              <w:rtl/>
            </w:rPr>
            <w:delText>ی</w:delText>
          </w:r>
        </w:del>
        <w:r w:rsidRPr="008C48D1">
          <w:rPr>
            <w:rtl/>
          </w:rPr>
          <w:t xml:space="preserve"> آن (اسپ</w:t>
        </w:r>
        <w:r w:rsidRPr="008C48D1">
          <w:rPr>
            <w:rFonts w:hint="cs"/>
            <w:rtl/>
          </w:rPr>
          <w:t>یکر</w:t>
        </w:r>
        <w:r w:rsidRPr="008C48D1">
          <w:rPr>
            <w:rtl/>
          </w:rPr>
          <w:t xml:space="preserve"> و </w:t>
        </w:r>
      </w:ins>
      <w:ins w:id="1154" w:author="Arash Tighbor" w:date="2016-01-30T11:49:00Z">
        <w:r w:rsidR="005B6ACE">
          <w:rPr>
            <w:rtl/>
          </w:rPr>
          <w:t>آمپل</w:t>
        </w:r>
        <w:r w:rsidR="005B6ACE">
          <w:rPr>
            <w:rFonts w:hint="cs"/>
            <w:rtl/>
          </w:rPr>
          <w:t>ی‌فایر</w:t>
        </w:r>
      </w:ins>
      <w:ins w:id="1155" w:author="Arash Tighbor" w:date="2016-01-30T08:56:00Z">
        <w:del w:id="1156" w:author="Arash Tighbor" w:date="2016-01-30T11:49:00Z">
          <w:r w:rsidRPr="008C48D1" w:rsidDel="005B6ACE">
            <w:rPr>
              <w:rtl/>
            </w:rPr>
            <w:delText>آمپل</w:delText>
          </w:r>
          <w:r w:rsidRPr="008C48D1" w:rsidDel="005B6ACE">
            <w:rPr>
              <w:rFonts w:hint="cs"/>
              <w:rtl/>
            </w:rPr>
            <w:delText>ی</w:delText>
          </w:r>
          <w:r w:rsidRPr="008C48D1" w:rsidDel="005B6ACE">
            <w:rPr>
              <w:rtl/>
            </w:rPr>
            <w:delText xml:space="preserve"> فا</w:delText>
          </w:r>
          <w:r w:rsidRPr="008C48D1" w:rsidDel="005B6ACE">
            <w:rPr>
              <w:rFonts w:hint="cs"/>
              <w:rtl/>
            </w:rPr>
            <w:delText>یر</w:delText>
          </w:r>
        </w:del>
        <w:r w:rsidRPr="008C48D1">
          <w:rPr>
            <w:rtl/>
          </w:rPr>
          <w:t xml:space="preserve">) باشد. </w:t>
        </w:r>
      </w:ins>
    </w:p>
    <w:p w:rsidR="00DB14D3" w:rsidRDefault="00DB14D3">
      <w:pPr>
        <w:rPr>
          <w:ins w:id="1157" w:author="Arash Tighbor" w:date="2016-01-30T08:57:00Z"/>
          <w:rtl/>
        </w:rPr>
        <w:pPrChange w:id="1158" w:author="Arash Tighbor" w:date="2016-01-30T11:54:00Z">
          <w:pPr>
            <w:pStyle w:val="Heading1"/>
          </w:pPr>
        </w:pPrChange>
      </w:pPr>
      <w:ins w:id="1159" w:author="Arash Tighbor" w:date="2016-01-30T08:56:00Z">
        <w:r w:rsidRPr="00563B0D">
          <w:rPr>
            <w:rtl/>
          </w:rPr>
          <w:t>در ذ</w:t>
        </w:r>
        <w:r w:rsidRPr="00563B0D">
          <w:rPr>
            <w:rFonts w:hint="cs"/>
            <w:rtl/>
          </w:rPr>
          <w:t>یل</w:t>
        </w:r>
        <w:r w:rsidRPr="008C48D1">
          <w:rPr>
            <w:rtl/>
          </w:rPr>
          <w:t xml:space="preserve"> اجزا</w:t>
        </w:r>
        <w:r w:rsidRPr="008C48D1">
          <w:rPr>
            <w:rFonts w:hint="cs"/>
            <w:rtl/>
          </w:rPr>
          <w:t>ی</w:t>
        </w:r>
        <w:r w:rsidRPr="008C48D1">
          <w:rPr>
            <w:rtl/>
          </w:rPr>
          <w:t xml:space="preserve"> ا</w:t>
        </w:r>
        <w:r w:rsidRPr="008C48D1">
          <w:rPr>
            <w:rFonts w:hint="cs"/>
            <w:rtl/>
          </w:rPr>
          <w:t>ین</w:t>
        </w:r>
        <w:r w:rsidRPr="008C48D1">
          <w:rPr>
            <w:rtl/>
          </w:rPr>
          <w:t xml:space="preserve"> ماژول </w:t>
        </w:r>
      </w:ins>
      <w:ins w:id="1160" w:author="Arash Tighbor" w:date="2016-01-30T11:49:00Z">
        <w:r w:rsidR="005B6ACE">
          <w:rPr>
            <w:rtl/>
          </w:rPr>
          <w:t>به‌صورت</w:t>
        </w:r>
      </w:ins>
      <w:ins w:id="1161" w:author="Arash Tighbor" w:date="2016-01-30T08:56:00Z">
        <w:del w:id="1162" w:author="Arash Tighbor" w:date="2016-01-30T11:49:00Z">
          <w:r w:rsidRPr="008C48D1" w:rsidDel="005B6ACE">
            <w:rPr>
              <w:rtl/>
            </w:rPr>
            <w:delText>به صورت</w:delText>
          </w:r>
        </w:del>
        <w:r w:rsidRPr="008C48D1">
          <w:rPr>
            <w:rtl/>
          </w:rPr>
          <w:t xml:space="preserve"> شمات</w:t>
        </w:r>
        <w:r w:rsidRPr="008C48D1">
          <w:rPr>
            <w:rFonts w:hint="cs"/>
            <w:rtl/>
          </w:rPr>
          <w:t>یک</w:t>
        </w:r>
        <w:r w:rsidRPr="008C48D1">
          <w:rPr>
            <w:rtl/>
          </w:rPr>
          <w:t xml:space="preserve"> </w:t>
        </w:r>
      </w:ins>
      <w:bookmarkStart w:id="1163" w:name="OLE_LINK1"/>
      <w:bookmarkStart w:id="1164" w:name="OLE_LINK2"/>
      <w:ins w:id="1165" w:author="Arash Tighbor" w:date="2016-01-30T09:25:00Z">
        <w:r w:rsidR="00D9744D">
          <w:rPr>
            <w:rFonts w:hint="cs"/>
            <w:rtl/>
          </w:rPr>
          <w:t xml:space="preserve">نشان </w:t>
        </w:r>
      </w:ins>
      <w:ins w:id="1166" w:author="Arash Tighbor" w:date="2016-01-30T11:49:00Z">
        <w:r w:rsidR="005B6ACE">
          <w:rPr>
            <w:rtl/>
          </w:rPr>
          <w:t>داده‌شده</w:t>
        </w:r>
      </w:ins>
      <w:ins w:id="1167" w:author="Arash Tighbor" w:date="2016-01-30T09:25:00Z">
        <w:del w:id="1168" w:author="Arash Tighbor" w:date="2016-01-30T11:49:00Z">
          <w:r w:rsidR="00D9744D" w:rsidDel="005B6ACE">
            <w:rPr>
              <w:rFonts w:hint="cs"/>
              <w:rtl/>
            </w:rPr>
            <w:delText>داده</w:delText>
          </w:r>
        </w:del>
      </w:ins>
      <w:ins w:id="1169" w:author="Arash Tighbor" w:date="2016-01-30T08:56:00Z">
        <w:del w:id="1170" w:author="Arash Tighbor" w:date="2016-01-30T11:49:00Z">
          <w:r w:rsidR="009B66CE" w:rsidRPr="00563B0D" w:rsidDel="005B6ACE">
            <w:rPr>
              <w:rtl/>
            </w:rPr>
            <w:delText xml:space="preserve"> </w:delText>
          </w:r>
          <w:bookmarkEnd w:id="1163"/>
          <w:bookmarkEnd w:id="1164"/>
          <w:r w:rsidR="009B66CE" w:rsidRPr="00563B0D" w:rsidDel="005B6ACE">
            <w:rPr>
              <w:rtl/>
            </w:rPr>
            <w:delText>شده</w:delText>
          </w:r>
        </w:del>
        <w:del w:id="1171" w:author="Arash Tighbor" w:date="2016-01-30T11:54:00Z">
          <w:r w:rsidR="009B66CE" w:rsidRPr="00563B0D" w:rsidDel="005B6ACE">
            <w:rPr>
              <w:rtl/>
            </w:rPr>
            <w:delText xml:space="preserve"> است</w:delText>
          </w:r>
        </w:del>
      </w:ins>
      <w:ins w:id="1172" w:author="Arash Tighbor" w:date="2016-01-30T11:54:00Z">
        <w:r w:rsidR="005B6ACE">
          <w:rPr>
            <w:rFonts w:hint="cs"/>
            <w:rtl/>
          </w:rPr>
          <w:t>‌اند</w:t>
        </w:r>
      </w:ins>
      <w:ins w:id="1173" w:author="Arash Tighbor" w:date="2016-01-30T08:56:00Z">
        <w:r w:rsidRPr="00563B0D">
          <w:rPr>
            <w:rtl/>
          </w:rPr>
          <w:t>:</w:t>
        </w:r>
      </w:ins>
    </w:p>
    <w:p w:rsidR="00DB14D3" w:rsidRPr="00563B0D" w:rsidRDefault="00DB14D3">
      <w:pPr>
        <w:jc w:val="center"/>
        <w:rPr>
          <w:ins w:id="1174" w:author="Arash Tighbor" w:date="2016-01-30T08:56:00Z"/>
          <w:rtl/>
        </w:rPr>
        <w:pPrChange w:id="1175" w:author="Arash Tighbor" w:date="2016-01-30T08:57:00Z">
          <w:pPr>
            <w:pStyle w:val="Heading1"/>
          </w:pPr>
        </w:pPrChange>
      </w:pPr>
      <w:ins w:id="1176" w:author="Arash Tighbor" w:date="2016-01-30T08:57:00Z">
        <w:r w:rsidRPr="004C247A">
          <w:rPr>
            <w:noProof/>
          </w:rPr>
          <w:drawing>
            <wp:inline distT="0" distB="0" distL="0" distR="0" wp14:anchorId="44D5A313" wp14:editId="52DDFA60">
              <wp:extent cx="4678680" cy="1200150"/>
              <wp:effectExtent l="0" t="0" r="7620" b="0"/>
              <wp:docPr id="53" name="Picture 5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"/>
                      <pic:cNvPicPr>
                        <a:picLocks noChangeAspect="1" noChangeArrowheads="1"/>
                      </pic:cNvPicPr>
                    </pic:nvPicPr>
                    <pic:blipFill rotWithShape="1">
                      <a:blip r:embed="rId2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t="4367" b="3925"/>
                      <a:stretch/>
                    </pic:blipFill>
                    <pic:spPr bwMode="auto">
                      <a:xfrm>
                        <a:off x="0" y="0"/>
                        <a:ext cx="4680000" cy="120048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ins>
    </w:p>
    <w:p w:rsidR="00DB14D3" w:rsidRDefault="00DB14D3">
      <w:pPr>
        <w:pStyle w:val="Heading2"/>
        <w:rPr>
          <w:ins w:id="1177" w:author="Arash Tighbor" w:date="2016-01-30T08:58:00Z"/>
          <w:rFonts w:ascii="B Nazanin" w:hAnsi="B Nazanin" w:cs="B Nazanin"/>
          <w:sz w:val="28"/>
          <w:szCs w:val="28"/>
          <w:rtl/>
        </w:rPr>
        <w:pPrChange w:id="1178" w:author="Arash Tighbor" w:date="2016-01-30T11:13:00Z">
          <w:pPr>
            <w:pStyle w:val="Heading1"/>
          </w:pPr>
        </w:pPrChange>
      </w:pPr>
      <w:bookmarkStart w:id="1179" w:name="_Toc440805729"/>
      <w:bookmarkStart w:id="1180" w:name="_Toc441913962"/>
      <w:bookmarkStart w:id="1181" w:name="_Toc442175826"/>
      <w:ins w:id="1182" w:author="Arash Tighbor" w:date="2016-01-30T08:58:00Z">
        <w:r>
          <w:rPr>
            <w:rFonts w:hint="cs"/>
            <w:rtl/>
          </w:rPr>
          <w:t>اطلاعات تخصصی</w:t>
        </w:r>
        <w:bookmarkEnd w:id="1179"/>
        <w:bookmarkEnd w:id="1180"/>
        <w:bookmarkEnd w:id="1181"/>
      </w:ins>
    </w:p>
    <w:p w:rsidR="00DB14D3" w:rsidRDefault="00DB14D3">
      <w:pPr>
        <w:pStyle w:val="Heading3"/>
        <w:rPr>
          <w:ins w:id="1183" w:author="Arash Tighbor" w:date="2016-01-30T08:58:00Z"/>
          <w:rFonts w:asciiTheme="majorHAnsi" w:hAnsiTheme="majorHAnsi" w:cs="B Nazanin"/>
          <w:sz w:val="26"/>
          <w:szCs w:val="24"/>
        </w:rPr>
        <w:pPrChange w:id="1184" w:author="Arash Tighbor" w:date="2016-01-30T11:14:00Z">
          <w:pPr>
            <w:pStyle w:val="Heading2"/>
          </w:pPr>
        </w:pPrChange>
      </w:pPr>
      <w:bookmarkStart w:id="1185" w:name="_Toc441913963"/>
      <w:bookmarkStart w:id="1186" w:name="_Toc442175827"/>
      <w:bookmarkStart w:id="1187" w:name="_Toc440805730"/>
      <w:ins w:id="1188" w:author="Arash Tighbor" w:date="2016-01-30T08:58:00Z">
        <w:r>
          <w:t>ATM PC</w:t>
        </w:r>
        <w:bookmarkEnd w:id="1185"/>
        <w:bookmarkEnd w:id="1186"/>
        <w:r>
          <w:rPr>
            <w:rFonts w:hint="cs"/>
            <w:rtl/>
          </w:rPr>
          <w:t xml:space="preserve"> </w:t>
        </w:r>
        <w:bookmarkEnd w:id="1187"/>
      </w:ins>
    </w:p>
    <w:p w:rsidR="00DB14D3" w:rsidRDefault="00DB14D3">
      <w:pPr>
        <w:ind w:left="545"/>
        <w:rPr>
          <w:ins w:id="1189" w:author="Arash Tighbor" w:date="2016-01-30T09:00:00Z"/>
          <w:rtl/>
        </w:rPr>
        <w:pPrChange w:id="1190" w:author="Arash Tighbor" w:date="2016-01-30T09:27:00Z">
          <w:pPr>
            <w:autoSpaceDE w:val="0"/>
            <w:autoSpaceDN w:val="0"/>
            <w:adjustRightInd w:val="0"/>
            <w:spacing w:line="288" w:lineRule="auto"/>
          </w:pPr>
        </w:pPrChange>
      </w:pPr>
      <w:ins w:id="1191" w:author="Arash Tighbor" w:date="2016-01-30T08:58:00Z">
        <w:r w:rsidRPr="00563B0D">
          <w:rPr>
            <w:rFonts w:hint="cs"/>
            <w:rtl/>
          </w:rPr>
          <w:t xml:space="preserve">در نمونه </w:t>
        </w:r>
      </w:ins>
      <w:ins w:id="1192" w:author="Arash Tighbor" w:date="2016-01-30T11:49:00Z">
        <w:r w:rsidR="005B6ACE">
          <w:rPr>
            <w:rtl/>
          </w:rPr>
          <w:t>طراح</w:t>
        </w:r>
        <w:r w:rsidR="005B6ACE">
          <w:rPr>
            <w:rFonts w:hint="cs"/>
            <w:rtl/>
          </w:rPr>
          <w:t>ی‌شده</w:t>
        </w:r>
      </w:ins>
      <w:ins w:id="1193" w:author="Arash Tighbor" w:date="2016-01-30T08:58:00Z">
        <w:del w:id="1194" w:author="Arash Tighbor" w:date="2016-01-30T11:49:00Z">
          <w:r w:rsidRPr="00563B0D" w:rsidDel="005B6ACE">
            <w:rPr>
              <w:rFonts w:hint="cs"/>
              <w:rtl/>
            </w:rPr>
            <w:delText>طراحی شده</w:delText>
          </w:r>
        </w:del>
        <w:r w:rsidRPr="00563B0D">
          <w:rPr>
            <w:rFonts w:hint="cs"/>
            <w:rtl/>
          </w:rPr>
          <w:t xml:space="preserve"> جهت این پروژه اطلاعات ورودی به طبقه </w:t>
        </w:r>
      </w:ins>
      <w:ins w:id="1195" w:author="Arash Tighbor" w:date="2016-01-30T11:49:00Z">
        <w:r w:rsidR="005B6ACE">
          <w:rPr>
            <w:rtl/>
          </w:rPr>
          <w:t>تقو</w:t>
        </w:r>
        <w:r w:rsidR="005B6ACE">
          <w:rPr>
            <w:rFonts w:hint="cs"/>
            <w:rtl/>
          </w:rPr>
          <w:t>یت‌کننده</w:t>
        </w:r>
      </w:ins>
      <w:ins w:id="1196" w:author="Arash Tighbor" w:date="2016-01-30T08:58:00Z">
        <w:del w:id="1197" w:author="Arash Tighbor" w:date="2016-01-30T11:49:00Z">
          <w:r w:rsidRPr="00563B0D" w:rsidDel="005B6ACE">
            <w:rPr>
              <w:rFonts w:hint="cs"/>
              <w:rtl/>
            </w:rPr>
            <w:delText>تقویت کننده</w:delText>
          </w:r>
        </w:del>
        <w:r w:rsidRPr="00563B0D">
          <w:rPr>
            <w:rFonts w:hint="cs"/>
            <w:rtl/>
          </w:rPr>
          <w:t xml:space="preserve"> (</w:t>
        </w:r>
        <w:r w:rsidRPr="00563B0D">
          <w:t>AMP</w:t>
        </w:r>
        <w:r w:rsidRPr="008C48D1">
          <w:rPr>
            <w:rFonts w:hint="cs"/>
            <w:rtl/>
          </w:rPr>
          <w:t xml:space="preserve">) از طریق خروجی کارت صدای </w:t>
        </w:r>
        <w:r w:rsidRPr="008C48D1">
          <w:t xml:space="preserve">ATM </w:t>
        </w:r>
        <w:r w:rsidRPr="008C48D1">
          <w:rPr>
            <w:rFonts w:hint="cs"/>
            <w:rtl/>
          </w:rPr>
          <w:t xml:space="preserve"> تهیه </w:t>
        </w:r>
      </w:ins>
      <w:ins w:id="1198" w:author="Arash Tighbor" w:date="2016-01-30T11:49:00Z">
        <w:r w:rsidR="005B6ACE">
          <w:rPr>
            <w:rtl/>
          </w:rPr>
          <w:t>م</w:t>
        </w:r>
        <w:r w:rsidR="005B6ACE">
          <w:rPr>
            <w:rFonts w:hint="cs"/>
            <w:rtl/>
          </w:rPr>
          <w:t>ی‌گردد</w:t>
        </w:r>
      </w:ins>
      <w:ins w:id="1199" w:author="Arash Tighbor" w:date="2016-01-30T08:58:00Z">
        <w:del w:id="1200" w:author="Arash Tighbor" w:date="2016-01-30T11:49:00Z">
          <w:r w:rsidRPr="008C48D1" w:rsidDel="005B6ACE">
            <w:rPr>
              <w:rFonts w:hint="cs"/>
              <w:rtl/>
            </w:rPr>
            <w:delText>می گردد</w:delText>
          </w:r>
        </w:del>
        <w:r w:rsidRPr="008C48D1">
          <w:rPr>
            <w:rFonts w:hint="cs"/>
            <w:rtl/>
          </w:rPr>
          <w:t>. برای انتقال این داده</w:t>
        </w:r>
      </w:ins>
      <w:ins w:id="1201" w:author="Arash Tighbor" w:date="2016-01-30T09:27:00Z">
        <w:r w:rsidR="00D9744D">
          <w:rPr>
            <w:rFonts w:hint="cs"/>
            <w:rtl/>
          </w:rPr>
          <w:t>،</w:t>
        </w:r>
      </w:ins>
      <w:ins w:id="1202" w:author="Arash Tighbor" w:date="2016-01-30T08:58:00Z">
        <w:r w:rsidRPr="00563B0D">
          <w:rPr>
            <w:rFonts w:hint="cs"/>
            <w:rtl/>
          </w:rPr>
          <w:t xml:space="preserve"> از کابل </w:t>
        </w:r>
      </w:ins>
      <w:ins w:id="1203" w:author="Arash Tighbor" w:date="2016-01-30T09:01:00Z">
        <w:r>
          <w:rPr>
            <w:rFonts w:hint="cs"/>
            <w:rtl/>
          </w:rPr>
          <w:t>3</w:t>
        </w:r>
      </w:ins>
      <w:ins w:id="1204" w:author="Arash Tighbor" w:date="2016-01-30T08:58:00Z">
        <w:r w:rsidRPr="00563B0D">
          <w:rPr>
            <w:rFonts w:hint="cs"/>
            <w:rtl/>
          </w:rPr>
          <w:t xml:space="preserve"> رشته مخصوص انتقال صوت استریو (با حداقل توان موجود) </w:t>
        </w:r>
      </w:ins>
      <w:ins w:id="1205" w:author="Arash Tighbor" w:date="2016-01-30T11:49:00Z">
        <w:r w:rsidR="005B6ACE">
          <w:rPr>
            <w:rtl/>
          </w:rPr>
          <w:t>درحال</w:t>
        </w:r>
        <w:r w:rsidR="005B6ACE">
          <w:rPr>
            <w:rFonts w:hint="cs"/>
            <w:rtl/>
          </w:rPr>
          <w:t>ی‌که</w:t>
        </w:r>
      </w:ins>
      <w:ins w:id="1206" w:author="Arash Tighbor" w:date="2016-01-30T08:58:00Z">
        <w:del w:id="1207" w:author="Arash Tighbor" w:date="2016-01-30T11:49:00Z">
          <w:r w:rsidRPr="00563B0D" w:rsidDel="005B6ACE">
            <w:rPr>
              <w:rFonts w:hint="cs"/>
              <w:rtl/>
            </w:rPr>
            <w:delText>در حالی که</w:delText>
          </w:r>
        </w:del>
        <w:r w:rsidRPr="00563B0D">
          <w:rPr>
            <w:rFonts w:hint="cs"/>
            <w:rtl/>
          </w:rPr>
          <w:t xml:space="preserve"> </w:t>
        </w:r>
      </w:ins>
      <w:ins w:id="1208" w:author="Arash Tighbor" w:date="2016-01-30T08:59:00Z">
        <w:r>
          <w:rPr>
            <w:rFonts w:hint="cs"/>
            <w:rtl/>
          </w:rPr>
          <w:t xml:space="preserve">به </w:t>
        </w:r>
      </w:ins>
      <w:ins w:id="1209" w:author="Arash Tighbor" w:date="2016-01-30T08:58:00Z">
        <w:r w:rsidRPr="00563B0D">
          <w:rPr>
            <w:rFonts w:hint="cs"/>
            <w:rtl/>
          </w:rPr>
          <w:t>دو سر آن جک استریو نری صدا {</w:t>
        </w:r>
        <w:r w:rsidRPr="00DB14D3">
          <w:rPr>
            <w:rtl/>
            <w:rPrChange w:id="1210" w:author="Arash Tighbor" w:date="2016-01-30T08:59:00Z">
              <w:rPr>
                <w:rFonts w:ascii="B Nazanin" w:hAnsi="Calibri"/>
                <w:color w:val="000000"/>
                <w:sz w:val="24"/>
                <w:rtl/>
              </w:rPr>
            </w:rPrChange>
          </w:rPr>
          <w:t xml:space="preserve"> </w:t>
        </w:r>
        <w:r w:rsidRPr="00DB14D3">
          <w:rPr>
            <w:rPrChange w:id="1211" w:author="Arash Tighbor" w:date="2016-01-30T08:59:00Z">
              <w:rPr>
                <w:rFonts w:ascii="Calibri" w:hAnsi="Calibri" w:cstheme="minorBidi"/>
                <w:color w:val="000000"/>
                <w:sz w:val="24"/>
              </w:rPr>
            </w:rPrChange>
          </w:rPr>
          <w:t>1/8" tip –ring-sleeve (TRS)</w:t>
        </w:r>
        <w:r w:rsidRPr="00563B0D">
          <w:t xml:space="preserve"> </w:t>
        </w:r>
        <w:r w:rsidRPr="00DB14D3">
          <w:rPr>
            <w:rPrChange w:id="1212" w:author="Arash Tighbor" w:date="2016-01-30T08:59:00Z">
              <w:rPr>
                <w:rFonts w:ascii="Calibri" w:hAnsi="Calibri" w:cstheme="minorBidi"/>
                <w:color w:val="000000"/>
                <w:sz w:val="24"/>
              </w:rPr>
            </w:rPrChange>
          </w:rPr>
          <w:t>3.5mm</w:t>
        </w:r>
        <w:r w:rsidRPr="00DB14D3">
          <w:rPr>
            <w:rtl/>
            <w:rPrChange w:id="1213" w:author="Arash Tighbor" w:date="2016-01-30T08:59:00Z">
              <w:rPr>
                <w:rFonts w:ascii="Calibri" w:hAnsi="Calibri" w:cs="Arial"/>
                <w:color w:val="000000"/>
                <w:sz w:val="24"/>
                <w:szCs w:val="22"/>
                <w:rtl/>
              </w:rPr>
            </w:rPrChange>
          </w:rPr>
          <w:t xml:space="preserve"> }</w:t>
        </w:r>
      </w:ins>
      <w:ins w:id="1214" w:author="Arash Tighbor" w:date="2016-01-30T09:27:00Z">
        <w:r w:rsidR="00D9744D">
          <w:rPr>
            <w:rFonts w:hint="cs"/>
            <w:rtl/>
          </w:rPr>
          <w:t xml:space="preserve"> </w:t>
        </w:r>
      </w:ins>
      <w:ins w:id="1215" w:author="Arash Tighbor" w:date="2016-01-30T08:58:00Z">
        <w:r w:rsidRPr="00563B0D">
          <w:rPr>
            <w:rFonts w:hint="cs"/>
            <w:rtl/>
          </w:rPr>
          <w:t xml:space="preserve">وصل شده استفاده </w:t>
        </w:r>
      </w:ins>
      <w:ins w:id="1216" w:author="Arash Tighbor" w:date="2016-01-30T11:49:00Z">
        <w:r w:rsidR="005B6ACE">
          <w:rPr>
            <w:rtl/>
          </w:rPr>
          <w:t>م</w:t>
        </w:r>
        <w:r w:rsidR="005B6ACE">
          <w:rPr>
            <w:rFonts w:hint="cs"/>
            <w:rtl/>
          </w:rPr>
          <w:t>ی‌گردد</w:t>
        </w:r>
      </w:ins>
      <w:ins w:id="1217" w:author="Arash Tighbor" w:date="2016-01-30T08:58:00Z">
        <w:del w:id="1218" w:author="Arash Tighbor" w:date="2016-01-30T11:49:00Z">
          <w:r w:rsidRPr="00563B0D" w:rsidDel="005B6ACE">
            <w:rPr>
              <w:rFonts w:hint="cs"/>
              <w:rtl/>
            </w:rPr>
            <w:delText>می گردد</w:delText>
          </w:r>
        </w:del>
        <w:r w:rsidRPr="00563B0D">
          <w:rPr>
            <w:rFonts w:hint="cs"/>
            <w:rtl/>
          </w:rPr>
          <w:t>.</w:t>
        </w:r>
      </w:ins>
    </w:p>
    <w:p w:rsidR="00DB14D3" w:rsidRPr="00DB14D3" w:rsidRDefault="00DB14D3">
      <w:pPr>
        <w:pStyle w:val="Heading3"/>
        <w:rPr>
          <w:ins w:id="1219" w:author="Arash Tighbor" w:date="2016-01-30T09:00:00Z"/>
          <w:rPrChange w:id="1220" w:author="Arash Tighbor" w:date="2016-01-30T09:00:00Z">
            <w:rPr>
              <w:ins w:id="1221" w:author="Arash Tighbor" w:date="2016-01-30T09:00:00Z"/>
              <w:rFonts w:asciiTheme="majorHAnsi" w:hAnsiTheme="majorHAnsi"/>
              <w:szCs w:val="24"/>
            </w:rPr>
          </w:rPrChange>
        </w:rPr>
        <w:pPrChange w:id="1222" w:author="Arash Tighbor" w:date="2016-01-30T11:14:00Z">
          <w:pPr>
            <w:pStyle w:val="Heading2"/>
          </w:pPr>
        </w:pPrChange>
      </w:pPr>
      <w:bookmarkStart w:id="1223" w:name="_Toc441913964"/>
      <w:bookmarkStart w:id="1224" w:name="_Toc442175828"/>
      <w:ins w:id="1225" w:author="Arash Tighbor" w:date="2016-01-30T09:00:00Z">
        <w:r w:rsidRPr="00563B0D">
          <w:t>AMPLIFIRE</w:t>
        </w:r>
        <w:bookmarkEnd w:id="1223"/>
        <w:bookmarkEnd w:id="1224"/>
        <w:r w:rsidRPr="00563B0D">
          <w:rPr>
            <w:rFonts w:hint="cs"/>
            <w:rtl/>
          </w:rPr>
          <w:t xml:space="preserve"> </w:t>
        </w:r>
      </w:ins>
    </w:p>
    <w:p w:rsidR="00DB14D3" w:rsidRPr="00DB5487" w:rsidRDefault="00DB14D3">
      <w:pPr>
        <w:ind w:left="545"/>
        <w:rPr>
          <w:ins w:id="1226" w:author="Arash Tighbor" w:date="2016-01-30T09:00:00Z"/>
          <w:spacing w:val="-6"/>
          <w:rtl/>
          <w:rPrChange w:id="1227" w:author="Arash Tighbor" w:date="2016-02-02T11:27:00Z">
            <w:rPr>
              <w:ins w:id="1228" w:author="Arash Tighbor" w:date="2016-01-30T09:00:00Z"/>
              <w:rtl/>
            </w:rPr>
          </w:rPrChange>
        </w:rPr>
        <w:pPrChange w:id="1229" w:author="Arash Tighbor" w:date="2016-01-30T11:16:00Z">
          <w:pPr/>
        </w:pPrChange>
      </w:pPr>
      <w:ins w:id="1230" w:author="Arash Tighbor" w:date="2016-01-30T09:00:00Z">
        <w:r w:rsidRPr="00DB5487">
          <w:rPr>
            <w:rFonts w:hint="cs"/>
            <w:spacing w:val="-6"/>
            <w:rtl/>
            <w:rPrChange w:id="1231" w:author="Arash Tighbor" w:date="2016-02-02T11:27:00Z">
              <w:rPr>
                <w:rFonts w:hint="cs"/>
                <w:rtl/>
              </w:rPr>
            </w:rPrChange>
          </w:rPr>
          <w:t>طبقه</w:t>
        </w:r>
        <w:r w:rsidRPr="00DB5487">
          <w:rPr>
            <w:spacing w:val="-6"/>
            <w:rtl/>
            <w:rPrChange w:id="1232" w:author="Arash Tighbor" w:date="2016-02-02T11:27:00Z">
              <w:rPr>
                <w:rtl/>
              </w:rPr>
            </w:rPrChange>
          </w:rPr>
          <w:t xml:space="preserve"> </w:t>
        </w:r>
      </w:ins>
      <w:ins w:id="1233" w:author="Arash Tighbor" w:date="2016-01-30T11:49:00Z">
        <w:r w:rsidR="005B6ACE" w:rsidRPr="00DB5487">
          <w:rPr>
            <w:spacing w:val="-6"/>
            <w:rtl/>
            <w:rPrChange w:id="1234" w:author="Arash Tighbor" w:date="2016-02-02T11:27:00Z">
              <w:rPr>
                <w:rtl/>
              </w:rPr>
            </w:rPrChange>
          </w:rPr>
          <w:t>تقو</w:t>
        </w:r>
        <w:r w:rsidR="005B6ACE" w:rsidRPr="00DB5487">
          <w:rPr>
            <w:rFonts w:hint="cs"/>
            <w:spacing w:val="-6"/>
            <w:rtl/>
            <w:rPrChange w:id="1235" w:author="Arash Tighbor" w:date="2016-02-02T11:27:00Z">
              <w:rPr>
                <w:rFonts w:hint="cs"/>
                <w:rtl/>
              </w:rPr>
            </w:rPrChange>
          </w:rPr>
          <w:t>یت‌کننده</w:t>
        </w:r>
      </w:ins>
      <w:ins w:id="1236" w:author="Arash Tighbor" w:date="2016-01-30T09:00:00Z">
        <w:del w:id="1237" w:author="Arash Tighbor" w:date="2016-01-30T11:49:00Z">
          <w:r w:rsidRPr="00DB5487" w:rsidDel="005B6ACE">
            <w:rPr>
              <w:rFonts w:hint="cs"/>
              <w:spacing w:val="-6"/>
              <w:rtl/>
              <w:rPrChange w:id="1238" w:author="Arash Tighbor" w:date="2016-02-02T11:27:00Z">
                <w:rPr>
                  <w:rFonts w:hint="cs"/>
                  <w:rtl/>
                </w:rPr>
              </w:rPrChange>
            </w:rPr>
            <w:delText>تقویت</w:delText>
          </w:r>
          <w:r w:rsidRPr="00DB5487" w:rsidDel="005B6ACE">
            <w:rPr>
              <w:spacing w:val="-6"/>
              <w:rtl/>
              <w:rPrChange w:id="1239" w:author="Arash Tighbor" w:date="2016-02-02T11:27:00Z">
                <w:rPr>
                  <w:rtl/>
                </w:rPr>
              </w:rPrChange>
            </w:rPr>
            <w:delText xml:space="preserve"> </w:delText>
          </w:r>
          <w:r w:rsidRPr="00DB5487" w:rsidDel="005B6ACE">
            <w:rPr>
              <w:rFonts w:hint="cs"/>
              <w:spacing w:val="-6"/>
              <w:rtl/>
              <w:rPrChange w:id="1240" w:author="Arash Tighbor" w:date="2016-02-02T11:27:00Z">
                <w:rPr>
                  <w:rFonts w:hint="cs"/>
                  <w:rtl/>
                </w:rPr>
              </w:rPrChange>
            </w:rPr>
            <w:delText>کننده</w:delText>
          </w:r>
        </w:del>
        <w:r w:rsidRPr="00DB5487">
          <w:rPr>
            <w:spacing w:val="-6"/>
            <w:rtl/>
            <w:rPrChange w:id="1241" w:author="Arash Tighbor" w:date="2016-02-02T11:27:00Z">
              <w:rPr>
                <w:rtl/>
              </w:rPr>
            </w:rPrChange>
          </w:rPr>
          <w:t xml:space="preserve"> </w:t>
        </w:r>
      </w:ins>
      <w:ins w:id="1242" w:author="Arash Tighbor" w:date="2016-01-30T11:49:00Z">
        <w:r w:rsidR="005B6ACE" w:rsidRPr="00DB5487">
          <w:rPr>
            <w:spacing w:val="-6"/>
            <w:rtl/>
            <w:rPrChange w:id="1243" w:author="Arash Tighbor" w:date="2016-02-02T11:27:00Z">
              <w:rPr>
                <w:rtl/>
              </w:rPr>
            </w:rPrChange>
          </w:rPr>
          <w:t>ته</w:t>
        </w:r>
        <w:r w:rsidR="005B6ACE" w:rsidRPr="00DB5487">
          <w:rPr>
            <w:rFonts w:hint="cs"/>
            <w:spacing w:val="-6"/>
            <w:rtl/>
            <w:rPrChange w:id="1244" w:author="Arash Tighbor" w:date="2016-02-02T11:27:00Z">
              <w:rPr>
                <w:rFonts w:hint="cs"/>
                <w:rtl/>
              </w:rPr>
            </w:rPrChange>
          </w:rPr>
          <w:t>یه‌شده</w:t>
        </w:r>
      </w:ins>
      <w:ins w:id="1245" w:author="Arash Tighbor" w:date="2016-01-30T09:00:00Z">
        <w:del w:id="1246" w:author="Arash Tighbor" w:date="2016-01-30T11:49:00Z">
          <w:r w:rsidRPr="00DB5487" w:rsidDel="005B6ACE">
            <w:rPr>
              <w:rFonts w:hint="cs"/>
              <w:spacing w:val="-6"/>
              <w:rtl/>
              <w:rPrChange w:id="1247" w:author="Arash Tighbor" w:date="2016-02-02T11:27:00Z">
                <w:rPr>
                  <w:rFonts w:hint="cs"/>
                  <w:rtl/>
                </w:rPr>
              </w:rPrChange>
            </w:rPr>
            <w:delText>تهیه</w:delText>
          </w:r>
          <w:r w:rsidRPr="00DB5487" w:rsidDel="005B6ACE">
            <w:rPr>
              <w:spacing w:val="-6"/>
              <w:rtl/>
              <w:rPrChange w:id="1248" w:author="Arash Tighbor" w:date="2016-02-02T11:27:00Z">
                <w:rPr>
                  <w:rtl/>
                </w:rPr>
              </w:rPrChange>
            </w:rPr>
            <w:delText xml:space="preserve"> </w:delText>
          </w:r>
          <w:r w:rsidRPr="00DB5487" w:rsidDel="005B6ACE">
            <w:rPr>
              <w:rFonts w:hint="cs"/>
              <w:spacing w:val="-6"/>
              <w:rtl/>
              <w:rPrChange w:id="1249" w:author="Arash Tighbor" w:date="2016-02-02T11:27:00Z">
                <w:rPr>
                  <w:rFonts w:hint="cs"/>
                  <w:rtl/>
                </w:rPr>
              </w:rPrChange>
            </w:rPr>
            <w:delText>شده</w:delText>
          </w:r>
        </w:del>
        <w:r w:rsidRPr="00DB5487">
          <w:rPr>
            <w:spacing w:val="-6"/>
            <w:rtl/>
            <w:rPrChange w:id="1250" w:author="Arash Tighbor" w:date="2016-02-02T11:27:00Z">
              <w:rPr>
                <w:rtl/>
              </w:rPr>
            </w:rPrChange>
          </w:rPr>
          <w:t xml:space="preserve"> علاوه بر ورود</w:t>
        </w:r>
        <w:r w:rsidRPr="00DB5487">
          <w:rPr>
            <w:rFonts w:hint="cs"/>
            <w:spacing w:val="-6"/>
            <w:rtl/>
            <w:rPrChange w:id="1251" w:author="Arash Tighbor" w:date="2016-02-02T11:27:00Z">
              <w:rPr>
                <w:rFonts w:hint="cs"/>
                <w:rtl/>
              </w:rPr>
            </w:rPrChange>
          </w:rPr>
          <w:t>ی</w:t>
        </w:r>
        <w:r w:rsidRPr="00DB5487">
          <w:rPr>
            <w:spacing w:val="-6"/>
            <w:rtl/>
            <w:rPrChange w:id="1252" w:author="Arash Tighbor" w:date="2016-02-02T11:27:00Z">
              <w:rPr>
                <w:rtl/>
              </w:rPr>
            </w:rPrChange>
          </w:rPr>
          <w:t xml:space="preserve"> اطلاعات از </w:t>
        </w:r>
        <w:r w:rsidRPr="00DB5487">
          <w:rPr>
            <w:spacing w:val="-6"/>
            <w:rPrChange w:id="1253" w:author="Arash Tighbor" w:date="2016-02-02T11:27:00Z">
              <w:rPr/>
            </w:rPrChange>
          </w:rPr>
          <w:t>PC</w:t>
        </w:r>
        <w:r w:rsidRPr="00DB5487">
          <w:rPr>
            <w:spacing w:val="-6"/>
            <w:rtl/>
            <w:rPrChange w:id="1254" w:author="Arash Tighbor" w:date="2016-02-02T11:27:00Z">
              <w:rPr>
                <w:rtl/>
              </w:rPr>
            </w:rPrChange>
          </w:rPr>
          <w:t xml:space="preserve"> با</w:t>
        </w:r>
        <w:r w:rsidRPr="00DB5487">
          <w:rPr>
            <w:rFonts w:hint="cs"/>
            <w:spacing w:val="-6"/>
            <w:rtl/>
            <w:rPrChange w:id="1255" w:author="Arash Tighbor" w:date="2016-02-02T11:27:00Z">
              <w:rPr>
                <w:rFonts w:hint="cs"/>
                <w:rtl/>
              </w:rPr>
            </w:rPrChange>
          </w:rPr>
          <w:t>ید</w:t>
        </w:r>
        <w:r w:rsidRPr="00DB5487">
          <w:rPr>
            <w:spacing w:val="-6"/>
            <w:rtl/>
            <w:rPrChange w:id="1256" w:author="Arash Tighbor" w:date="2016-02-02T11:27:00Z">
              <w:rPr>
                <w:rtl/>
              </w:rPr>
            </w:rPrChange>
          </w:rPr>
          <w:t xml:space="preserve"> دارا</w:t>
        </w:r>
        <w:r w:rsidRPr="00DB5487">
          <w:rPr>
            <w:rFonts w:hint="cs"/>
            <w:spacing w:val="-6"/>
            <w:rtl/>
            <w:rPrChange w:id="1257" w:author="Arash Tighbor" w:date="2016-02-02T11:27:00Z">
              <w:rPr>
                <w:rFonts w:hint="cs"/>
                <w:rtl/>
              </w:rPr>
            </w:rPrChange>
          </w:rPr>
          <w:t>ی</w:t>
        </w:r>
        <w:r w:rsidRPr="00DB5487">
          <w:rPr>
            <w:spacing w:val="-6"/>
            <w:rtl/>
            <w:rPrChange w:id="1258" w:author="Arash Tighbor" w:date="2016-02-02T11:27:00Z">
              <w:rPr>
                <w:rtl/>
              </w:rPr>
            </w:rPrChange>
          </w:rPr>
          <w:t xml:space="preserve"> اتصال به شبکه توان خودپرداز با ولتاژ </w:t>
        </w:r>
        <w:r w:rsidRPr="00DB5487">
          <w:rPr>
            <w:spacing w:val="-6"/>
            <w:rPrChange w:id="1259" w:author="Arash Tighbor" w:date="2016-02-02T11:27:00Z">
              <w:rPr/>
            </w:rPrChange>
          </w:rPr>
          <w:t>5VDC</w:t>
        </w:r>
        <w:r w:rsidRPr="00DB5487">
          <w:rPr>
            <w:spacing w:val="-6"/>
            <w:rtl/>
            <w:rPrChange w:id="1260" w:author="Arash Tighbor" w:date="2016-02-02T11:27:00Z">
              <w:rPr>
                <w:rtl/>
              </w:rPr>
            </w:rPrChange>
          </w:rPr>
          <w:t xml:space="preserve"> باشد. ا</w:t>
        </w:r>
        <w:r w:rsidRPr="00DB5487">
          <w:rPr>
            <w:rFonts w:hint="cs"/>
            <w:spacing w:val="-6"/>
            <w:rtl/>
            <w:rPrChange w:id="1261" w:author="Arash Tighbor" w:date="2016-02-02T11:27:00Z">
              <w:rPr>
                <w:rFonts w:hint="cs"/>
                <w:rtl/>
              </w:rPr>
            </w:rPrChange>
          </w:rPr>
          <w:t>ین</w:t>
        </w:r>
        <w:r w:rsidRPr="00DB5487">
          <w:rPr>
            <w:spacing w:val="-6"/>
            <w:rtl/>
            <w:rPrChange w:id="1262" w:author="Arash Tighbor" w:date="2016-02-02T11:27:00Z">
              <w:rPr>
                <w:rtl/>
              </w:rPr>
            </w:rPrChange>
          </w:rPr>
          <w:t xml:space="preserve"> طبقه دارا</w:t>
        </w:r>
        <w:r w:rsidRPr="00DB5487">
          <w:rPr>
            <w:rFonts w:hint="cs"/>
            <w:spacing w:val="-6"/>
            <w:rtl/>
            <w:rPrChange w:id="1263" w:author="Arash Tighbor" w:date="2016-02-02T11:27:00Z">
              <w:rPr>
                <w:rFonts w:hint="cs"/>
                <w:rtl/>
              </w:rPr>
            </w:rPrChange>
          </w:rPr>
          <w:t>ی</w:t>
        </w:r>
        <w:r w:rsidRPr="00DB5487">
          <w:rPr>
            <w:spacing w:val="-6"/>
            <w:rtl/>
            <w:rPrChange w:id="1264" w:author="Arash Tighbor" w:date="2016-02-02T11:27:00Z">
              <w:rPr>
                <w:rtl/>
              </w:rPr>
            </w:rPrChange>
          </w:rPr>
          <w:t xml:space="preserve"> توان خروج</w:t>
        </w:r>
        <w:r w:rsidRPr="00DB5487">
          <w:rPr>
            <w:rFonts w:hint="cs"/>
            <w:spacing w:val="-6"/>
            <w:rtl/>
            <w:rPrChange w:id="1265" w:author="Arash Tighbor" w:date="2016-02-02T11:27:00Z">
              <w:rPr>
                <w:rFonts w:hint="cs"/>
                <w:rtl/>
              </w:rPr>
            </w:rPrChange>
          </w:rPr>
          <w:t>ی</w:t>
        </w:r>
        <w:r w:rsidRPr="00DB5487">
          <w:rPr>
            <w:spacing w:val="-6"/>
            <w:rtl/>
            <w:rPrChange w:id="1266" w:author="Arash Tighbor" w:date="2016-02-02T11:27:00Z">
              <w:rPr>
                <w:rtl/>
              </w:rPr>
            </w:rPrChange>
          </w:rPr>
          <w:t xml:space="preserve"> </w:t>
        </w:r>
        <w:r w:rsidRPr="00DB5487">
          <w:rPr>
            <w:spacing w:val="-6"/>
            <w:rPrChange w:id="1267" w:author="Arash Tighbor" w:date="2016-02-02T11:27:00Z">
              <w:rPr/>
            </w:rPrChange>
          </w:rPr>
          <w:t>3W</w:t>
        </w:r>
        <w:r w:rsidRPr="00DB5487">
          <w:rPr>
            <w:spacing w:val="-6"/>
            <w:rtl/>
            <w:rPrChange w:id="1268" w:author="Arash Tighbor" w:date="2016-02-02T11:27:00Z">
              <w:rPr>
                <w:rtl/>
              </w:rPr>
            </w:rPrChange>
          </w:rPr>
          <w:t xml:space="preserve"> </w:t>
        </w:r>
      </w:ins>
      <w:ins w:id="1269" w:author="Arash Tighbor" w:date="2016-01-30T11:49:00Z">
        <w:r w:rsidR="005B6ACE" w:rsidRPr="00DB5487">
          <w:rPr>
            <w:spacing w:val="-6"/>
            <w:rtl/>
            <w:rPrChange w:id="1270" w:author="Arash Tighbor" w:date="2016-02-02T11:27:00Z">
              <w:rPr>
                <w:rtl/>
              </w:rPr>
            </w:rPrChange>
          </w:rPr>
          <w:t>به‌صورت</w:t>
        </w:r>
      </w:ins>
      <w:ins w:id="1271" w:author="Arash Tighbor" w:date="2016-01-30T09:00:00Z">
        <w:del w:id="1272" w:author="Arash Tighbor" w:date="2016-01-30T11:49:00Z">
          <w:r w:rsidRPr="00DB5487" w:rsidDel="005B6ACE">
            <w:rPr>
              <w:rFonts w:hint="cs"/>
              <w:spacing w:val="-6"/>
              <w:rtl/>
              <w:rPrChange w:id="1273" w:author="Arash Tighbor" w:date="2016-02-02T11:27:00Z">
                <w:rPr>
                  <w:rFonts w:hint="cs"/>
                  <w:rtl/>
                </w:rPr>
              </w:rPrChange>
            </w:rPr>
            <w:delText>به</w:delText>
          </w:r>
          <w:r w:rsidRPr="00DB5487" w:rsidDel="005B6ACE">
            <w:rPr>
              <w:spacing w:val="-6"/>
              <w:rtl/>
              <w:rPrChange w:id="1274" w:author="Arash Tighbor" w:date="2016-02-02T11:27:00Z">
                <w:rPr>
                  <w:rtl/>
                </w:rPr>
              </w:rPrChange>
            </w:rPr>
            <w:delText xml:space="preserve"> </w:delText>
          </w:r>
          <w:r w:rsidRPr="00DB5487" w:rsidDel="005B6ACE">
            <w:rPr>
              <w:rFonts w:hint="cs"/>
              <w:spacing w:val="-6"/>
              <w:rtl/>
              <w:rPrChange w:id="1275" w:author="Arash Tighbor" w:date="2016-02-02T11:27:00Z">
                <w:rPr>
                  <w:rFonts w:hint="cs"/>
                  <w:rtl/>
                </w:rPr>
              </w:rPrChange>
            </w:rPr>
            <w:delText>صورت</w:delText>
          </w:r>
        </w:del>
        <w:r w:rsidRPr="00DB5487">
          <w:rPr>
            <w:spacing w:val="-6"/>
            <w:rtl/>
            <w:rPrChange w:id="1276" w:author="Arash Tighbor" w:date="2016-02-02T11:27:00Z">
              <w:rPr>
                <w:rtl/>
              </w:rPr>
            </w:rPrChange>
          </w:rPr>
          <w:t xml:space="preserve"> استر</w:t>
        </w:r>
        <w:r w:rsidRPr="00DB5487">
          <w:rPr>
            <w:rFonts w:hint="cs"/>
            <w:spacing w:val="-6"/>
            <w:rtl/>
            <w:rPrChange w:id="1277" w:author="Arash Tighbor" w:date="2016-02-02T11:27:00Z">
              <w:rPr>
                <w:rFonts w:hint="cs"/>
                <w:rtl/>
              </w:rPr>
            </w:rPrChange>
          </w:rPr>
          <w:t>یو</w:t>
        </w:r>
        <w:r w:rsidRPr="00DB5487">
          <w:rPr>
            <w:spacing w:val="-6"/>
            <w:rtl/>
            <w:rPrChange w:id="1278" w:author="Arash Tighbor" w:date="2016-02-02T11:27:00Z">
              <w:rPr>
                <w:rtl/>
              </w:rPr>
            </w:rPrChange>
          </w:rPr>
          <w:t xml:space="preserve"> و مناسب برا</w:t>
        </w:r>
        <w:r w:rsidRPr="00DB5487">
          <w:rPr>
            <w:rFonts w:hint="cs"/>
            <w:spacing w:val="-6"/>
            <w:rtl/>
            <w:rPrChange w:id="1279" w:author="Arash Tighbor" w:date="2016-02-02T11:27:00Z">
              <w:rPr>
                <w:rFonts w:hint="cs"/>
                <w:rtl/>
              </w:rPr>
            </w:rPrChange>
          </w:rPr>
          <w:t>ی</w:t>
        </w:r>
        <w:r w:rsidRPr="00DB5487">
          <w:rPr>
            <w:spacing w:val="-6"/>
            <w:rtl/>
            <w:rPrChange w:id="1280" w:author="Arash Tighbor" w:date="2016-02-02T11:27:00Z">
              <w:rPr>
                <w:rtl/>
              </w:rPr>
            </w:rPrChange>
          </w:rPr>
          <w:t xml:space="preserve"> </w:t>
        </w:r>
      </w:ins>
      <w:ins w:id="1281" w:author="Arash Tighbor" w:date="2016-01-30T11:49:00Z">
        <w:r w:rsidR="005B6ACE" w:rsidRPr="00DB5487">
          <w:rPr>
            <w:spacing w:val="-6"/>
            <w:rtl/>
            <w:rPrChange w:id="1282" w:author="Arash Tighbor" w:date="2016-02-02T11:27:00Z">
              <w:rPr>
                <w:rtl/>
              </w:rPr>
            </w:rPrChange>
          </w:rPr>
          <w:t>بلندگوها</w:t>
        </w:r>
        <w:r w:rsidR="005B6ACE" w:rsidRPr="00DB5487">
          <w:rPr>
            <w:rFonts w:hint="cs"/>
            <w:spacing w:val="-6"/>
            <w:rtl/>
            <w:rPrChange w:id="1283" w:author="Arash Tighbor" w:date="2016-02-02T11:27:00Z">
              <w:rPr>
                <w:rFonts w:hint="cs"/>
                <w:rtl/>
              </w:rPr>
            </w:rPrChange>
          </w:rPr>
          <w:t>ی</w:t>
        </w:r>
      </w:ins>
      <w:ins w:id="1284" w:author="Arash Tighbor" w:date="2016-01-30T09:00:00Z">
        <w:del w:id="1285" w:author="Arash Tighbor" w:date="2016-01-30T11:49:00Z">
          <w:r w:rsidRPr="00DB5487" w:rsidDel="005B6ACE">
            <w:rPr>
              <w:rFonts w:hint="cs"/>
              <w:spacing w:val="-6"/>
              <w:rtl/>
              <w:rPrChange w:id="1286" w:author="Arash Tighbor" w:date="2016-02-02T11:27:00Z">
                <w:rPr>
                  <w:rFonts w:hint="cs"/>
                  <w:rtl/>
                </w:rPr>
              </w:rPrChange>
            </w:rPr>
            <w:delText>بلندگو</w:delText>
          </w:r>
          <w:r w:rsidRPr="00DB5487" w:rsidDel="005B6ACE">
            <w:rPr>
              <w:spacing w:val="-6"/>
              <w:rtl/>
              <w:rPrChange w:id="1287" w:author="Arash Tighbor" w:date="2016-02-02T11:27:00Z">
                <w:rPr>
                  <w:rtl/>
                </w:rPr>
              </w:rPrChange>
            </w:rPr>
            <w:delText xml:space="preserve"> </w:delText>
          </w:r>
          <w:r w:rsidRPr="00DB5487" w:rsidDel="005B6ACE">
            <w:rPr>
              <w:rFonts w:hint="cs"/>
              <w:spacing w:val="-6"/>
              <w:rtl/>
              <w:rPrChange w:id="1288" w:author="Arash Tighbor" w:date="2016-02-02T11:27:00Z">
                <w:rPr>
                  <w:rFonts w:hint="cs"/>
                  <w:rtl/>
                </w:rPr>
              </w:rPrChange>
            </w:rPr>
            <w:delText>های</w:delText>
          </w:r>
        </w:del>
        <w:r w:rsidRPr="00DB5487">
          <w:rPr>
            <w:spacing w:val="-6"/>
            <w:rtl/>
            <w:rPrChange w:id="1289" w:author="Arash Tighbor" w:date="2016-02-02T11:27:00Z">
              <w:rPr>
                <w:rtl/>
              </w:rPr>
            </w:rPrChange>
          </w:rPr>
          <w:t xml:space="preserve"> با </w:t>
        </w:r>
      </w:ins>
      <w:ins w:id="1290" w:author="Arash Tighbor" w:date="2016-01-30T11:49:00Z">
        <w:r w:rsidR="005B6ACE" w:rsidRPr="00DB5487">
          <w:rPr>
            <w:spacing w:val="-6"/>
            <w:rtl/>
            <w:rPrChange w:id="1291" w:author="Arash Tighbor" w:date="2016-02-02T11:27:00Z">
              <w:rPr>
                <w:rtl/>
              </w:rPr>
            </w:rPrChange>
          </w:rPr>
          <w:t>مقاومت</w:t>
        </w:r>
      </w:ins>
      <w:ins w:id="1292" w:author="Arash Tighbor" w:date="2016-01-30T09:00:00Z">
        <w:del w:id="1293" w:author="Arash Tighbor" w:date="2016-01-30T11:49:00Z">
          <w:r w:rsidRPr="00DB5487" w:rsidDel="005B6ACE">
            <w:rPr>
              <w:rFonts w:hint="cs"/>
              <w:spacing w:val="-6"/>
              <w:rtl/>
              <w:rPrChange w:id="1294" w:author="Arash Tighbor" w:date="2016-02-02T11:27:00Z">
                <w:rPr>
                  <w:rFonts w:hint="cs"/>
                  <w:rtl/>
                </w:rPr>
              </w:rPrChange>
            </w:rPr>
            <w:delText>مقاوت</w:delText>
          </w:r>
        </w:del>
        <w:r w:rsidRPr="00DB5487">
          <w:rPr>
            <w:spacing w:val="-6"/>
            <w:rtl/>
            <w:rPrChange w:id="1295" w:author="Arash Tighbor" w:date="2016-02-02T11:27:00Z">
              <w:rPr>
                <w:rtl/>
              </w:rPr>
            </w:rPrChange>
          </w:rPr>
          <w:t xml:space="preserve"> ورود</w:t>
        </w:r>
        <w:r w:rsidRPr="00DB5487">
          <w:rPr>
            <w:rFonts w:hint="cs"/>
            <w:spacing w:val="-6"/>
            <w:rtl/>
            <w:rPrChange w:id="1296" w:author="Arash Tighbor" w:date="2016-02-02T11:27:00Z">
              <w:rPr>
                <w:rFonts w:hint="cs"/>
                <w:rtl/>
              </w:rPr>
            </w:rPrChange>
          </w:rPr>
          <w:t>ی</w:t>
        </w:r>
        <w:r w:rsidRPr="00DB5487">
          <w:rPr>
            <w:spacing w:val="-6"/>
            <w:rtl/>
            <w:rPrChange w:id="1297" w:author="Arash Tighbor" w:date="2016-02-02T11:27:00Z">
              <w:rPr>
                <w:rtl/>
              </w:rPr>
            </w:rPrChange>
          </w:rPr>
          <w:t xml:space="preserve"> </w:t>
        </w:r>
        <w:r w:rsidRPr="00DB5487">
          <w:rPr>
            <w:spacing w:val="-6"/>
            <w:rPrChange w:id="1298" w:author="Arash Tighbor" w:date="2016-02-02T11:27:00Z">
              <w:rPr/>
            </w:rPrChange>
          </w:rPr>
          <w:t>4Ω</w:t>
        </w:r>
        <w:r w:rsidRPr="00DB5487">
          <w:rPr>
            <w:spacing w:val="-6"/>
            <w:rtl/>
            <w:rPrChange w:id="1299" w:author="Arash Tighbor" w:date="2016-02-02T11:27:00Z">
              <w:rPr>
                <w:rtl/>
              </w:rPr>
            </w:rPrChange>
          </w:rPr>
          <w:t xml:space="preserve"> </w:t>
        </w:r>
      </w:ins>
      <w:ins w:id="1300" w:author="Arash Tighbor" w:date="2016-01-30T11:49:00Z">
        <w:r w:rsidR="005B6ACE" w:rsidRPr="00DB5487">
          <w:rPr>
            <w:spacing w:val="-6"/>
            <w:rtl/>
            <w:rPrChange w:id="1301" w:author="Arash Tighbor" w:date="2016-02-02T11:27:00Z">
              <w:rPr>
                <w:rtl/>
              </w:rPr>
            </w:rPrChange>
          </w:rPr>
          <w:t>م</w:t>
        </w:r>
        <w:r w:rsidR="005B6ACE" w:rsidRPr="00DB5487">
          <w:rPr>
            <w:rFonts w:hint="cs"/>
            <w:spacing w:val="-6"/>
            <w:rtl/>
            <w:rPrChange w:id="1302" w:author="Arash Tighbor" w:date="2016-02-02T11:27:00Z">
              <w:rPr>
                <w:rFonts w:hint="cs"/>
                <w:rtl/>
              </w:rPr>
            </w:rPrChange>
          </w:rPr>
          <w:t>ی‌باشد</w:t>
        </w:r>
      </w:ins>
      <w:ins w:id="1303" w:author="Arash Tighbor" w:date="2016-01-30T09:00:00Z">
        <w:del w:id="1304" w:author="Arash Tighbor" w:date="2016-01-30T11:49:00Z">
          <w:r w:rsidRPr="00DB5487" w:rsidDel="005B6ACE">
            <w:rPr>
              <w:rFonts w:hint="cs"/>
              <w:spacing w:val="-6"/>
              <w:rtl/>
              <w:rPrChange w:id="1305" w:author="Arash Tighbor" w:date="2016-02-02T11:27:00Z">
                <w:rPr>
                  <w:rFonts w:hint="cs"/>
                  <w:rtl/>
                </w:rPr>
              </w:rPrChange>
            </w:rPr>
            <w:delText>می</w:delText>
          </w:r>
          <w:r w:rsidRPr="00DB5487" w:rsidDel="005B6ACE">
            <w:rPr>
              <w:spacing w:val="-6"/>
              <w:rtl/>
              <w:rPrChange w:id="1306" w:author="Arash Tighbor" w:date="2016-02-02T11:27:00Z">
                <w:rPr>
                  <w:rtl/>
                </w:rPr>
              </w:rPrChange>
            </w:rPr>
            <w:delText xml:space="preserve"> </w:delText>
          </w:r>
          <w:r w:rsidRPr="00DB5487" w:rsidDel="005B6ACE">
            <w:rPr>
              <w:rFonts w:hint="cs"/>
              <w:spacing w:val="-6"/>
              <w:rtl/>
              <w:rPrChange w:id="1307" w:author="Arash Tighbor" w:date="2016-02-02T11:27:00Z">
                <w:rPr>
                  <w:rFonts w:hint="cs"/>
                  <w:rtl/>
                </w:rPr>
              </w:rPrChange>
            </w:rPr>
            <w:delText>باشد</w:delText>
          </w:r>
        </w:del>
        <w:r w:rsidRPr="00DB5487">
          <w:rPr>
            <w:spacing w:val="-6"/>
            <w:rtl/>
            <w:rPrChange w:id="1308" w:author="Arash Tighbor" w:date="2016-02-02T11:27:00Z">
              <w:rPr>
                <w:rtl/>
              </w:rPr>
            </w:rPrChange>
          </w:rPr>
          <w:t>.</w:t>
        </w:r>
      </w:ins>
    </w:p>
    <w:p w:rsidR="00DB14D3" w:rsidRDefault="00DB14D3">
      <w:pPr>
        <w:pStyle w:val="Heading3"/>
        <w:rPr>
          <w:ins w:id="1309" w:author="Arash Tighbor" w:date="2016-01-30T09:00:00Z"/>
          <w:rtl/>
        </w:rPr>
        <w:pPrChange w:id="1310" w:author="Arash Tighbor" w:date="2016-01-30T11:14:00Z">
          <w:pPr>
            <w:pStyle w:val="Heading2"/>
          </w:pPr>
        </w:pPrChange>
      </w:pPr>
      <w:bookmarkStart w:id="1311" w:name="_Toc440805732"/>
      <w:bookmarkStart w:id="1312" w:name="_Toc441913965"/>
      <w:bookmarkStart w:id="1313" w:name="_Toc442175829"/>
      <w:ins w:id="1314" w:author="Arash Tighbor" w:date="2016-01-30T09:00:00Z">
        <w:r>
          <w:t>SPEAKER</w:t>
        </w:r>
        <w:bookmarkEnd w:id="1311"/>
        <w:bookmarkEnd w:id="1312"/>
        <w:bookmarkEnd w:id="1313"/>
      </w:ins>
    </w:p>
    <w:p w:rsidR="00DB14D3" w:rsidRDefault="00DB14D3">
      <w:pPr>
        <w:ind w:left="545"/>
        <w:rPr>
          <w:ins w:id="1315" w:author="Arash Tighbor" w:date="2016-01-30T09:02:00Z"/>
          <w:rtl/>
        </w:rPr>
        <w:pPrChange w:id="1316" w:author="Arash Tighbor" w:date="2016-01-30T11:16:00Z">
          <w:pPr/>
        </w:pPrChange>
      </w:pPr>
      <w:ins w:id="1317" w:author="Arash Tighbor" w:date="2016-01-30T09:00:00Z">
        <w:r w:rsidRPr="00563B0D">
          <w:rPr>
            <w:rFonts w:hint="cs"/>
            <w:rtl/>
          </w:rPr>
          <w:t xml:space="preserve">بلندگو با مقاومت ورودی </w:t>
        </w:r>
        <w:r w:rsidRPr="00563B0D">
          <w:t>4Ω</w:t>
        </w:r>
        <w:r w:rsidRPr="008C48D1">
          <w:rPr>
            <w:rFonts w:hint="cs"/>
            <w:rtl/>
          </w:rPr>
          <w:t xml:space="preserve"> و حداقل با توان </w:t>
        </w:r>
        <w:r w:rsidRPr="008C48D1">
          <w:t>3W</w:t>
        </w:r>
        <w:r w:rsidRPr="008C48D1">
          <w:rPr>
            <w:rFonts w:hint="cs"/>
            <w:rtl/>
          </w:rPr>
          <w:t xml:space="preserve"> با اندازه </w:t>
        </w:r>
      </w:ins>
      <w:ins w:id="1318" w:author="Arash Tighbor" w:date="2016-01-30T09:01:00Z">
        <w:r>
          <w:rPr>
            <w:rFonts w:hint="cs"/>
            <w:rtl/>
          </w:rPr>
          <w:t>4</w:t>
        </w:r>
      </w:ins>
      <w:ins w:id="1319" w:author="Arash Tighbor" w:date="2016-01-30T09:00:00Z">
        <w:r w:rsidR="00D9744D" w:rsidRPr="00563B0D">
          <w:rPr>
            <w:rFonts w:hint="cs"/>
            <w:rtl/>
          </w:rPr>
          <w:t xml:space="preserve"> اینچ </w:t>
        </w:r>
      </w:ins>
      <w:ins w:id="1320" w:author="Arash Tighbor" w:date="2016-01-30T11:49:00Z">
        <w:r w:rsidR="005B6ACE">
          <w:rPr>
            <w:rtl/>
          </w:rPr>
          <w:t>ته</w:t>
        </w:r>
        <w:r w:rsidR="005B6ACE">
          <w:rPr>
            <w:rFonts w:hint="cs"/>
            <w:rtl/>
          </w:rPr>
          <w:t>یه‌شده</w:t>
        </w:r>
      </w:ins>
      <w:ins w:id="1321" w:author="Arash Tighbor" w:date="2016-01-30T09:00:00Z">
        <w:del w:id="1322" w:author="Arash Tighbor" w:date="2016-01-30T11:49:00Z">
          <w:r w:rsidR="00D9744D" w:rsidRPr="00563B0D" w:rsidDel="005B6ACE">
            <w:rPr>
              <w:rFonts w:hint="cs"/>
              <w:rtl/>
            </w:rPr>
            <w:delText>تهیه شده</w:delText>
          </w:r>
        </w:del>
        <w:r w:rsidR="00D9744D" w:rsidRPr="00563B0D">
          <w:rPr>
            <w:rFonts w:hint="cs"/>
            <w:rtl/>
          </w:rPr>
          <w:t xml:space="preserve"> است</w:t>
        </w:r>
        <w:r w:rsidRPr="00563B0D">
          <w:rPr>
            <w:rFonts w:hint="cs"/>
            <w:rtl/>
          </w:rPr>
          <w:t xml:space="preserve">. ارتباط </w:t>
        </w:r>
      </w:ins>
      <w:ins w:id="1323" w:author="Arash Tighbor" w:date="2016-01-30T11:49:00Z">
        <w:r w:rsidR="005B6ACE">
          <w:rPr>
            <w:rtl/>
          </w:rPr>
          <w:t>بلندگو</w:t>
        </w:r>
      </w:ins>
      <w:ins w:id="1324" w:author="Arash Tighbor" w:date="2016-01-30T09:00:00Z">
        <w:del w:id="1325" w:author="Arash Tighbor" w:date="2016-01-30T11:49:00Z">
          <w:r w:rsidRPr="00563B0D" w:rsidDel="005B6ACE">
            <w:rPr>
              <w:rFonts w:hint="cs"/>
              <w:rtl/>
            </w:rPr>
            <w:delText>بلند گو</w:delText>
          </w:r>
        </w:del>
        <w:r w:rsidRPr="00563B0D">
          <w:rPr>
            <w:rFonts w:hint="cs"/>
            <w:rtl/>
          </w:rPr>
          <w:t xml:space="preserve"> و طبقه </w:t>
        </w:r>
      </w:ins>
      <w:ins w:id="1326" w:author="Arash Tighbor" w:date="2016-01-30T11:49:00Z">
        <w:r w:rsidR="005B6ACE">
          <w:rPr>
            <w:rtl/>
          </w:rPr>
          <w:t>تقو</w:t>
        </w:r>
        <w:r w:rsidR="005B6ACE">
          <w:rPr>
            <w:rFonts w:hint="cs"/>
            <w:rtl/>
          </w:rPr>
          <w:t>یت‌کننده</w:t>
        </w:r>
      </w:ins>
      <w:ins w:id="1327" w:author="Arash Tighbor" w:date="2016-01-30T09:00:00Z">
        <w:del w:id="1328" w:author="Arash Tighbor" w:date="2016-01-30T11:49:00Z">
          <w:r w:rsidRPr="00563B0D" w:rsidDel="005B6ACE">
            <w:rPr>
              <w:rFonts w:hint="cs"/>
              <w:rtl/>
            </w:rPr>
            <w:delText>تقویت کننده</w:delText>
          </w:r>
        </w:del>
        <w:r w:rsidRPr="00563B0D">
          <w:rPr>
            <w:rFonts w:hint="cs"/>
            <w:rtl/>
          </w:rPr>
          <w:t xml:space="preserve">  از طریق کابل </w:t>
        </w:r>
      </w:ins>
      <w:ins w:id="1329" w:author="Arash Tighbor" w:date="2016-01-30T09:01:00Z">
        <w:r>
          <w:rPr>
            <w:rFonts w:hint="cs"/>
            <w:rtl/>
          </w:rPr>
          <w:t>2</w:t>
        </w:r>
      </w:ins>
      <w:ins w:id="1330" w:author="Arash Tighbor" w:date="2016-01-30T09:00:00Z">
        <w:r w:rsidRPr="00563B0D">
          <w:rPr>
            <w:rFonts w:hint="cs"/>
            <w:rtl/>
          </w:rPr>
          <w:t xml:space="preserve"> رشته (با حداقل توان موجود) ترجیح</w:t>
        </w:r>
      </w:ins>
      <w:ins w:id="1331" w:author="Arash Tighbor" w:date="2016-01-30T09:01:00Z">
        <w:r>
          <w:rPr>
            <w:rFonts w:hint="cs"/>
            <w:rtl/>
          </w:rPr>
          <w:t>اً</w:t>
        </w:r>
      </w:ins>
      <w:ins w:id="1332" w:author="Arash Tighbor" w:date="2016-01-30T09:00:00Z">
        <w:r w:rsidRPr="00563B0D">
          <w:rPr>
            <w:rFonts w:hint="cs"/>
            <w:rtl/>
          </w:rPr>
          <w:t xml:space="preserve"> سیم افشان </w:t>
        </w:r>
      </w:ins>
      <w:ins w:id="1333" w:author="Arash Tighbor" w:date="2016-01-30T11:49:00Z">
        <w:r w:rsidR="005B6ACE">
          <w:rPr>
            <w:rtl/>
          </w:rPr>
          <w:t>درحال</w:t>
        </w:r>
        <w:r w:rsidR="005B6ACE">
          <w:rPr>
            <w:rFonts w:hint="cs"/>
            <w:rtl/>
          </w:rPr>
          <w:t>ی‌که</w:t>
        </w:r>
      </w:ins>
      <w:ins w:id="1334" w:author="Arash Tighbor" w:date="2016-01-30T09:00:00Z">
        <w:del w:id="1335" w:author="Arash Tighbor" w:date="2016-01-30T11:49:00Z">
          <w:r w:rsidRPr="00563B0D" w:rsidDel="005B6ACE">
            <w:rPr>
              <w:rFonts w:hint="cs"/>
              <w:rtl/>
            </w:rPr>
            <w:delText>در حالی که</w:delText>
          </w:r>
        </w:del>
        <w:r w:rsidRPr="00563B0D">
          <w:rPr>
            <w:rFonts w:hint="cs"/>
            <w:rtl/>
          </w:rPr>
          <w:t xml:space="preserve"> به یک سر آن فیش نری مونو  {</w:t>
        </w:r>
        <w:r w:rsidRPr="00DB14D3">
          <w:rPr>
            <w:rtl/>
            <w:rPrChange w:id="1336" w:author="Arash Tighbor" w:date="2016-01-30T09:01:00Z">
              <w:rPr>
                <w:rFonts w:ascii="B Nazanin" w:hAnsi="Calibri"/>
                <w:color w:val="000000"/>
                <w:sz w:val="24"/>
                <w:rtl/>
              </w:rPr>
            </w:rPrChange>
          </w:rPr>
          <w:t xml:space="preserve"> </w:t>
        </w:r>
        <w:r w:rsidRPr="00DB14D3">
          <w:rPr>
            <w:rPrChange w:id="1337" w:author="Arash Tighbor" w:date="2016-01-30T09:01:00Z">
              <w:rPr>
                <w:rFonts w:ascii="Calibri" w:hAnsi="Calibri" w:cstheme="minorBidi"/>
                <w:color w:val="000000"/>
                <w:sz w:val="24"/>
              </w:rPr>
            </w:rPrChange>
          </w:rPr>
          <w:t>1/8" tip –ring- (RS)</w:t>
        </w:r>
        <w:r w:rsidRPr="00563B0D">
          <w:t xml:space="preserve"> </w:t>
        </w:r>
        <w:r w:rsidRPr="00DB14D3">
          <w:rPr>
            <w:rPrChange w:id="1338" w:author="Arash Tighbor" w:date="2016-01-30T09:01:00Z">
              <w:rPr>
                <w:rFonts w:ascii="Calibri" w:hAnsi="Calibri" w:cstheme="minorBidi"/>
                <w:color w:val="000000"/>
                <w:sz w:val="24"/>
              </w:rPr>
            </w:rPrChange>
          </w:rPr>
          <w:t>3.5mm</w:t>
        </w:r>
        <w:r w:rsidRPr="00DB14D3">
          <w:rPr>
            <w:rtl/>
            <w:rPrChange w:id="1339" w:author="Arash Tighbor" w:date="2016-01-30T09:01:00Z">
              <w:rPr>
                <w:rFonts w:ascii="Calibri" w:hAnsi="Calibri" w:cs="Arial"/>
                <w:color w:val="000000"/>
                <w:sz w:val="24"/>
                <w:szCs w:val="22"/>
                <w:rtl/>
              </w:rPr>
            </w:rPrChange>
          </w:rPr>
          <w:t xml:space="preserve"> } </w:t>
        </w:r>
        <w:r w:rsidRPr="00563B0D">
          <w:rPr>
            <w:rFonts w:hint="cs"/>
            <w:rtl/>
          </w:rPr>
          <w:t xml:space="preserve">و سر دیگر </w:t>
        </w:r>
      </w:ins>
      <w:ins w:id="1340" w:author="Arash Tighbor" w:date="2016-01-30T09:02:00Z">
        <w:r>
          <w:rPr>
            <w:rFonts w:hint="cs"/>
            <w:rtl/>
          </w:rPr>
          <w:t>2</w:t>
        </w:r>
      </w:ins>
      <w:ins w:id="1341" w:author="Arash Tighbor" w:date="2016-01-30T09:00:00Z">
        <w:r w:rsidRPr="00563B0D">
          <w:rPr>
            <w:rFonts w:hint="cs"/>
            <w:rtl/>
          </w:rPr>
          <w:t xml:space="preserve"> عدد فیش تخت </w:t>
        </w:r>
        <w:r w:rsidRPr="00563B0D">
          <w:t>3mm</w:t>
        </w:r>
        <w:r w:rsidRPr="008C48D1">
          <w:rPr>
            <w:rFonts w:hint="cs"/>
            <w:rtl/>
          </w:rPr>
          <w:t xml:space="preserve"> نصب گردیده میسر </w:t>
        </w:r>
      </w:ins>
      <w:ins w:id="1342" w:author="Arash Tighbor" w:date="2016-01-30T11:49:00Z">
        <w:r w:rsidR="005B6ACE">
          <w:rPr>
            <w:rtl/>
          </w:rPr>
          <w:t>م</w:t>
        </w:r>
        <w:r w:rsidR="005B6ACE">
          <w:rPr>
            <w:rFonts w:hint="cs"/>
            <w:rtl/>
          </w:rPr>
          <w:t>ی‌گردد</w:t>
        </w:r>
      </w:ins>
      <w:ins w:id="1343" w:author="Arash Tighbor" w:date="2016-01-30T09:00:00Z">
        <w:del w:id="1344" w:author="Arash Tighbor" w:date="2016-01-30T11:49:00Z">
          <w:r w:rsidRPr="008C48D1" w:rsidDel="005B6ACE">
            <w:rPr>
              <w:rFonts w:hint="cs"/>
              <w:rtl/>
            </w:rPr>
            <w:delText>می گردد</w:delText>
          </w:r>
        </w:del>
        <w:r w:rsidRPr="008C48D1">
          <w:rPr>
            <w:rFonts w:hint="cs"/>
            <w:rtl/>
          </w:rPr>
          <w:t>.</w:t>
        </w:r>
      </w:ins>
    </w:p>
    <w:p w:rsidR="00DB14D3" w:rsidRDefault="00DB14D3">
      <w:pPr>
        <w:pStyle w:val="Heading2"/>
        <w:rPr>
          <w:ins w:id="1345" w:author="Arash Tighbor" w:date="2016-01-30T09:02:00Z"/>
          <w:rFonts w:ascii="B Nazanin" w:hAnsi="B Nazanin" w:cs="B Nazanin"/>
          <w:sz w:val="28"/>
          <w:szCs w:val="28"/>
        </w:rPr>
        <w:pPrChange w:id="1346" w:author="Arash Tighbor" w:date="2016-01-30T11:13:00Z">
          <w:pPr>
            <w:pStyle w:val="Heading1"/>
          </w:pPr>
        </w:pPrChange>
      </w:pPr>
      <w:bookmarkStart w:id="1347" w:name="_Toc440805733"/>
      <w:bookmarkStart w:id="1348" w:name="_Toc441913966"/>
      <w:bookmarkStart w:id="1349" w:name="_Toc442175830"/>
      <w:ins w:id="1350" w:author="Arash Tighbor" w:date="2016-01-30T09:02:00Z">
        <w:r>
          <w:rPr>
            <w:rFonts w:hint="cs"/>
            <w:rtl/>
          </w:rPr>
          <w:lastRenderedPageBreak/>
          <w:t>جریان انجام فرآیند ساخت و نصب</w:t>
        </w:r>
        <w:bookmarkEnd w:id="1347"/>
        <w:bookmarkEnd w:id="1348"/>
        <w:bookmarkEnd w:id="1349"/>
        <w:r>
          <w:rPr>
            <w:rFonts w:hint="cs"/>
          </w:rPr>
          <w:tab/>
        </w:r>
      </w:ins>
    </w:p>
    <w:p w:rsidR="00105ACD" w:rsidRDefault="00DB14D3">
      <w:pPr>
        <w:rPr>
          <w:ins w:id="1351" w:author="Arash Tighbor" w:date="2016-01-30T09:34:00Z"/>
          <w:rtl/>
        </w:rPr>
        <w:pPrChange w:id="1352" w:author="Arash Tighbor" w:date="2016-02-02T11:27:00Z">
          <w:pPr>
            <w:bidi w:val="0"/>
            <w:spacing w:line="276" w:lineRule="auto"/>
            <w:jc w:val="left"/>
          </w:pPr>
        </w:pPrChange>
      </w:pPr>
      <w:ins w:id="1353" w:author="Arash Tighbor" w:date="2016-01-30T09:02:00Z">
        <w:r w:rsidRPr="00563B0D">
          <w:rPr>
            <w:rFonts w:hint="cs"/>
            <w:rtl/>
          </w:rPr>
          <w:t xml:space="preserve">این مستند با این روش که ماژول مذکور در محل سازمان تولید و روی پلیت بلندگو </w:t>
        </w:r>
        <w:r w:rsidRPr="00563B0D">
          <w:t>FASCIA</w:t>
        </w:r>
        <w:r w:rsidRPr="008C48D1">
          <w:rPr>
            <w:rFonts w:hint="cs"/>
            <w:rtl/>
          </w:rPr>
          <w:t xml:space="preserve"> نصب گردد </w:t>
        </w:r>
      </w:ins>
      <w:ins w:id="1354" w:author="Arash Tighbor" w:date="2016-01-30T11:50:00Z">
        <w:r w:rsidR="005B6ACE">
          <w:rPr>
            <w:rtl/>
          </w:rPr>
          <w:t>ته</w:t>
        </w:r>
        <w:r w:rsidR="005B6ACE">
          <w:rPr>
            <w:rFonts w:hint="cs"/>
            <w:rtl/>
          </w:rPr>
          <w:t>یه‌شده</w:t>
        </w:r>
      </w:ins>
      <w:ins w:id="1355" w:author="Arash Tighbor" w:date="2016-01-30T09:02:00Z">
        <w:del w:id="1356" w:author="Arash Tighbor" w:date="2016-01-30T11:50:00Z">
          <w:r w:rsidRPr="008C48D1" w:rsidDel="005B6ACE">
            <w:rPr>
              <w:rFonts w:hint="cs"/>
              <w:rtl/>
            </w:rPr>
            <w:delText>تهیه شده</w:delText>
          </w:r>
        </w:del>
        <w:r w:rsidRPr="008C48D1">
          <w:rPr>
            <w:rFonts w:hint="cs"/>
            <w:rtl/>
          </w:rPr>
          <w:t xml:space="preserve"> است. در محل شعبه پلیت بلندگو </w:t>
        </w:r>
        <w:r w:rsidRPr="008C48D1">
          <w:t>FASCIA</w:t>
        </w:r>
        <w:r w:rsidRPr="008C48D1">
          <w:rPr>
            <w:rFonts w:hint="cs"/>
            <w:rtl/>
          </w:rPr>
          <w:t xml:space="preserve"> </w:t>
        </w:r>
      </w:ins>
      <w:ins w:id="1357" w:author="Arash Tighbor" w:date="2016-01-30T11:50:00Z">
        <w:r w:rsidR="005B6ACE">
          <w:rPr>
            <w:rtl/>
          </w:rPr>
          <w:t>خودپرداز</w:t>
        </w:r>
      </w:ins>
      <w:ins w:id="1358" w:author="Arash Tighbor" w:date="2016-01-30T09:02:00Z">
        <w:del w:id="1359" w:author="Arash Tighbor" w:date="2016-01-30T11:50:00Z">
          <w:r w:rsidRPr="008C48D1" w:rsidDel="005B6ACE">
            <w:rPr>
              <w:rFonts w:hint="cs"/>
              <w:rtl/>
            </w:rPr>
            <w:delText>خود پرداز</w:delText>
          </w:r>
        </w:del>
        <w:r w:rsidRPr="008C48D1">
          <w:rPr>
            <w:rFonts w:hint="cs"/>
            <w:rtl/>
          </w:rPr>
          <w:t xml:space="preserve"> </w:t>
        </w:r>
      </w:ins>
      <w:ins w:id="1360" w:author="Arash Tighbor" w:date="2016-01-30T11:50:00Z">
        <w:r w:rsidR="005B6ACE">
          <w:rPr>
            <w:rtl/>
          </w:rPr>
          <w:t>بازشده</w:t>
        </w:r>
      </w:ins>
      <w:ins w:id="1361" w:author="Arash Tighbor" w:date="2016-01-30T09:02:00Z">
        <w:del w:id="1362" w:author="Arash Tighbor" w:date="2016-01-30T11:50:00Z">
          <w:r w:rsidRPr="008C48D1" w:rsidDel="005B6ACE">
            <w:rPr>
              <w:rFonts w:hint="cs"/>
              <w:rtl/>
            </w:rPr>
            <w:delText>باز شده</w:delText>
          </w:r>
        </w:del>
        <w:r w:rsidRPr="008C48D1">
          <w:rPr>
            <w:rFonts w:hint="cs"/>
            <w:rtl/>
          </w:rPr>
          <w:t xml:space="preserve"> و با پلیت بلندگو </w:t>
        </w:r>
        <w:r w:rsidRPr="008C48D1">
          <w:t>FASCIA</w:t>
        </w:r>
        <w:r w:rsidRPr="008C48D1">
          <w:rPr>
            <w:rFonts w:hint="cs"/>
            <w:rtl/>
          </w:rPr>
          <w:t xml:space="preserve"> تجهیز شده تعویض </w:t>
        </w:r>
        <w:r>
          <w:rPr>
            <w:rtl/>
          </w:rPr>
          <w:br/>
        </w:r>
        <w:r w:rsidRPr="00563B0D">
          <w:rPr>
            <w:rFonts w:hint="cs"/>
            <w:rtl/>
          </w:rPr>
          <w:t>می</w:t>
        </w:r>
        <w:r>
          <w:rPr>
            <w:rFonts w:hint="cs"/>
            <w:rtl/>
          </w:rPr>
          <w:t>‌</w:t>
        </w:r>
        <w:r w:rsidRPr="00563B0D">
          <w:rPr>
            <w:rFonts w:hint="cs"/>
            <w:rtl/>
          </w:rPr>
          <w:t xml:space="preserve">گردد و ارتباطات الکتریکی </w:t>
        </w:r>
      </w:ins>
      <w:ins w:id="1363" w:author="Arash Tighbor" w:date="2016-01-30T11:50:00Z">
        <w:r w:rsidR="005B6ACE">
          <w:rPr>
            <w:rtl/>
          </w:rPr>
          <w:t>موردن</w:t>
        </w:r>
        <w:r w:rsidR="005B6ACE">
          <w:rPr>
            <w:rFonts w:hint="cs"/>
            <w:rtl/>
          </w:rPr>
          <w:t>یاز</w:t>
        </w:r>
      </w:ins>
      <w:ins w:id="1364" w:author="Arash Tighbor" w:date="2016-01-30T09:02:00Z">
        <w:del w:id="1365" w:author="Arash Tighbor" w:date="2016-01-30T11:50:00Z">
          <w:r w:rsidRPr="00563B0D" w:rsidDel="005B6ACE">
            <w:rPr>
              <w:rFonts w:hint="cs"/>
              <w:rtl/>
            </w:rPr>
            <w:delText>مورد نیاز</w:delText>
          </w:r>
        </w:del>
        <w:r w:rsidRPr="00563B0D">
          <w:rPr>
            <w:rFonts w:hint="cs"/>
            <w:rtl/>
          </w:rPr>
          <w:t xml:space="preserve"> وصل </w:t>
        </w:r>
      </w:ins>
      <w:ins w:id="1366" w:author="Arash Tighbor" w:date="2016-01-30T11:50:00Z">
        <w:r w:rsidR="005B6ACE">
          <w:rPr>
            <w:rtl/>
          </w:rPr>
          <w:t>م</w:t>
        </w:r>
        <w:r w:rsidR="005B6ACE">
          <w:rPr>
            <w:rFonts w:hint="cs"/>
            <w:rtl/>
          </w:rPr>
          <w:t>ی‌شوند</w:t>
        </w:r>
      </w:ins>
      <w:ins w:id="1367" w:author="Arash Tighbor" w:date="2016-01-30T09:02:00Z">
        <w:del w:id="1368" w:author="Arash Tighbor" w:date="2016-01-30T11:50:00Z">
          <w:r w:rsidRPr="00563B0D" w:rsidDel="005B6ACE">
            <w:rPr>
              <w:rFonts w:hint="cs"/>
              <w:rtl/>
            </w:rPr>
            <w:delText>می شوند</w:delText>
          </w:r>
        </w:del>
        <w:r w:rsidRPr="008C48D1">
          <w:rPr>
            <w:rFonts w:hint="cs"/>
            <w:rtl/>
          </w:rPr>
          <w:t xml:space="preserve">. این روش با این رویکرد که حداقل زمان ممکن در محل شعبه صرف گردد </w:t>
        </w:r>
      </w:ins>
      <w:ins w:id="1369" w:author="Arash Tighbor" w:date="2016-01-30T11:50:00Z">
        <w:r w:rsidR="005B6ACE">
          <w:rPr>
            <w:rtl/>
          </w:rPr>
          <w:t>انتخاب‌شده</w:t>
        </w:r>
      </w:ins>
      <w:ins w:id="1370" w:author="Arash Tighbor" w:date="2016-01-30T09:02:00Z">
        <w:del w:id="1371" w:author="Arash Tighbor" w:date="2016-01-30T11:50:00Z">
          <w:r w:rsidRPr="008C48D1" w:rsidDel="005B6ACE">
            <w:rPr>
              <w:rFonts w:hint="cs"/>
              <w:rtl/>
            </w:rPr>
            <w:delText>انتخاب شده</w:delText>
          </w:r>
        </w:del>
        <w:r w:rsidRPr="008C48D1">
          <w:rPr>
            <w:rFonts w:hint="cs"/>
            <w:rtl/>
          </w:rPr>
          <w:t xml:space="preserve"> است. </w:t>
        </w:r>
      </w:ins>
    </w:p>
    <w:p w:rsidR="001C0A81" w:rsidRPr="00DB5487" w:rsidDel="009B4610" w:rsidRDefault="008861C4">
      <w:pPr>
        <w:pStyle w:val="Heading1"/>
        <w:rPr>
          <w:ins w:id="1372" w:author="Arash Tighbor" w:date="2016-01-30T09:35:00Z"/>
          <w:del w:id="1373" w:author="Arash Tighbor" w:date="2016-01-30T11:18:00Z"/>
          <w:sz w:val="44"/>
          <w:szCs w:val="44"/>
          <w:rtl/>
          <w:rPrChange w:id="1374" w:author="Arash Tighbor" w:date="2016-02-02T11:24:00Z">
            <w:rPr>
              <w:ins w:id="1375" w:author="Arash Tighbor" w:date="2016-01-30T09:35:00Z"/>
              <w:del w:id="1376" w:author="Arash Tighbor" w:date="2016-01-30T11:18:00Z"/>
              <w:rtl/>
            </w:rPr>
          </w:rPrChange>
        </w:rPr>
        <w:pPrChange w:id="1377" w:author="Arash Tighbor" w:date="2016-02-02T11:19:00Z">
          <w:pPr/>
        </w:pPrChange>
      </w:pPr>
      <w:bookmarkStart w:id="1378" w:name="_Toc442175831"/>
      <w:ins w:id="1379" w:author="Arash Tighbor" w:date="2016-02-02T11:14:00Z">
        <w:r w:rsidRPr="00DB5487">
          <w:rPr>
            <w:sz w:val="44"/>
            <w:szCs w:val="44"/>
            <w:rtl/>
            <w:rPrChange w:id="1380" w:author="Arash Tighbor" w:date="2016-02-02T11:24:00Z">
              <w:rPr>
                <w:sz w:val="44"/>
                <w:szCs w:val="48"/>
                <w:rtl/>
              </w:rPr>
            </w:rPrChange>
          </w:rPr>
          <w:t>راه‌انداز</w:t>
        </w:r>
        <w:r w:rsidRPr="00DB5487">
          <w:rPr>
            <w:rFonts w:hint="cs"/>
            <w:sz w:val="44"/>
            <w:szCs w:val="44"/>
            <w:rtl/>
            <w:rPrChange w:id="1381" w:author="Arash Tighbor" w:date="2016-02-02T11:24:00Z">
              <w:rPr>
                <w:rFonts w:hint="cs"/>
                <w:sz w:val="44"/>
                <w:szCs w:val="48"/>
                <w:rtl/>
              </w:rPr>
            </w:rPrChange>
          </w:rPr>
          <w:t>ی</w:t>
        </w:r>
        <w:r w:rsidRPr="00DB5487">
          <w:rPr>
            <w:sz w:val="44"/>
            <w:szCs w:val="44"/>
            <w:rtl/>
            <w:rPrChange w:id="1382" w:author="Arash Tighbor" w:date="2016-02-02T11:24:00Z">
              <w:rPr>
                <w:sz w:val="44"/>
                <w:szCs w:val="48"/>
                <w:rtl/>
              </w:rPr>
            </w:rPrChange>
          </w:rPr>
          <w:t xml:space="preserve"> س</w:t>
        </w:r>
        <w:r w:rsidRPr="00DB5487">
          <w:rPr>
            <w:rFonts w:hint="cs"/>
            <w:sz w:val="44"/>
            <w:szCs w:val="44"/>
            <w:rtl/>
            <w:rPrChange w:id="1383" w:author="Arash Tighbor" w:date="2016-02-02T11:24:00Z">
              <w:rPr>
                <w:rFonts w:hint="cs"/>
                <w:sz w:val="44"/>
                <w:szCs w:val="48"/>
                <w:rtl/>
              </w:rPr>
            </w:rPrChange>
          </w:rPr>
          <w:t>یستم</w:t>
        </w:r>
        <w:r w:rsidRPr="00DB5487">
          <w:rPr>
            <w:sz w:val="44"/>
            <w:szCs w:val="44"/>
            <w:rtl/>
            <w:rPrChange w:id="1384" w:author="Arash Tighbor" w:date="2016-02-02T11:24:00Z">
              <w:rPr>
                <w:sz w:val="44"/>
                <w:szCs w:val="48"/>
                <w:rtl/>
              </w:rPr>
            </w:rPrChange>
          </w:rPr>
          <w:t xml:space="preserve"> صوت</w:t>
        </w:r>
        <w:r w:rsidRPr="00DB5487">
          <w:rPr>
            <w:rFonts w:hint="cs"/>
            <w:sz w:val="44"/>
            <w:szCs w:val="44"/>
            <w:rtl/>
            <w:rPrChange w:id="1385" w:author="Arash Tighbor" w:date="2016-02-02T11:24:00Z">
              <w:rPr>
                <w:rFonts w:hint="cs"/>
                <w:sz w:val="44"/>
                <w:szCs w:val="48"/>
                <w:rtl/>
              </w:rPr>
            </w:rPrChange>
          </w:rPr>
          <w:t>ی</w:t>
        </w:r>
      </w:ins>
      <w:ins w:id="1386" w:author="Arash Tighbor" w:date="2016-02-02T11:19:00Z">
        <w:r w:rsidR="00DB5487" w:rsidRPr="00DB5487">
          <w:rPr>
            <w:sz w:val="44"/>
            <w:szCs w:val="44"/>
            <w:rtl/>
            <w:rPrChange w:id="1387" w:author="Arash Tighbor" w:date="2016-02-02T11:24:00Z">
              <w:rPr>
                <w:sz w:val="48"/>
                <w:szCs w:val="52"/>
                <w:rtl/>
              </w:rPr>
            </w:rPrChange>
          </w:rPr>
          <w:t xml:space="preserve"> </w:t>
        </w:r>
      </w:ins>
      <w:ins w:id="1388" w:author="Arash Tighbor" w:date="2016-02-02T11:14:00Z">
        <w:r w:rsidRPr="00DB5487">
          <w:rPr>
            <w:rFonts w:hint="cs"/>
            <w:sz w:val="44"/>
            <w:szCs w:val="44"/>
            <w:rtl/>
            <w:rPrChange w:id="1389" w:author="Arash Tighbor" w:date="2016-02-02T11:24:00Z">
              <w:rPr>
                <w:rFonts w:hint="cs"/>
                <w:sz w:val="48"/>
                <w:szCs w:val="52"/>
                <w:rtl/>
              </w:rPr>
            </w:rPrChange>
          </w:rPr>
          <w:t>در</w:t>
        </w:r>
        <w:r w:rsidRPr="00DB5487">
          <w:rPr>
            <w:sz w:val="44"/>
            <w:szCs w:val="44"/>
            <w:rtl/>
            <w:rPrChange w:id="1390" w:author="Arash Tighbor" w:date="2016-02-02T11:24:00Z">
              <w:rPr>
                <w:sz w:val="48"/>
                <w:szCs w:val="52"/>
                <w:rtl/>
              </w:rPr>
            </w:rPrChange>
          </w:rPr>
          <w:t xml:space="preserve"> </w:t>
        </w:r>
      </w:ins>
      <w:ins w:id="1391" w:author="Arash Tighbor" w:date="2016-01-30T11:22:00Z">
        <w:r w:rsidR="00D13343" w:rsidRPr="00DB5487">
          <w:rPr>
            <w:rFonts w:hint="cs"/>
            <w:sz w:val="44"/>
            <w:szCs w:val="44"/>
            <w:rtl/>
            <w:rPrChange w:id="1392" w:author="Arash Tighbor" w:date="2016-02-02T11:24:00Z">
              <w:rPr>
                <w:rFonts w:hint="cs"/>
                <w:sz w:val="48"/>
                <w:szCs w:val="52"/>
                <w:rtl/>
              </w:rPr>
            </w:rPrChange>
          </w:rPr>
          <w:t>خ</w:t>
        </w:r>
      </w:ins>
      <w:ins w:id="1393" w:author="Arash Tighbor" w:date="2016-01-30T09:34:00Z">
        <w:del w:id="1394" w:author="Arash Tighbor" w:date="2016-01-30T11:22:00Z">
          <w:r w:rsidR="00105ACD" w:rsidRPr="00DB5487" w:rsidDel="00D13343">
            <w:rPr>
              <w:sz w:val="44"/>
              <w:szCs w:val="44"/>
              <w:rtl/>
              <w:rPrChange w:id="1395" w:author="Arash Tighbor" w:date="2016-02-02T11:24:00Z">
                <w:rPr>
                  <w:rtl/>
                </w:rPr>
              </w:rPrChange>
            </w:rPr>
            <w:delText xml:space="preserve"> خ</w:delText>
          </w:r>
        </w:del>
        <w:r w:rsidR="00105ACD" w:rsidRPr="00DB5487">
          <w:rPr>
            <w:sz w:val="44"/>
            <w:szCs w:val="44"/>
            <w:rtl/>
            <w:rPrChange w:id="1396" w:author="Arash Tighbor" w:date="2016-02-02T11:24:00Z">
              <w:rPr>
                <w:rtl/>
              </w:rPr>
            </w:rPrChange>
          </w:rPr>
          <w:t>ودپرداز</w:t>
        </w:r>
      </w:ins>
      <w:bookmarkEnd w:id="1378"/>
    </w:p>
    <w:p w:rsidR="00DB5487" w:rsidRPr="00DB5487" w:rsidRDefault="001C0A81" w:rsidP="00963945">
      <w:pPr>
        <w:pStyle w:val="Heading1"/>
        <w:rPr>
          <w:ins w:id="1397" w:author="Arash Tighbor" w:date="2016-02-02T11:19:00Z"/>
          <w:sz w:val="2"/>
          <w:szCs w:val="2"/>
          <w:rtl/>
          <w:rPrChange w:id="1398" w:author="Arash Tighbor" w:date="2016-02-02T11:20:00Z">
            <w:rPr>
              <w:ins w:id="1399" w:author="Arash Tighbor" w:date="2016-02-02T11:19:00Z"/>
              <w:sz w:val="36"/>
              <w:szCs w:val="36"/>
              <w:rtl/>
            </w:rPr>
          </w:rPrChange>
        </w:rPr>
      </w:pPr>
      <w:bookmarkStart w:id="1400" w:name="_Toc441913969"/>
      <w:bookmarkStart w:id="1401" w:name="_Toc442175832"/>
      <w:ins w:id="1402" w:author="Arash Tighbor" w:date="2016-01-30T09:35:00Z">
        <w:r w:rsidRPr="00DB5487">
          <w:rPr>
            <w:sz w:val="44"/>
            <w:szCs w:val="44"/>
            <w:rPrChange w:id="1403" w:author="Arash Tighbor" w:date="2016-02-02T11:24:00Z">
              <w:rPr/>
            </w:rPrChange>
          </w:rPr>
          <w:t>1500</w:t>
        </w:r>
      </w:ins>
      <w:bookmarkEnd w:id="1400"/>
      <w:bookmarkEnd w:id="1401"/>
      <w:ins w:id="1404" w:author="Arash Tighbor" w:date="2016-02-02T11:19:00Z">
        <w:r w:rsidR="00DB5487" w:rsidRPr="00DB5487">
          <w:rPr>
            <w:sz w:val="44"/>
            <w:szCs w:val="44"/>
            <w:rtl/>
            <w:rPrChange w:id="1405" w:author="Arash Tighbor" w:date="2016-02-02T11:24:00Z">
              <w:rPr>
                <w:rtl/>
              </w:rPr>
            </w:rPrChange>
          </w:rPr>
          <w:br/>
        </w:r>
        <w:bookmarkStart w:id="1406" w:name="_Toc441913970"/>
      </w:ins>
    </w:p>
    <w:p w:rsidR="001C0A81" w:rsidRPr="00DB5487" w:rsidRDefault="001C0A81">
      <w:pPr>
        <w:pStyle w:val="Heading1"/>
        <w:jc w:val="left"/>
        <w:rPr>
          <w:ins w:id="1407" w:author="Arash Tighbor" w:date="2016-01-30T09:35:00Z"/>
          <w:sz w:val="36"/>
          <w:szCs w:val="36"/>
          <w:rPrChange w:id="1408" w:author="Arash Tighbor" w:date="2016-02-02T11:19:00Z">
            <w:rPr>
              <w:ins w:id="1409" w:author="Arash Tighbor" w:date="2016-01-30T09:35:00Z"/>
              <w:rFonts w:ascii="B Nazanin" w:hAnsi="B Nazanin" w:cs="B Nazanin"/>
              <w:sz w:val="28"/>
              <w:szCs w:val="28"/>
            </w:rPr>
          </w:rPrChange>
        </w:rPr>
        <w:pPrChange w:id="1410" w:author="Arash Tighbor" w:date="2016-02-02T11:19:00Z">
          <w:pPr>
            <w:pStyle w:val="Heading1"/>
          </w:pPr>
        </w:pPrChange>
      </w:pPr>
      <w:bookmarkStart w:id="1411" w:name="_Toc442175833"/>
      <w:ins w:id="1412" w:author="Arash Tighbor" w:date="2016-01-30T09:35:00Z">
        <w:r w:rsidRPr="00DB5487">
          <w:rPr>
            <w:rFonts w:hint="eastAsia"/>
            <w:sz w:val="36"/>
            <w:szCs w:val="36"/>
            <w:rtl/>
            <w:rPrChange w:id="1413" w:author="Arash Tighbor" w:date="2016-02-02T11:19:00Z">
              <w:rPr>
                <w:rFonts w:hint="eastAsia"/>
                <w:rtl/>
              </w:rPr>
            </w:rPrChange>
          </w:rPr>
          <w:t>اطلاعات</w:t>
        </w:r>
        <w:r w:rsidRPr="00DB5487">
          <w:rPr>
            <w:sz w:val="36"/>
            <w:szCs w:val="36"/>
            <w:rtl/>
            <w:rPrChange w:id="1414" w:author="Arash Tighbor" w:date="2016-02-02T11:19:00Z">
              <w:rPr>
                <w:rtl/>
              </w:rPr>
            </w:rPrChange>
          </w:rPr>
          <w:t xml:space="preserve"> </w:t>
        </w:r>
        <w:r w:rsidRPr="00DB5487">
          <w:rPr>
            <w:rFonts w:hint="eastAsia"/>
            <w:sz w:val="36"/>
            <w:szCs w:val="36"/>
            <w:rtl/>
            <w:rPrChange w:id="1415" w:author="Arash Tighbor" w:date="2016-02-02T11:19:00Z">
              <w:rPr>
                <w:rFonts w:hint="eastAsia"/>
                <w:rtl/>
              </w:rPr>
            </w:rPrChange>
          </w:rPr>
          <w:t>عموم</w:t>
        </w:r>
        <w:r w:rsidRPr="00DB5487">
          <w:rPr>
            <w:rFonts w:hint="cs"/>
            <w:sz w:val="36"/>
            <w:szCs w:val="36"/>
            <w:rtl/>
            <w:rPrChange w:id="1416" w:author="Arash Tighbor" w:date="2016-02-02T11:19:00Z">
              <w:rPr>
                <w:rFonts w:hint="cs"/>
                <w:rtl/>
              </w:rPr>
            </w:rPrChange>
          </w:rPr>
          <w:t>ی</w:t>
        </w:r>
        <w:bookmarkEnd w:id="1406"/>
        <w:bookmarkEnd w:id="1411"/>
      </w:ins>
    </w:p>
    <w:p w:rsidR="001C0A81" w:rsidRDefault="001C0A81" w:rsidP="00563B0D">
      <w:pPr>
        <w:rPr>
          <w:ins w:id="1417" w:author="Arash Tighbor" w:date="2016-01-30T09:36:00Z"/>
          <w:rtl/>
        </w:rPr>
      </w:pPr>
      <w:ins w:id="1418" w:author="Arash Tighbor" w:date="2016-01-30T09:35:00Z">
        <w:r w:rsidRPr="00563B0D">
          <w:rPr>
            <w:rFonts w:hint="cs"/>
            <w:rtl/>
          </w:rPr>
          <w:t xml:space="preserve">این ماژول باید دارای درگاه ورود اطلاعات از </w:t>
        </w:r>
      </w:ins>
      <w:ins w:id="1419" w:author="Arash Tighbor" w:date="2016-01-30T11:50:00Z">
        <w:r w:rsidR="005B6ACE">
          <w:rPr>
            <w:rtl/>
          </w:rPr>
          <w:t>نرم‌افزار</w:t>
        </w:r>
      </w:ins>
      <w:ins w:id="1420" w:author="Arash Tighbor" w:date="2016-01-30T09:35:00Z">
        <w:del w:id="1421" w:author="Arash Tighbor" w:date="2016-01-30T11:50:00Z">
          <w:r w:rsidRPr="00563B0D" w:rsidDel="005B6ACE">
            <w:rPr>
              <w:rFonts w:hint="cs"/>
              <w:rtl/>
            </w:rPr>
            <w:delText>نرم افزار</w:delText>
          </w:r>
        </w:del>
        <w:r w:rsidRPr="00563B0D">
          <w:rPr>
            <w:rFonts w:hint="cs"/>
            <w:rtl/>
          </w:rPr>
          <w:t xml:space="preserve"> کنترل </w:t>
        </w:r>
      </w:ins>
      <w:ins w:id="1422" w:author="Arash Tighbor" w:date="2016-01-30T11:50:00Z">
        <w:r w:rsidR="005B6ACE">
          <w:rPr>
            <w:rtl/>
          </w:rPr>
          <w:t>خودپرداز</w:t>
        </w:r>
      </w:ins>
      <w:ins w:id="1423" w:author="Arash Tighbor" w:date="2016-01-30T09:35:00Z">
        <w:del w:id="1424" w:author="Arash Tighbor" w:date="2016-01-30T11:50:00Z">
          <w:r w:rsidRPr="00563B0D" w:rsidDel="005B6ACE">
            <w:rPr>
              <w:rFonts w:hint="cs"/>
              <w:rtl/>
            </w:rPr>
            <w:delText>خود پرداز</w:delText>
          </w:r>
        </w:del>
        <w:r w:rsidRPr="00563B0D">
          <w:rPr>
            <w:rFonts w:hint="cs"/>
            <w:rtl/>
          </w:rPr>
          <w:t xml:space="preserve">، درگاه </w:t>
        </w:r>
      </w:ins>
      <w:ins w:id="1425" w:author="Arash Tighbor" w:date="2016-01-30T11:50:00Z">
        <w:r w:rsidR="005B6ACE">
          <w:rPr>
            <w:rtl/>
          </w:rPr>
          <w:t>تأم</w:t>
        </w:r>
        <w:r w:rsidR="005B6ACE">
          <w:rPr>
            <w:rFonts w:hint="cs"/>
            <w:rtl/>
          </w:rPr>
          <w:t>ین</w:t>
        </w:r>
      </w:ins>
      <w:ins w:id="1426" w:author="Arash Tighbor" w:date="2016-01-30T09:35:00Z">
        <w:del w:id="1427" w:author="Arash Tighbor" w:date="2016-01-30T11:50:00Z">
          <w:r w:rsidRPr="00563B0D" w:rsidDel="005B6ACE">
            <w:rPr>
              <w:rFonts w:hint="cs"/>
              <w:rtl/>
            </w:rPr>
            <w:delText>تامین</w:delText>
          </w:r>
        </w:del>
        <w:r w:rsidRPr="00563B0D">
          <w:rPr>
            <w:rFonts w:hint="cs"/>
            <w:rtl/>
          </w:rPr>
          <w:t xml:space="preserve"> توان الکتریکی </w:t>
        </w:r>
      </w:ins>
      <w:ins w:id="1428" w:author="Arash Tighbor" w:date="2016-01-30T11:50:00Z">
        <w:r w:rsidR="005B6ACE">
          <w:rPr>
            <w:rtl/>
          </w:rPr>
          <w:t>موردن</w:t>
        </w:r>
        <w:r w:rsidR="005B6ACE">
          <w:rPr>
            <w:rFonts w:hint="cs"/>
            <w:rtl/>
          </w:rPr>
          <w:t>یاز</w:t>
        </w:r>
      </w:ins>
      <w:ins w:id="1429" w:author="Arash Tighbor" w:date="2016-01-30T09:35:00Z">
        <w:del w:id="1430" w:author="Arash Tighbor" w:date="2016-01-30T11:50:00Z">
          <w:r w:rsidRPr="00563B0D" w:rsidDel="005B6ACE">
            <w:rPr>
              <w:rFonts w:hint="cs"/>
              <w:rtl/>
            </w:rPr>
            <w:delText>مورد نیاز</w:delText>
          </w:r>
        </w:del>
        <w:r w:rsidRPr="00563B0D">
          <w:rPr>
            <w:rFonts w:hint="cs"/>
            <w:rtl/>
          </w:rPr>
          <w:t xml:space="preserve">، سیستم مبدل صوتی، </w:t>
        </w:r>
      </w:ins>
      <w:ins w:id="1431" w:author="Arash Tighbor" w:date="2016-01-30T11:50:00Z">
        <w:r w:rsidR="005B6ACE">
          <w:rPr>
            <w:rtl/>
          </w:rPr>
          <w:t>راه‌انداز</w:t>
        </w:r>
      </w:ins>
      <w:ins w:id="1432" w:author="Arash Tighbor" w:date="2016-01-30T09:35:00Z">
        <w:del w:id="1433" w:author="Arash Tighbor" w:date="2016-01-30T11:50:00Z">
          <w:r w:rsidRPr="00563B0D" w:rsidDel="005B6ACE">
            <w:rPr>
              <w:rFonts w:hint="cs"/>
              <w:rtl/>
            </w:rPr>
            <w:delText>راه انداز</w:delText>
          </w:r>
        </w:del>
        <w:r w:rsidRPr="00563B0D">
          <w:rPr>
            <w:rFonts w:hint="cs"/>
            <w:rtl/>
          </w:rPr>
          <w:t xml:space="preserve"> و کنترل </w:t>
        </w:r>
      </w:ins>
      <w:ins w:id="1434" w:author="Arash Tighbor" w:date="2016-01-30T11:50:00Z">
        <w:r w:rsidR="005B6ACE">
          <w:rPr>
            <w:rtl/>
          </w:rPr>
          <w:t>سخت‌افزار</w:t>
        </w:r>
        <w:r w:rsidR="005B6ACE">
          <w:rPr>
            <w:rFonts w:hint="cs"/>
            <w:rtl/>
          </w:rPr>
          <w:t>ی</w:t>
        </w:r>
      </w:ins>
      <w:ins w:id="1435" w:author="Arash Tighbor" w:date="2016-01-30T09:35:00Z">
        <w:del w:id="1436" w:author="Arash Tighbor" w:date="2016-01-30T11:50:00Z">
          <w:r w:rsidRPr="00563B0D" w:rsidDel="005B6ACE">
            <w:rPr>
              <w:rFonts w:hint="cs"/>
              <w:rtl/>
            </w:rPr>
            <w:delText>سخت افزاری</w:delText>
          </w:r>
        </w:del>
        <w:r w:rsidRPr="00563B0D">
          <w:rPr>
            <w:rFonts w:hint="cs"/>
            <w:rtl/>
          </w:rPr>
          <w:t xml:space="preserve"> آن (اسپیکر و </w:t>
        </w:r>
      </w:ins>
      <w:ins w:id="1437" w:author="Arash Tighbor" w:date="2016-01-30T11:50:00Z">
        <w:r w:rsidR="005B6ACE">
          <w:rPr>
            <w:rtl/>
          </w:rPr>
          <w:t>آمپل</w:t>
        </w:r>
        <w:r w:rsidR="005B6ACE">
          <w:rPr>
            <w:rFonts w:hint="cs"/>
            <w:rtl/>
          </w:rPr>
          <w:t>ی‌فایر</w:t>
        </w:r>
      </w:ins>
      <w:ins w:id="1438" w:author="Arash Tighbor" w:date="2016-01-30T09:35:00Z">
        <w:del w:id="1439" w:author="Arash Tighbor" w:date="2016-01-30T11:50:00Z">
          <w:r w:rsidRPr="00563B0D" w:rsidDel="005B6ACE">
            <w:rPr>
              <w:rFonts w:hint="cs"/>
              <w:rtl/>
            </w:rPr>
            <w:delText>آمپلی</w:delText>
          </w:r>
          <w:r w:rsidRPr="008C48D1" w:rsidDel="005B6ACE">
            <w:rPr>
              <w:rFonts w:hint="cs"/>
            </w:rPr>
            <w:delText xml:space="preserve"> </w:delText>
          </w:r>
          <w:r w:rsidRPr="008C48D1" w:rsidDel="005B6ACE">
            <w:rPr>
              <w:rFonts w:hint="cs"/>
              <w:rtl/>
            </w:rPr>
            <w:delText>فایر</w:delText>
          </w:r>
        </w:del>
        <w:r w:rsidRPr="008C48D1">
          <w:rPr>
            <w:rFonts w:hint="cs"/>
            <w:rtl/>
          </w:rPr>
          <w:t xml:space="preserve">) باشد. </w:t>
        </w:r>
      </w:ins>
    </w:p>
    <w:p w:rsidR="001C0A81" w:rsidRDefault="001C0A81">
      <w:pPr>
        <w:spacing w:after="0"/>
        <w:rPr>
          <w:ins w:id="1440" w:author="Arash Tighbor" w:date="2016-01-30T09:36:00Z"/>
          <w:rtl/>
        </w:rPr>
        <w:pPrChange w:id="1441" w:author="Arash Tighbor" w:date="2016-01-30T11:54:00Z">
          <w:pPr/>
        </w:pPrChange>
      </w:pPr>
      <w:ins w:id="1442" w:author="Arash Tighbor" w:date="2016-01-30T09:35:00Z">
        <w:r w:rsidRPr="00563B0D">
          <w:rPr>
            <w:rFonts w:hint="cs"/>
            <w:rtl/>
          </w:rPr>
          <w:t xml:space="preserve">در ذیل اجزای این ماژول </w:t>
        </w:r>
      </w:ins>
      <w:ins w:id="1443" w:author="Arash Tighbor" w:date="2016-01-30T11:50:00Z">
        <w:r w:rsidR="005B6ACE">
          <w:rPr>
            <w:rtl/>
          </w:rPr>
          <w:t>به‌صورت</w:t>
        </w:r>
      </w:ins>
      <w:ins w:id="1444" w:author="Arash Tighbor" w:date="2016-01-30T09:35:00Z">
        <w:del w:id="1445" w:author="Arash Tighbor" w:date="2016-01-30T11:50:00Z">
          <w:r w:rsidRPr="00563B0D" w:rsidDel="005B6ACE">
            <w:rPr>
              <w:rFonts w:hint="cs"/>
              <w:rtl/>
            </w:rPr>
            <w:delText>به صورت</w:delText>
          </w:r>
        </w:del>
        <w:r w:rsidRPr="00563B0D">
          <w:rPr>
            <w:rFonts w:hint="cs"/>
            <w:rtl/>
          </w:rPr>
          <w:t xml:space="preserve"> شماتیک </w:t>
        </w:r>
      </w:ins>
      <w:ins w:id="1446" w:author="Arash Tighbor" w:date="2016-01-30T09:36:00Z">
        <w:r>
          <w:rPr>
            <w:rFonts w:hint="cs"/>
            <w:rtl/>
          </w:rPr>
          <w:t xml:space="preserve">نشان </w:t>
        </w:r>
      </w:ins>
      <w:ins w:id="1447" w:author="Arash Tighbor" w:date="2016-01-30T11:50:00Z">
        <w:r w:rsidR="005B6ACE">
          <w:rPr>
            <w:rtl/>
          </w:rPr>
          <w:t>داده‌شده</w:t>
        </w:r>
      </w:ins>
      <w:ins w:id="1448" w:author="Arash Tighbor" w:date="2016-01-30T09:36:00Z">
        <w:del w:id="1449" w:author="Arash Tighbor" w:date="2016-01-30T11:50:00Z">
          <w:r w:rsidDel="005B6ACE">
            <w:rPr>
              <w:rFonts w:hint="cs"/>
              <w:rtl/>
            </w:rPr>
            <w:delText>داده</w:delText>
          </w:r>
        </w:del>
      </w:ins>
      <w:ins w:id="1450" w:author="Arash Tighbor" w:date="2016-01-30T09:35:00Z">
        <w:del w:id="1451" w:author="Arash Tighbor" w:date="2016-01-30T11:50:00Z">
          <w:r w:rsidRPr="00563B0D" w:rsidDel="005B6ACE">
            <w:rPr>
              <w:rFonts w:hint="cs"/>
              <w:rtl/>
            </w:rPr>
            <w:delText xml:space="preserve"> شده</w:delText>
          </w:r>
        </w:del>
        <w:del w:id="1452" w:author="Arash Tighbor" w:date="2016-01-30T11:54:00Z">
          <w:r w:rsidRPr="00563B0D" w:rsidDel="005B6ACE">
            <w:rPr>
              <w:rFonts w:hint="cs"/>
              <w:rtl/>
            </w:rPr>
            <w:delText xml:space="preserve"> است</w:delText>
          </w:r>
        </w:del>
      </w:ins>
      <w:ins w:id="1453" w:author="Arash Tighbor" w:date="2016-01-30T11:54:00Z">
        <w:r w:rsidR="005B6ACE">
          <w:rPr>
            <w:rFonts w:hint="cs"/>
            <w:rtl/>
          </w:rPr>
          <w:t>‌اند</w:t>
        </w:r>
      </w:ins>
      <w:ins w:id="1454" w:author="Arash Tighbor" w:date="2016-01-30T09:35:00Z">
        <w:r w:rsidRPr="00563B0D">
          <w:rPr>
            <w:rFonts w:hint="cs"/>
            <w:rtl/>
          </w:rPr>
          <w:t xml:space="preserve">: </w:t>
        </w:r>
      </w:ins>
    </w:p>
    <w:p w:rsidR="001C0A81" w:rsidRPr="00563B0D" w:rsidRDefault="001C0A81">
      <w:pPr>
        <w:jc w:val="center"/>
        <w:rPr>
          <w:ins w:id="1455" w:author="Arash Tighbor" w:date="2016-01-30T09:35:00Z"/>
          <w:rtl/>
        </w:rPr>
        <w:pPrChange w:id="1456" w:author="Arash Tighbor" w:date="2016-01-30T09:36:00Z">
          <w:pPr/>
        </w:pPrChange>
      </w:pPr>
      <w:ins w:id="1457" w:author="Arash Tighbor" w:date="2016-01-30T09:36:00Z">
        <w:r>
          <w:rPr>
            <w:noProof/>
          </w:rPr>
          <w:drawing>
            <wp:inline distT="0" distB="0" distL="0" distR="0" wp14:anchorId="22F226B5" wp14:editId="3EC3BEE7">
              <wp:extent cx="4680000" cy="1309037"/>
              <wp:effectExtent l="0" t="0" r="6350" b="5715"/>
              <wp:docPr id="63" name="Picture 6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"/>
                      <pic:cNvPicPr>
                        <a:picLocks noChangeAspect="1" noChangeArrowheads="1"/>
                      </pic:cNvPicPr>
                    </pic:nvPicPr>
                    <pic:blipFill>
                      <a:blip r:embed="rId2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680000" cy="1309037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inline>
          </w:drawing>
        </w:r>
      </w:ins>
    </w:p>
    <w:p w:rsidR="001C0A81" w:rsidRDefault="001C0A81">
      <w:pPr>
        <w:pStyle w:val="Heading2"/>
        <w:rPr>
          <w:ins w:id="1458" w:author="Arash Tighbor" w:date="2016-01-30T09:36:00Z"/>
          <w:rFonts w:ascii="B Nazanin" w:hAnsi="B Nazanin" w:cs="B Nazanin"/>
          <w:sz w:val="28"/>
          <w:szCs w:val="28"/>
          <w:rtl/>
        </w:rPr>
        <w:pPrChange w:id="1459" w:author="Arash Tighbor" w:date="2016-01-30T11:13:00Z">
          <w:pPr>
            <w:pStyle w:val="Heading1"/>
          </w:pPr>
        </w:pPrChange>
      </w:pPr>
      <w:bookmarkStart w:id="1460" w:name="_Toc441913971"/>
      <w:bookmarkStart w:id="1461" w:name="_Toc442175834"/>
      <w:ins w:id="1462" w:author="Arash Tighbor" w:date="2016-01-30T09:36:00Z">
        <w:r>
          <w:rPr>
            <w:rFonts w:hint="cs"/>
            <w:rtl/>
          </w:rPr>
          <w:t>اطلاعات تخصصی</w:t>
        </w:r>
        <w:bookmarkEnd w:id="1460"/>
        <w:bookmarkEnd w:id="1461"/>
      </w:ins>
    </w:p>
    <w:p w:rsidR="001C0A81" w:rsidRDefault="001C0A81">
      <w:pPr>
        <w:pStyle w:val="Heading3"/>
        <w:rPr>
          <w:ins w:id="1463" w:author="Arash Tighbor" w:date="2016-01-30T09:37:00Z"/>
          <w:rFonts w:asciiTheme="majorHAnsi" w:hAnsiTheme="majorHAnsi" w:cs="B Nazanin"/>
          <w:sz w:val="26"/>
          <w:szCs w:val="24"/>
        </w:rPr>
        <w:pPrChange w:id="1464" w:author="Arash Tighbor" w:date="2016-01-30T11:14:00Z">
          <w:pPr>
            <w:pStyle w:val="Heading2"/>
          </w:pPr>
        </w:pPrChange>
      </w:pPr>
      <w:bookmarkStart w:id="1465" w:name="_Toc441913972"/>
      <w:bookmarkStart w:id="1466" w:name="_Toc442175835"/>
      <w:ins w:id="1467" w:author="Arash Tighbor" w:date="2016-01-30T09:37:00Z">
        <w:r>
          <w:t>ATM PC</w:t>
        </w:r>
        <w:bookmarkEnd w:id="1465"/>
        <w:bookmarkEnd w:id="1466"/>
        <w:r>
          <w:rPr>
            <w:rFonts w:hint="cs"/>
            <w:rtl/>
          </w:rPr>
          <w:t xml:space="preserve"> </w:t>
        </w:r>
      </w:ins>
    </w:p>
    <w:p w:rsidR="001C0A81" w:rsidRDefault="001C0A81">
      <w:pPr>
        <w:ind w:left="573"/>
        <w:rPr>
          <w:ins w:id="1468" w:author="Arash Tighbor" w:date="2016-01-30T09:45:00Z"/>
          <w:rtl/>
        </w:rPr>
        <w:pPrChange w:id="1469" w:author="Arash Tighbor" w:date="2016-01-30T11:24:00Z">
          <w:pPr>
            <w:autoSpaceDE w:val="0"/>
            <w:autoSpaceDN w:val="0"/>
            <w:adjustRightInd w:val="0"/>
            <w:spacing w:line="288" w:lineRule="auto"/>
          </w:pPr>
        </w:pPrChange>
      </w:pPr>
      <w:ins w:id="1470" w:author="Arash Tighbor" w:date="2016-01-30T09:37:00Z">
        <w:r w:rsidRPr="00563B0D">
          <w:rPr>
            <w:rFonts w:hint="cs"/>
            <w:rtl/>
          </w:rPr>
          <w:t xml:space="preserve">در نمونه </w:t>
        </w:r>
      </w:ins>
      <w:ins w:id="1471" w:author="Arash Tighbor" w:date="2016-01-30T11:50:00Z">
        <w:r w:rsidR="005B6ACE">
          <w:rPr>
            <w:rtl/>
          </w:rPr>
          <w:t>طراح</w:t>
        </w:r>
        <w:r w:rsidR="005B6ACE">
          <w:rPr>
            <w:rFonts w:hint="cs"/>
            <w:rtl/>
          </w:rPr>
          <w:t>ی‌شده</w:t>
        </w:r>
      </w:ins>
      <w:ins w:id="1472" w:author="Arash Tighbor" w:date="2016-01-30T09:37:00Z">
        <w:del w:id="1473" w:author="Arash Tighbor" w:date="2016-01-30T11:50:00Z">
          <w:r w:rsidRPr="00563B0D" w:rsidDel="005B6ACE">
            <w:rPr>
              <w:rFonts w:hint="cs"/>
              <w:rtl/>
            </w:rPr>
            <w:delText>طراحی شده</w:delText>
          </w:r>
        </w:del>
        <w:r w:rsidRPr="00563B0D">
          <w:rPr>
            <w:rFonts w:hint="cs"/>
            <w:rtl/>
          </w:rPr>
          <w:t xml:space="preserve"> جهت این پروژه اطلاعات ورودی به طبقه </w:t>
        </w:r>
      </w:ins>
      <w:ins w:id="1474" w:author="Arash Tighbor" w:date="2016-01-30T11:50:00Z">
        <w:r w:rsidR="005B6ACE">
          <w:rPr>
            <w:rtl/>
          </w:rPr>
          <w:t>تقو</w:t>
        </w:r>
        <w:r w:rsidR="005B6ACE">
          <w:rPr>
            <w:rFonts w:hint="cs"/>
            <w:rtl/>
          </w:rPr>
          <w:t>یت‌کننده</w:t>
        </w:r>
      </w:ins>
      <w:ins w:id="1475" w:author="Arash Tighbor" w:date="2016-01-30T09:37:00Z">
        <w:del w:id="1476" w:author="Arash Tighbor" w:date="2016-01-30T11:50:00Z">
          <w:r w:rsidRPr="00563B0D" w:rsidDel="005B6ACE">
            <w:rPr>
              <w:rFonts w:hint="cs"/>
              <w:rtl/>
            </w:rPr>
            <w:delText>تقویت کننده</w:delText>
          </w:r>
        </w:del>
        <w:r w:rsidRPr="00563B0D">
          <w:rPr>
            <w:rFonts w:hint="cs"/>
            <w:rtl/>
          </w:rPr>
          <w:t xml:space="preserve"> (</w:t>
        </w:r>
        <w:r w:rsidRPr="00563B0D">
          <w:t>AMP</w:t>
        </w:r>
        <w:r w:rsidRPr="008C48D1">
          <w:rPr>
            <w:rFonts w:hint="cs"/>
            <w:rtl/>
          </w:rPr>
          <w:t xml:space="preserve">) از طریق خروجی کارت صدای </w:t>
        </w:r>
        <w:r w:rsidRPr="008C48D1">
          <w:t xml:space="preserve">ATM </w:t>
        </w:r>
        <w:r w:rsidRPr="008C48D1">
          <w:rPr>
            <w:rFonts w:hint="cs"/>
            <w:rtl/>
          </w:rPr>
          <w:t xml:space="preserve"> تهیه </w:t>
        </w:r>
      </w:ins>
      <w:ins w:id="1477" w:author="Arash Tighbor" w:date="2016-01-30T11:50:00Z">
        <w:r w:rsidR="005B6ACE">
          <w:rPr>
            <w:rtl/>
          </w:rPr>
          <w:t>م</w:t>
        </w:r>
        <w:r w:rsidR="005B6ACE">
          <w:rPr>
            <w:rFonts w:hint="cs"/>
            <w:rtl/>
          </w:rPr>
          <w:t>ی‌گردد</w:t>
        </w:r>
      </w:ins>
      <w:ins w:id="1478" w:author="Arash Tighbor" w:date="2016-01-30T09:37:00Z">
        <w:del w:id="1479" w:author="Arash Tighbor" w:date="2016-01-30T11:50:00Z">
          <w:r w:rsidRPr="008C48D1" w:rsidDel="005B6ACE">
            <w:rPr>
              <w:rFonts w:hint="cs"/>
              <w:rtl/>
            </w:rPr>
            <w:delText>می گردد</w:delText>
          </w:r>
        </w:del>
        <w:r w:rsidRPr="008C48D1">
          <w:rPr>
            <w:rFonts w:hint="cs"/>
            <w:rtl/>
          </w:rPr>
          <w:t xml:space="preserve">. برای انتقال این داده از کابل </w:t>
        </w:r>
      </w:ins>
      <w:ins w:id="1480" w:author="Arash Tighbor" w:date="2016-01-30T09:39:00Z">
        <w:r>
          <w:rPr>
            <w:rFonts w:hint="cs"/>
            <w:rtl/>
          </w:rPr>
          <w:t>3</w:t>
        </w:r>
      </w:ins>
      <w:ins w:id="1481" w:author="Arash Tighbor" w:date="2016-01-30T09:37:00Z">
        <w:r w:rsidRPr="00563B0D">
          <w:rPr>
            <w:rFonts w:hint="cs"/>
            <w:rtl/>
          </w:rPr>
          <w:t xml:space="preserve"> رشته مخصوص انتقال صوت استریو (با حداقل توان موجود) </w:t>
        </w:r>
      </w:ins>
      <w:ins w:id="1482" w:author="Arash Tighbor" w:date="2016-01-30T11:50:00Z">
        <w:r w:rsidR="005B6ACE">
          <w:rPr>
            <w:rtl/>
          </w:rPr>
          <w:t>درحال</w:t>
        </w:r>
        <w:r w:rsidR="005B6ACE">
          <w:rPr>
            <w:rFonts w:hint="cs"/>
            <w:rtl/>
          </w:rPr>
          <w:t>ی‌که</w:t>
        </w:r>
      </w:ins>
      <w:ins w:id="1483" w:author="Arash Tighbor" w:date="2016-01-30T09:37:00Z">
        <w:del w:id="1484" w:author="Arash Tighbor" w:date="2016-01-30T11:50:00Z">
          <w:r w:rsidRPr="00563B0D" w:rsidDel="005B6ACE">
            <w:rPr>
              <w:rFonts w:hint="cs"/>
              <w:rtl/>
            </w:rPr>
            <w:delText>در حالی که</w:delText>
          </w:r>
        </w:del>
        <w:r w:rsidRPr="00563B0D">
          <w:rPr>
            <w:rFonts w:hint="cs"/>
            <w:rtl/>
          </w:rPr>
          <w:t xml:space="preserve"> دو سر آن جک استریو نری صدا {</w:t>
        </w:r>
        <w:r w:rsidRPr="001C0A81">
          <w:rPr>
            <w:rtl/>
            <w:rPrChange w:id="1485" w:author="Arash Tighbor" w:date="2016-01-30T09:37:00Z">
              <w:rPr>
                <w:rFonts w:ascii="B Nazanin" w:hAnsi="Calibri"/>
                <w:color w:val="000000"/>
                <w:sz w:val="24"/>
                <w:rtl/>
              </w:rPr>
            </w:rPrChange>
          </w:rPr>
          <w:t xml:space="preserve"> </w:t>
        </w:r>
        <w:r w:rsidRPr="001C0A81">
          <w:rPr>
            <w:rPrChange w:id="1486" w:author="Arash Tighbor" w:date="2016-01-30T09:37:00Z">
              <w:rPr>
                <w:rFonts w:ascii="Calibri" w:hAnsi="Calibri" w:cstheme="minorBidi"/>
                <w:color w:val="000000"/>
                <w:sz w:val="24"/>
              </w:rPr>
            </w:rPrChange>
          </w:rPr>
          <w:t>1/8" tip –ring-sleeve (TRS)</w:t>
        </w:r>
        <w:r w:rsidRPr="00563B0D">
          <w:t xml:space="preserve"> </w:t>
        </w:r>
        <w:r w:rsidRPr="001C0A81">
          <w:rPr>
            <w:rPrChange w:id="1487" w:author="Arash Tighbor" w:date="2016-01-30T09:37:00Z">
              <w:rPr>
                <w:rFonts w:ascii="Calibri" w:hAnsi="Calibri" w:cstheme="minorBidi"/>
                <w:color w:val="000000"/>
                <w:sz w:val="24"/>
              </w:rPr>
            </w:rPrChange>
          </w:rPr>
          <w:t>3.5mm</w:t>
        </w:r>
        <w:r w:rsidRPr="001C0A81">
          <w:rPr>
            <w:rtl/>
            <w:rPrChange w:id="1488" w:author="Arash Tighbor" w:date="2016-01-30T09:37:00Z">
              <w:rPr>
                <w:rFonts w:ascii="Calibri" w:hAnsi="Calibri" w:cs="Arial"/>
                <w:color w:val="000000"/>
                <w:sz w:val="24"/>
                <w:szCs w:val="22"/>
                <w:rtl/>
              </w:rPr>
            </w:rPrChange>
          </w:rPr>
          <w:t xml:space="preserve"> }</w:t>
        </w:r>
      </w:ins>
      <w:ins w:id="1489" w:author="Arash Tighbor" w:date="2016-01-30T09:39:00Z">
        <w:r>
          <w:rPr>
            <w:rFonts w:hint="cs"/>
            <w:rtl/>
          </w:rPr>
          <w:t xml:space="preserve"> </w:t>
        </w:r>
      </w:ins>
      <w:ins w:id="1490" w:author="Arash Tighbor" w:date="2016-01-30T09:37:00Z">
        <w:r w:rsidRPr="00563B0D">
          <w:rPr>
            <w:rFonts w:hint="cs"/>
            <w:rtl/>
          </w:rPr>
          <w:t xml:space="preserve">وصل شده استفاده </w:t>
        </w:r>
      </w:ins>
      <w:ins w:id="1491" w:author="Arash Tighbor" w:date="2016-01-30T09:38:00Z">
        <w:del w:id="1492" w:author="Arash Tighbor" w:date="2016-01-30T11:24:00Z">
          <w:r w:rsidDel="00D13343">
            <w:rPr>
              <w:rtl/>
            </w:rPr>
            <w:br/>
          </w:r>
        </w:del>
      </w:ins>
      <w:ins w:id="1493" w:author="Arash Tighbor" w:date="2016-01-30T09:37:00Z">
        <w:r w:rsidRPr="00563B0D">
          <w:rPr>
            <w:rFonts w:hint="cs"/>
            <w:rtl/>
          </w:rPr>
          <w:t>می</w:t>
        </w:r>
      </w:ins>
      <w:ins w:id="1494" w:author="Arash Tighbor" w:date="2016-01-30T09:38:00Z">
        <w:r>
          <w:rPr>
            <w:rFonts w:hint="cs"/>
            <w:rtl/>
          </w:rPr>
          <w:t>‌</w:t>
        </w:r>
      </w:ins>
      <w:ins w:id="1495" w:author="Arash Tighbor" w:date="2016-01-30T09:37:00Z">
        <w:r w:rsidRPr="00563B0D">
          <w:rPr>
            <w:rFonts w:hint="cs"/>
            <w:rtl/>
          </w:rPr>
          <w:t>گردد.</w:t>
        </w:r>
      </w:ins>
    </w:p>
    <w:p w:rsidR="00FD1DC8" w:rsidRDefault="00FD1DC8">
      <w:pPr>
        <w:pStyle w:val="Heading3"/>
        <w:rPr>
          <w:ins w:id="1496" w:author="Arash Tighbor" w:date="2016-01-30T09:45:00Z"/>
          <w:rFonts w:asciiTheme="majorHAnsi" w:hAnsiTheme="majorHAnsi" w:cs="B Nazanin"/>
          <w:sz w:val="26"/>
          <w:szCs w:val="24"/>
        </w:rPr>
        <w:pPrChange w:id="1497" w:author="Arash Tighbor" w:date="2016-01-30T11:14:00Z">
          <w:pPr>
            <w:pStyle w:val="Heading2"/>
          </w:pPr>
        </w:pPrChange>
      </w:pPr>
      <w:bookmarkStart w:id="1498" w:name="_Toc440805731"/>
      <w:bookmarkStart w:id="1499" w:name="_Toc441913973"/>
      <w:bookmarkStart w:id="1500" w:name="_Toc442175836"/>
      <w:ins w:id="1501" w:author="Arash Tighbor" w:date="2016-01-30T09:45:00Z">
        <w:r>
          <w:t>AMPLIFIRE</w:t>
        </w:r>
        <w:bookmarkEnd w:id="1498"/>
        <w:bookmarkEnd w:id="1499"/>
        <w:bookmarkEnd w:id="1500"/>
      </w:ins>
    </w:p>
    <w:p w:rsidR="00FD1DC8" w:rsidRDefault="00FD1DC8">
      <w:pPr>
        <w:ind w:left="573"/>
        <w:rPr>
          <w:ins w:id="1502" w:author="Arash Tighbor" w:date="2016-01-30T09:46:00Z"/>
          <w:rtl/>
        </w:rPr>
        <w:pPrChange w:id="1503" w:author="Arash Tighbor" w:date="2016-01-30T11:24:00Z">
          <w:pPr/>
        </w:pPrChange>
      </w:pPr>
      <w:ins w:id="1504" w:author="Arash Tighbor" w:date="2016-01-30T09:45:00Z">
        <w:r w:rsidRPr="00563B0D">
          <w:rPr>
            <w:rFonts w:hint="cs"/>
            <w:rtl/>
          </w:rPr>
          <w:t xml:space="preserve">طبقه </w:t>
        </w:r>
      </w:ins>
      <w:ins w:id="1505" w:author="Arash Tighbor" w:date="2016-01-30T11:50:00Z">
        <w:r w:rsidR="005B6ACE">
          <w:rPr>
            <w:rtl/>
          </w:rPr>
          <w:t>تقو</w:t>
        </w:r>
        <w:r w:rsidR="005B6ACE">
          <w:rPr>
            <w:rFonts w:hint="cs"/>
            <w:rtl/>
          </w:rPr>
          <w:t>یت‌کننده</w:t>
        </w:r>
      </w:ins>
      <w:ins w:id="1506" w:author="Arash Tighbor" w:date="2016-01-30T09:45:00Z">
        <w:del w:id="1507" w:author="Arash Tighbor" w:date="2016-01-30T11:50:00Z">
          <w:r w:rsidRPr="00563B0D" w:rsidDel="005B6ACE">
            <w:rPr>
              <w:rFonts w:hint="cs"/>
              <w:rtl/>
            </w:rPr>
            <w:delText>تقویت کننده</w:delText>
          </w:r>
        </w:del>
        <w:r w:rsidRPr="00563B0D">
          <w:rPr>
            <w:rFonts w:hint="cs"/>
            <w:rtl/>
          </w:rPr>
          <w:t xml:space="preserve"> </w:t>
        </w:r>
      </w:ins>
      <w:ins w:id="1508" w:author="Arash Tighbor" w:date="2016-01-30T11:50:00Z">
        <w:r w:rsidR="005B6ACE">
          <w:rPr>
            <w:rtl/>
          </w:rPr>
          <w:t>ته</w:t>
        </w:r>
        <w:r w:rsidR="005B6ACE">
          <w:rPr>
            <w:rFonts w:hint="cs"/>
            <w:rtl/>
          </w:rPr>
          <w:t>یه‌شده</w:t>
        </w:r>
      </w:ins>
      <w:ins w:id="1509" w:author="Arash Tighbor" w:date="2016-01-30T09:45:00Z">
        <w:del w:id="1510" w:author="Arash Tighbor" w:date="2016-01-30T11:50:00Z">
          <w:r w:rsidRPr="00563B0D" w:rsidDel="005B6ACE">
            <w:rPr>
              <w:rFonts w:hint="cs"/>
              <w:rtl/>
            </w:rPr>
            <w:delText>تهیه شده</w:delText>
          </w:r>
        </w:del>
        <w:r w:rsidRPr="00563B0D">
          <w:rPr>
            <w:rFonts w:hint="cs"/>
            <w:rtl/>
          </w:rPr>
          <w:t xml:space="preserve"> علاوه بر ورودی اطلاعات از </w:t>
        </w:r>
        <w:r w:rsidRPr="00563B0D">
          <w:t>PC</w:t>
        </w:r>
        <w:r w:rsidRPr="008C48D1">
          <w:rPr>
            <w:rFonts w:hint="cs"/>
            <w:rtl/>
          </w:rPr>
          <w:t xml:space="preserve"> باید دارای اتصال به شبکه توان خودپرداز با ولتاژ </w:t>
        </w:r>
        <w:r w:rsidRPr="008C48D1">
          <w:t>5VDC</w:t>
        </w:r>
        <w:r w:rsidRPr="008C48D1">
          <w:rPr>
            <w:rFonts w:hint="cs"/>
            <w:rtl/>
          </w:rPr>
          <w:t xml:space="preserve"> باشد. این طبقه دارای توان خروجی </w:t>
        </w:r>
        <w:r w:rsidRPr="008C48D1">
          <w:t>3W</w:t>
        </w:r>
        <w:r w:rsidRPr="008C48D1">
          <w:rPr>
            <w:rFonts w:hint="cs"/>
            <w:rtl/>
          </w:rPr>
          <w:t xml:space="preserve"> </w:t>
        </w:r>
      </w:ins>
      <w:ins w:id="1511" w:author="Arash Tighbor" w:date="2016-01-30T11:50:00Z">
        <w:r w:rsidR="005B6ACE">
          <w:rPr>
            <w:rtl/>
          </w:rPr>
          <w:t>به‌صورت</w:t>
        </w:r>
      </w:ins>
      <w:ins w:id="1512" w:author="Arash Tighbor" w:date="2016-01-30T09:45:00Z">
        <w:del w:id="1513" w:author="Arash Tighbor" w:date="2016-01-30T11:50:00Z">
          <w:r w:rsidRPr="008C48D1" w:rsidDel="005B6ACE">
            <w:rPr>
              <w:rFonts w:hint="cs"/>
              <w:rtl/>
            </w:rPr>
            <w:delText>به صورت</w:delText>
          </w:r>
        </w:del>
        <w:r w:rsidRPr="008C48D1">
          <w:rPr>
            <w:rFonts w:hint="cs"/>
            <w:rtl/>
          </w:rPr>
          <w:t xml:space="preserve"> استریو و مناسب برای </w:t>
        </w:r>
      </w:ins>
      <w:ins w:id="1514" w:author="Arash Tighbor" w:date="2016-01-30T11:50:00Z">
        <w:r w:rsidR="005B6ACE">
          <w:rPr>
            <w:rtl/>
          </w:rPr>
          <w:t>بلندگوها</w:t>
        </w:r>
        <w:r w:rsidR="005B6ACE">
          <w:rPr>
            <w:rFonts w:hint="cs"/>
            <w:rtl/>
          </w:rPr>
          <w:t>ی</w:t>
        </w:r>
      </w:ins>
      <w:ins w:id="1515" w:author="Arash Tighbor" w:date="2016-01-30T09:45:00Z">
        <w:del w:id="1516" w:author="Arash Tighbor" w:date="2016-01-30T11:50:00Z">
          <w:r w:rsidRPr="008C48D1" w:rsidDel="005B6ACE">
            <w:rPr>
              <w:rFonts w:hint="cs"/>
              <w:rtl/>
            </w:rPr>
            <w:delText>بلندگو های</w:delText>
          </w:r>
        </w:del>
        <w:r w:rsidRPr="008C48D1">
          <w:rPr>
            <w:rFonts w:hint="cs"/>
            <w:rtl/>
          </w:rPr>
          <w:t xml:space="preserve"> با </w:t>
        </w:r>
      </w:ins>
      <w:ins w:id="1517" w:author="Arash Tighbor" w:date="2016-01-30T11:50:00Z">
        <w:r w:rsidR="005B6ACE">
          <w:rPr>
            <w:rtl/>
          </w:rPr>
          <w:t>مقاومت</w:t>
        </w:r>
      </w:ins>
      <w:ins w:id="1518" w:author="Arash Tighbor" w:date="2016-01-30T09:45:00Z">
        <w:del w:id="1519" w:author="Arash Tighbor" w:date="2016-01-30T11:50:00Z">
          <w:r w:rsidRPr="008C48D1" w:rsidDel="005B6ACE">
            <w:rPr>
              <w:rFonts w:hint="cs"/>
              <w:rtl/>
            </w:rPr>
            <w:delText>مقاوت</w:delText>
          </w:r>
        </w:del>
        <w:r w:rsidRPr="008C48D1">
          <w:rPr>
            <w:rFonts w:hint="cs"/>
            <w:rtl/>
          </w:rPr>
          <w:t xml:space="preserve"> ورودی </w:t>
        </w:r>
        <w:r w:rsidRPr="008C48D1">
          <w:t>4Ω</w:t>
        </w:r>
        <w:r w:rsidRPr="008C48D1">
          <w:rPr>
            <w:rFonts w:hint="cs"/>
            <w:rtl/>
          </w:rPr>
          <w:t xml:space="preserve"> </w:t>
        </w:r>
      </w:ins>
      <w:ins w:id="1520" w:author="Arash Tighbor" w:date="2016-01-30T11:50:00Z">
        <w:r w:rsidR="005B6ACE">
          <w:rPr>
            <w:rtl/>
          </w:rPr>
          <w:t>م</w:t>
        </w:r>
        <w:r w:rsidR="005B6ACE">
          <w:rPr>
            <w:rFonts w:hint="cs"/>
            <w:rtl/>
          </w:rPr>
          <w:t>ی‌باشد</w:t>
        </w:r>
      </w:ins>
      <w:ins w:id="1521" w:author="Arash Tighbor" w:date="2016-01-30T09:45:00Z">
        <w:del w:id="1522" w:author="Arash Tighbor" w:date="2016-01-30T11:50:00Z">
          <w:r w:rsidRPr="008C48D1" w:rsidDel="005B6ACE">
            <w:rPr>
              <w:rFonts w:hint="cs"/>
              <w:rtl/>
            </w:rPr>
            <w:delText>می باشد</w:delText>
          </w:r>
        </w:del>
        <w:r w:rsidRPr="008C48D1">
          <w:rPr>
            <w:rFonts w:hint="cs"/>
            <w:rtl/>
          </w:rPr>
          <w:t>.</w:t>
        </w:r>
      </w:ins>
    </w:p>
    <w:p w:rsidR="00FD1DC8" w:rsidRDefault="00FD1DC8">
      <w:pPr>
        <w:pStyle w:val="Heading3"/>
        <w:rPr>
          <w:ins w:id="1523" w:author="Arash Tighbor" w:date="2016-01-30T09:46:00Z"/>
          <w:rFonts w:asciiTheme="majorHAnsi" w:hAnsiTheme="majorHAnsi" w:cs="B Nazanin"/>
          <w:sz w:val="26"/>
          <w:szCs w:val="24"/>
        </w:rPr>
        <w:pPrChange w:id="1524" w:author="Arash Tighbor" w:date="2016-01-30T11:14:00Z">
          <w:pPr>
            <w:pStyle w:val="Heading2"/>
          </w:pPr>
        </w:pPrChange>
      </w:pPr>
      <w:bookmarkStart w:id="1525" w:name="_Toc441913974"/>
      <w:bookmarkStart w:id="1526" w:name="_Toc442175837"/>
      <w:ins w:id="1527" w:author="Arash Tighbor" w:date="2016-01-30T09:46:00Z">
        <w:r>
          <w:lastRenderedPageBreak/>
          <w:t>SPEAKER</w:t>
        </w:r>
        <w:bookmarkEnd w:id="1525"/>
        <w:bookmarkEnd w:id="1526"/>
      </w:ins>
    </w:p>
    <w:p w:rsidR="00FD1DC8" w:rsidRPr="00563B0D" w:rsidRDefault="00FD1DC8">
      <w:pPr>
        <w:ind w:left="573"/>
        <w:rPr>
          <w:ins w:id="1528" w:author="Arash Tighbor" w:date="2016-01-30T09:46:00Z"/>
          <w:rtl/>
        </w:rPr>
        <w:pPrChange w:id="1529" w:author="Arash Tighbor" w:date="2016-01-30T11:24:00Z">
          <w:pPr/>
        </w:pPrChange>
      </w:pPr>
      <w:ins w:id="1530" w:author="Arash Tighbor" w:date="2016-01-30T09:46:00Z">
        <w:r w:rsidRPr="00563B0D">
          <w:rPr>
            <w:rFonts w:hint="cs"/>
            <w:rtl/>
          </w:rPr>
          <w:t xml:space="preserve">بلندگو با مقاومت ورودی </w:t>
        </w:r>
        <w:r w:rsidRPr="00563B0D">
          <w:t>4Ω</w:t>
        </w:r>
        <w:r w:rsidRPr="008C48D1">
          <w:rPr>
            <w:rFonts w:hint="cs"/>
            <w:rtl/>
          </w:rPr>
          <w:t xml:space="preserve"> و حداقل با توان </w:t>
        </w:r>
        <w:r w:rsidRPr="008C48D1">
          <w:t>3W</w:t>
        </w:r>
        <w:r w:rsidRPr="008C48D1">
          <w:rPr>
            <w:rFonts w:hint="cs"/>
            <w:rtl/>
          </w:rPr>
          <w:t xml:space="preserve"> با اندازه بلندگو</w:t>
        </w:r>
      </w:ins>
      <w:ins w:id="1531" w:author="Arash Tighbor" w:date="2016-01-30T09:47:00Z">
        <w:r>
          <w:rPr>
            <w:rFonts w:hint="cs"/>
            <w:rtl/>
          </w:rPr>
          <w:t xml:space="preserve"> </w:t>
        </w:r>
      </w:ins>
      <w:ins w:id="1532" w:author="Arash Tighbor" w:date="2016-01-30T09:46:00Z">
        <w:r w:rsidRPr="00563B0D">
          <w:rPr>
            <w:rFonts w:hint="cs"/>
          </w:rPr>
          <w:t xml:space="preserve"> </w:t>
        </w:r>
      </w:ins>
      <w:ins w:id="1533" w:author="Arash Tighbor" w:date="2016-01-30T09:47:00Z">
        <w:r>
          <w:t>7</w:t>
        </w:r>
      </w:ins>
      <w:ins w:id="1534" w:author="Arash Tighbor" w:date="2016-01-30T09:46:00Z">
        <w:r w:rsidRPr="00563B0D">
          <w:t>0mm</w:t>
        </w:r>
      </w:ins>
      <w:ins w:id="1535" w:author="Arash Tighbor" w:date="2016-01-30T09:47:00Z">
        <w:r>
          <w:rPr>
            <w:rFonts w:hint="cs"/>
            <w:rtl/>
          </w:rPr>
          <w:t xml:space="preserve">× </w:t>
        </w:r>
        <w:r>
          <w:t>4</w:t>
        </w:r>
      </w:ins>
      <w:ins w:id="1536" w:author="Arash Tighbor" w:date="2016-01-30T09:46:00Z">
        <w:r w:rsidRPr="00563B0D">
          <w:t>0mm</w:t>
        </w:r>
        <w:r w:rsidRPr="00563B0D">
          <w:rPr>
            <w:rFonts w:hint="cs"/>
            <w:rtl/>
          </w:rPr>
          <w:t xml:space="preserve"> </w:t>
        </w:r>
      </w:ins>
      <w:ins w:id="1537" w:author="Arash Tighbor" w:date="2016-01-30T11:50:00Z">
        <w:r w:rsidR="005B6ACE">
          <w:rPr>
            <w:rtl/>
          </w:rPr>
          <w:t>ته</w:t>
        </w:r>
        <w:r w:rsidR="005B6ACE">
          <w:rPr>
            <w:rFonts w:hint="cs"/>
            <w:rtl/>
          </w:rPr>
          <w:t>یه‌شده</w:t>
        </w:r>
      </w:ins>
      <w:ins w:id="1538" w:author="Arash Tighbor" w:date="2016-01-30T09:46:00Z">
        <w:del w:id="1539" w:author="Arash Tighbor" w:date="2016-01-30T11:50:00Z">
          <w:r w:rsidRPr="00563B0D" w:rsidDel="005B6ACE">
            <w:rPr>
              <w:rFonts w:hint="cs"/>
              <w:rtl/>
            </w:rPr>
            <w:delText>تهیه شده</w:delText>
          </w:r>
        </w:del>
        <w:r w:rsidRPr="00563B0D">
          <w:rPr>
            <w:rFonts w:hint="cs"/>
            <w:rtl/>
          </w:rPr>
          <w:t xml:space="preserve"> است. ارتباط </w:t>
        </w:r>
      </w:ins>
      <w:ins w:id="1540" w:author="Arash Tighbor" w:date="2016-01-30T11:51:00Z">
        <w:r w:rsidR="005B6ACE">
          <w:rPr>
            <w:rtl/>
          </w:rPr>
          <w:t>بلندگو</w:t>
        </w:r>
      </w:ins>
      <w:ins w:id="1541" w:author="Arash Tighbor" w:date="2016-01-30T09:46:00Z">
        <w:del w:id="1542" w:author="Arash Tighbor" w:date="2016-01-30T11:51:00Z">
          <w:r w:rsidRPr="00563B0D" w:rsidDel="005B6ACE">
            <w:rPr>
              <w:rFonts w:hint="cs"/>
              <w:rtl/>
            </w:rPr>
            <w:delText>بلند گو</w:delText>
          </w:r>
        </w:del>
        <w:r w:rsidRPr="00563B0D">
          <w:rPr>
            <w:rFonts w:hint="cs"/>
            <w:rtl/>
          </w:rPr>
          <w:t xml:space="preserve"> و طبقه </w:t>
        </w:r>
      </w:ins>
      <w:ins w:id="1543" w:author="Arash Tighbor" w:date="2016-01-30T11:51:00Z">
        <w:r w:rsidR="005B6ACE">
          <w:rPr>
            <w:rtl/>
          </w:rPr>
          <w:t>تقو</w:t>
        </w:r>
        <w:r w:rsidR="005B6ACE">
          <w:rPr>
            <w:rFonts w:hint="cs"/>
            <w:rtl/>
          </w:rPr>
          <w:t>یت‌کننده</w:t>
        </w:r>
      </w:ins>
      <w:ins w:id="1544" w:author="Arash Tighbor" w:date="2016-01-30T09:46:00Z">
        <w:del w:id="1545" w:author="Arash Tighbor" w:date="2016-01-30T11:51:00Z">
          <w:r w:rsidRPr="00563B0D" w:rsidDel="005B6ACE">
            <w:rPr>
              <w:rFonts w:hint="cs"/>
              <w:rtl/>
            </w:rPr>
            <w:delText>تقویت کننده</w:delText>
          </w:r>
        </w:del>
        <w:r w:rsidRPr="00563B0D">
          <w:rPr>
            <w:rFonts w:hint="cs"/>
            <w:rtl/>
          </w:rPr>
          <w:t xml:space="preserve">  از طریق کابل </w:t>
        </w:r>
        <w:r w:rsidRPr="008C48D1">
          <w:t>2</w:t>
        </w:r>
        <w:r w:rsidRPr="008C48D1">
          <w:rPr>
            <w:rFonts w:hint="cs"/>
            <w:rtl/>
          </w:rPr>
          <w:t xml:space="preserve"> رشته (با حداقل توان موجود) </w:t>
        </w:r>
      </w:ins>
      <w:ins w:id="1546" w:author="Arash Tighbor" w:date="2016-01-30T11:51:00Z">
        <w:r w:rsidR="005B6ACE">
          <w:rPr>
            <w:rtl/>
          </w:rPr>
          <w:t>ترج</w:t>
        </w:r>
        <w:r w:rsidR="005B6ACE">
          <w:rPr>
            <w:rFonts w:hint="cs"/>
            <w:rtl/>
          </w:rPr>
          <w:t>یحاً</w:t>
        </w:r>
      </w:ins>
      <w:ins w:id="1547" w:author="Arash Tighbor" w:date="2016-01-30T09:46:00Z">
        <w:del w:id="1548" w:author="Arash Tighbor" w:date="2016-01-30T11:51:00Z">
          <w:r w:rsidRPr="008C48D1" w:rsidDel="005B6ACE">
            <w:rPr>
              <w:rFonts w:hint="cs"/>
              <w:rtl/>
            </w:rPr>
            <w:delText>ترجیحا</w:delText>
          </w:r>
        </w:del>
        <w:r w:rsidRPr="008C48D1">
          <w:rPr>
            <w:rFonts w:hint="cs"/>
            <w:rtl/>
          </w:rPr>
          <w:t xml:space="preserve"> سیم افشان </w:t>
        </w:r>
      </w:ins>
      <w:ins w:id="1549" w:author="Arash Tighbor" w:date="2016-01-30T11:51:00Z">
        <w:r w:rsidR="005B6ACE">
          <w:rPr>
            <w:rtl/>
          </w:rPr>
          <w:t>درحال</w:t>
        </w:r>
        <w:r w:rsidR="005B6ACE">
          <w:rPr>
            <w:rFonts w:hint="cs"/>
            <w:rtl/>
          </w:rPr>
          <w:t>ی‌که</w:t>
        </w:r>
      </w:ins>
      <w:ins w:id="1550" w:author="Arash Tighbor" w:date="2016-01-30T09:46:00Z">
        <w:del w:id="1551" w:author="Arash Tighbor" w:date="2016-01-30T11:51:00Z">
          <w:r w:rsidRPr="008C48D1" w:rsidDel="005B6ACE">
            <w:rPr>
              <w:rFonts w:hint="cs"/>
              <w:rtl/>
            </w:rPr>
            <w:delText>در حالی که</w:delText>
          </w:r>
        </w:del>
        <w:r w:rsidRPr="008C48D1">
          <w:rPr>
            <w:rFonts w:hint="cs"/>
            <w:rtl/>
          </w:rPr>
          <w:t xml:space="preserve"> به یک سر آن فیش نری مونو  {</w:t>
        </w:r>
        <w:r w:rsidRPr="00FD1DC8">
          <w:rPr>
            <w:rtl/>
            <w:rPrChange w:id="1552" w:author="Arash Tighbor" w:date="2016-01-30T09:46:00Z">
              <w:rPr>
                <w:rFonts w:ascii="B Nazanin" w:hAnsi="Calibri"/>
                <w:color w:val="000000"/>
                <w:sz w:val="24"/>
                <w:rtl/>
              </w:rPr>
            </w:rPrChange>
          </w:rPr>
          <w:t xml:space="preserve"> </w:t>
        </w:r>
        <w:r w:rsidRPr="00FD1DC8">
          <w:rPr>
            <w:rPrChange w:id="1553" w:author="Arash Tighbor" w:date="2016-01-30T09:46:00Z">
              <w:rPr>
                <w:rFonts w:ascii="Calibri" w:hAnsi="Calibri" w:cstheme="minorBidi"/>
                <w:color w:val="000000"/>
                <w:sz w:val="24"/>
              </w:rPr>
            </w:rPrChange>
          </w:rPr>
          <w:t>1/8" tip –ring- (RS)</w:t>
        </w:r>
        <w:r w:rsidRPr="00563B0D">
          <w:t xml:space="preserve"> </w:t>
        </w:r>
        <w:r w:rsidRPr="00FD1DC8">
          <w:rPr>
            <w:rPrChange w:id="1554" w:author="Arash Tighbor" w:date="2016-01-30T09:46:00Z">
              <w:rPr>
                <w:rFonts w:ascii="Calibri" w:hAnsi="Calibri" w:cstheme="minorBidi"/>
                <w:color w:val="000000"/>
                <w:sz w:val="24"/>
              </w:rPr>
            </w:rPrChange>
          </w:rPr>
          <w:t>3.5mm</w:t>
        </w:r>
        <w:r w:rsidRPr="00FD1DC8">
          <w:rPr>
            <w:rtl/>
            <w:rPrChange w:id="1555" w:author="Arash Tighbor" w:date="2016-01-30T09:46:00Z">
              <w:rPr>
                <w:rFonts w:ascii="Calibri" w:hAnsi="Calibri" w:cs="Arial"/>
                <w:color w:val="000000"/>
                <w:sz w:val="24"/>
                <w:szCs w:val="22"/>
                <w:rtl/>
              </w:rPr>
            </w:rPrChange>
          </w:rPr>
          <w:t xml:space="preserve"> } </w:t>
        </w:r>
        <w:r w:rsidRPr="00563B0D">
          <w:rPr>
            <w:rFonts w:hint="cs"/>
            <w:rtl/>
          </w:rPr>
          <w:t xml:space="preserve">و سر دیگر </w:t>
        </w:r>
      </w:ins>
      <w:ins w:id="1556" w:author="Arash Tighbor" w:date="2016-01-30T09:48:00Z">
        <w:r>
          <w:rPr>
            <w:rFonts w:hint="cs"/>
            <w:rtl/>
          </w:rPr>
          <w:t>2</w:t>
        </w:r>
      </w:ins>
      <w:ins w:id="1557" w:author="Arash Tighbor" w:date="2016-01-30T09:46:00Z">
        <w:r w:rsidRPr="00563B0D">
          <w:rPr>
            <w:rFonts w:hint="cs"/>
            <w:rtl/>
          </w:rPr>
          <w:t xml:space="preserve"> عدد فیش تخت </w:t>
        </w:r>
        <w:r w:rsidRPr="00563B0D">
          <w:t>3mm</w:t>
        </w:r>
        <w:r w:rsidRPr="008C48D1">
          <w:rPr>
            <w:rFonts w:hint="cs"/>
            <w:rtl/>
          </w:rPr>
          <w:t xml:space="preserve"> نصب گردیده میسر </w:t>
        </w:r>
      </w:ins>
      <w:ins w:id="1558" w:author="Arash Tighbor" w:date="2016-01-30T11:51:00Z">
        <w:r w:rsidR="005B6ACE">
          <w:rPr>
            <w:rtl/>
          </w:rPr>
          <w:t>م</w:t>
        </w:r>
        <w:r w:rsidR="005B6ACE">
          <w:rPr>
            <w:rFonts w:hint="cs"/>
            <w:rtl/>
          </w:rPr>
          <w:t>ی‌گردد</w:t>
        </w:r>
      </w:ins>
      <w:ins w:id="1559" w:author="Arash Tighbor" w:date="2016-01-30T09:46:00Z">
        <w:del w:id="1560" w:author="Arash Tighbor" w:date="2016-01-30T11:51:00Z">
          <w:r w:rsidRPr="008C48D1" w:rsidDel="005B6ACE">
            <w:rPr>
              <w:rFonts w:hint="cs"/>
              <w:rtl/>
            </w:rPr>
            <w:delText>می گردد</w:delText>
          </w:r>
        </w:del>
        <w:r>
          <w:rPr>
            <w:rFonts w:hint="cs"/>
            <w:rtl/>
          </w:rPr>
          <w:t>.</w:t>
        </w:r>
      </w:ins>
    </w:p>
    <w:p w:rsidR="00FD1DC8" w:rsidRDefault="00FD1DC8">
      <w:pPr>
        <w:pStyle w:val="Heading2"/>
        <w:rPr>
          <w:ins w:id="1561" w:author="Arash Tighbor" w:date="2016-01-30T09:48:00Z"/>
          <w:rFonts w:ascii="B Nazanin" w:hAnsi="B Nazanin" w:cs="B Nazanin"/>
          <w:sz w:val="28"/>
          <w:szCs w:val="28"/>
        </w:rPr>
        <w:pPrChange w:id="1562" w:author="Arash Tighbor" w:date="2016-01-30T11:13:00Z">
          <w:pPr>
            <w:pStyle w:val="Heading1"/>
          </w:pPr>
        </w:pPrChange>
      </w:pPr>
      <w:bookmarkStart w:id="1563" w:name="_Toc441913975"/>
      <w:bookmarkStart w:id="1564" w:name="_Toc442175838"/>
      <w:ins w:id="1565" w:author="Arash Tighbor" w:date="2016-01-30T09:48:00Z">
        <w:r>
          <w:rPr>
            <w:rFonts w:hint="cs"/>
            <w:rtl/>
          </w:rPr>
          <w:t>جریان انجام فرآیند ساخت و نصب</w:t>
        </w:r>
        <w:bookmarkEnd w:id="1563"/>
        <w:bookmarkEnd w:id="1564"/>
        <w:r>
          <w:rPr>
            <w:rFonts w:hint="cs"/>
          </w:rPr>
          <w:tab/>
        </w:r>
      </w:ins>
    </w:p>
    <w:p w:rsidR="00261625" w:rsidRDefault="00FD1DC8">
      <w:pPr>
        <w:rPr>
          <w:ins w:id="1566" w:author="Arash Tighbor" w:date="2016-01-30T10:21:00Z"/>
          <w:rtl/>
        </w:rPr>
        <w:pPrChange w:id="1567" w:author="Arash Tighbor" w:date="2016-02-02T11:20:00Z">
          <w:pPr>
            <w:bidi w:val="0"/>
            <w:spacing w:line="276" w:lineRule="auto"/>
            <w:jc w:val="left"/>
          </w:pPr>
        </w:pPrChange>
      </w:pPr>
      <w:ins w:id="1568" w:author="Arash Tighbor" w:date="2016-01-30T09:48:00Z">
        <w:r w:rsidRPr="00563B0D">
          <w:rPr>
            <w:rFonts w:hint="cs"/>
            <w:rtl/>
          </w:rPr>
          <w:t>این مستند با این روش که ماژول مذکور در محل سازمان تولید گردد</w:t>
        </w:r>
      </w:ins>
      <w:ins w:id="1569" w:author="Arash Tighbor" w:date="2016-01-30T09:56:00Z">
        <w:r w:rsidR="005225D1">
          <w:rPr>
            <w:rFonts w:hint="cs"/>
            <w:rtl/>
          </w:rPr>
          <w:t>،</w:t>
        </w:r>
      </w:ins>
      <w:ins w:id="1570" w:author="Arash Tighbor" w:date="2016-01-30T09:48:00Z">
        <w:r w:rsidRPr="00563B0D">
          <w:rPr>
            <w:rFonts w:hint="cs"/>
            <w:rtl/>
          </w:rPr>
          <w:t xml:space="preserve"> </w:t>
        </w:r>
      </w:ins>
      <w:ins w:id="1571" w:author="Arash Tighbor" w:date="2016-01-30T11:51:00Z">
        <w:r w:rsidR="005B6ACE">
          <w:rPr>
            <w:rtl/>
          </w:rPr>
          <w:t>ته</w:t>
        </w:r>
        <w:r w:rsidR="005B6ACE">
          <w:rPr>
            <w:rFonts w:hint="cs"/>
            <w:rtl/>
          </w:rPr>
          <w:t>یه‌شده</w:t>
        </w:r>
      </w:ins>
      <w:ins w:id="1572" w:author="Arash Tighbor" w:date="2016-01-30T09:48:00Z">
        <w:del w:id="1573" w:author="Arash Tighbor" w:date="2016-01-30T11:51:00Z">
          <w:r w:rsidRPr="00563B0D" w:rsidDel="005B6ACE">
            <w:rPr>
              <w:rFonts w:hint="cs"/>
              <w:rtl/>
            </w:rPr>
            <w:delText>تهیه شده</w:delText>
          </w:r>
        </w:del>
        <w:r w:rsidRPr="00563B0D">
          <w:rPr>
            <w:rFonts w:hint="cs"/>
            <w:rtl/>
          </w:rPr>
          <w:t xml:space="preserve"> است. در محل شعبه 2 عدد بلندگو</w:t>
        </w:r>
      </w:ins>
      <w:ins w:id="1574" w:author="Arash Tighbor" w:date="2016-01-30T11:51:00Z">
        <w:r w:rsidR="005B6ACE">
          <w:rPr>
            <w:rFonts w:hint="cs"/>
            <w:rtl/>
          </w:rPr>
          <w:t xml:space="preserve"> </w:t>
        </w:r>
      </w:ins>
      <w:ins w:id="1575" w:author="Arash Tighbor" w:date="2016-01-30T09:48:00Z">
        <w:r w:rsidRPr="00563B0D">
          <w:rPr>
            <w:rFonts w:hint="cs"/>
            <w:rtl/>
          </w:rPr>
          <w:t>روی خودپرداز نصب می</w:t>
        </w:r>
      </w:ins>
      <w:ins w:id="1576" w:author="Arash Tighbor" w:date="2016-01-30T09:49:00Z">
        <w:r>
          <w:rPr>
            <w:rFonts w:hint="cs"/>
            <w:rtl/>
          </w:rPr>
          <w:t>‌</w:t>
        </w:r>
      </w:ins>
      <w:ins w:id="1577" w:author="Arash Tighbor" w:date="2016-01-30T09:48:00Z">
        <w:r w:rsidRPr="00563B0D">
          <w:rPr>
            <w:rFonts w:hint="cs"/>
            <w:rtl/>
          </w:rPr>
          <w:t>گردد و ارتباطات</w:t>
        </w:r>
        <w:r w:rsidR="005225D1" w:rsidRPr="008C48D1">
          <w:rPr>
            <w:rFonts w:hint="cs"/>
            <w:rtl/>
          </w:rPr>
          <w:t xml:space="preserve"> الکتریکی </w:t>
        </w:r>
      </w:ins>
      <w:ins w:id="1578" w:author="Arash Tighbor" w:date="2016-01-30T11:51:00Z">
        <w:r w:rsidR="005B6ACE">
          <w:rPr>
            <w:rtl/>
          </w:rPr>
          <w:t>موردن</w:t>
        </w:r>
        <w:r w:rsidR="005B6ACE">
          <w:rPr>
            <w:rFonts w:hint="cs"/>
            <w:rtl/>
          </w:rPr>
          <w:t>یاز</w:t>
        </w:r>
      </w:ins>
      <w:ins w:id="1579" w:author="Arash Tighbor" w:date="2016-01-30T09:48:00Z">
        <w:del w:id="1580" w:author="Arash Tighbor" w:date="2016-01-30T11:51:00Z">
          <w:r w:rsidR="005225D1" w:rsidRPr="008C48D1" w:rsidDel="005B6ACE">
            <w:rPr>
              <w:rFonts w:hint="cs"/>
              <w:rtl/>
            </w:rPr>
            <w:delText>مورد نیاز</w:delText>
          </w:r>
        </w:del>
        <w:r w:rsidR="005225D1" w:rsidRPr="008C48D1">
          <w:rPr>
            <w:rFonts w:hint="cs"/>
            <w:rtl/>
          </w:rPr>
          <w:t xml:space="preserve"> وصل </w:t>
        </w:r>
      </w:ins>
      <w:ins w:id="1581" w:author="Arash Tighbor" w:date="2016-01-30T11:51:00Z">
        <w:r w:rsidR="005B6ACE">
          <w:rPr>
            <w:rtl/>
          </w:rPr>
          <w:t>م</w:t>
        </w:r>
        <w:r w:rsidR="005B6ACE">
          <w:rPr>
            <w:rFonts w:hint="cs"/>
            <w:rtl/>
          </w:rPr>
          <w:t>ی‌شوند</w:t>
        </w:r>
      </w:ins>
      <w:ins w:id="1582" w:author="Arash Tighbor" w:date="2016-01-30T09:48:00Z">
        <w:del w:id="1583" w:author="Arash Tighbor" w:date="2016-01-30T11:51:00Z">
          <w:r w:rsidR="005225D1" w:rsidRPr="008C48D1" w:rsidDel="005B6ACE">
            <w:rPr>
              <w:rFonts w:hint="cs"/>
              <w:rtl/>
            </w:rPr>
            <w:delText>می شوند</w:delText>
          </w:r>
        </w:del>
        <w:r w:rsidRPr="008C48D1">
          <w:rPr>
            <w:rFonts w:hint="cs"/>
            <w:rtl/>
          </w:rPr>
          <w:t xml:space="preserve">. این روش با این رویکرد که حداقل زمان ممکن در محل شعبه صرف گردد </w:t>
        </w:r>
      </w:ins>
      <w:ins w:id="1584" w:author="Arash Tighbor" w:date="2016-01-30T11:51:00Z">
        <w:r w:rsidR="005B6ACE">
          <w:rPr>
            <w:rtl/>
          </w:rPr>
          <w:t>انتخاب‌شده</w:t>
        </w:r>
      </w:ins>
      <w:ins w:id="1585" w:author="Arash Tighbor" w:date="2016-01-30T09:48:00Z">
        <w:del w:id="1586" w:author="Arash Tighbor" w:date="2016-01-30T11:51:00Z">
          <w:r w:rsidRPr="008C48D1" w:rsidDel="005B6ACE">
            <w:rPr>
              <w:rFonts w:hint="cs"/>
              <w:rtl/>
            </w:rPr>
            <w:delText>انتخاب شده</w:delText>
          </w:r>
        </w:del>
        <w:r w:rsidRPr="008C48D1">
          <w:rPr>
            <w:rFonts w:hint="cs"/>
            <w:rtl/>
          </w:rPr>
          <w:t xml:space="preserve"> است. </w:t>
        </w:r>
      </w:ins>
      <w:ins w:id="1587" w:author="Arash Tighbor" w:date="2016-01-30T10:21:00Z">
        <w:r w:rsidR="00261625">
          <w:rPr>
            <w:rtl/>
          </w:rPr>
          <w:br w:type="page"/>
        </w:r>
      </w:ins>
    </w:p>
    <w:p w:rsidR="00261625" w:rsidRPr="00D13343" w:rsidDel="00D13343" w:rsidRDefault="008861C4">
      <w:pPr>
        <w:pStyle w:val="Heading1"/>
        <w:rPr>
          <w:ins w:id="1588" w:author="Arash Tighbor" w:date="2016-01-30T10:22:00Z"/>
          <w:del w:id="1589" w:author="Arash Tighbor" w:date="2016-01-30T11:22:00Z"/>
          <w:sz w:val="44"/>
          <w:szCs w:val="48"/>
          <w:rtl/>
          <w:rPrChange w:id="1590" w:author="Arash Tighbor" w:date="2016-01-30T11:23:00Z">
            <w:rPr>
              <w:ins w:id="1591" w:author="Arash Tighbor" w:date="2016-01-30T10:22:00Z"/>
              <w:del w:id="1592" w:author="Arash Tighbor" w:date="2016-01-30T11:22:00Z"/>
              <w:sz w:val="28"/>
              <w:szCs w:val="32"/>
              <w:rtl/>
            </w:rPr>
          </w:rPrChange>
        </w:rPr>
        <w:pPrChange w:id="1593" w:author="Arash Tighbor" w:date="2016-02-02T11:21:00Z">
          <w:pPr/>
        </w:pPrChange>
      </w:pPr>
      <w:bookmarkStart w:id="1594" w:name="_Toc442175839"/>
      <w:ins w:id="1595" w:author="Arash Tighbor" w:date="2016-02-02T11:15:00Z">
        <w:r w:rsidRPr="008861C4">
          <w:rPr>
            <w:sz w:val="44"/>
            <w:szCs w:val="48"/>
            <w:rtl/>
          </w:rPr>
          <w:lastRenderedPageBreak/>
          <w:t>راه‌انداز</w:t>
        </w:r>
        <w:r w:rsidRPr="008861C4">
          <w:rPr>
            <w:rFonts w:hint="cs"/>
            <w:sz w:val="44"/>
            <w:szCs w:val="48"/>
            <w:rtl/>
          </w:rPr>
          <w:t>ی</w:t>
        </w:r>
        <w:r w:rsidRPr="008861C4">
          <w:rPr>
            <w:sz w:val="44"/>
            <w:szCs w:val="48"/>
            <w:rtl/>
          </w:rPr>
          <w:t xml:space="preserve"> س</w:t>
        </w:r>
        <w:r w:rsidRPr="008861C4">
          <w:rPr>
            <w:rFonts w:hint="cs"/>
            <w:sz w:val="44"/>
            <w:szCs w:val="48"/>
            <w:rtl/>
          </w:rPr>
          <w:t>یستم</w:t>
        </w:r>
        <w:r w:rsidRPr="008861C4">
          <w:rPr>
            <w:sz w:val="44"/>
            <w:szCs w:val="48"/>
            <w:rtl/>
          </w:rPr>
          <w:t xml:space="preserve"> صوت</w:t>
        </w:r>
        <w:r w:rsidRPr="008861C4">
          <w:rPr>
            <w:rFonts w:hint="cs"/>
            <w:sz w:val="44"/>
            <w:szCs w:val="48"/>
            <w:rtl/>
          </w:rPr>
          <w:t>ی</w:t>
        </w:r>
      </w:ins>
      <w:ins w:id="1596" w:author="Arash Tighbor" w:date="2016-02-02T11:21:00Z">
        <w:r w:rsidR="00DB5487">
          <w:rPr>
            <w:rFonts w:hint="cs"/>
            <w:sz w:val="48"/>
            <w:szCs w:val="52"/>
            <w:rtl/>
          </w:rPr>
          <w:t xml:space="preserve"> </w:t>
        </w:r>
      </w:ins>
      <w:ins w:id="1597" w:author="Arash Tighbor" w:date="2016-01-30T10:22:00Z">
        <w:r w:rsidR="00261625" w:rsidRPr="00D13343">
          <w:rPr>
            <w:rFonts w:hint="cs"/>
            <w:sz w:val="48"/>
            <w:szCs w:val="52"/>
            <w:rtl/>
            <w:rPrChange w:id="1598" w:author="Arash Tighbor" w:date="2016-01-30T11:22:00Z">
              <w:rPr>
                <w:rFonts w:hint="cs"/>
                <w:rtl/>
              </w:rPr>
            </w:rPrChange>
          </w:rPr>
          <w:t>در</w:t>
        </w:r>
        <w:r w:rsidR="00261625" w:rsidRPr="00D13343">
          <w:rPr>
            <w:sz w:val="48"/>
            <w:szCs w:val="52"/>
            <w:rtl/>
            <w:rPrChange w:id="1599" w:author="Arash Tighbor" w:date="2016-01-30T11:22:00Z">
              <w:rPr>
                <w:rtl/>
              </w:rPr>
            </w:rPrChange>
          </w:rPr>
          <w:t xml:space="preserve"> </w:t>
        </w:r>
      </w:ins>
      <w:ins w:id="1600" w:author="Arash Tighbor" w:date="2016-01-30T10:21:00Z">
        <w:r w:rsidR="00261625" w:rsidRPr="00D13343">
          <w:rPr>
            <w:sz w:val="48"/>
            <w:szCs w:val="52"/>
            <w:rtl/>
            <w:rPrChange w:id="1601" w:author="Arash Tighbor" w:date="2016-01-30T11:22:00Z">
              <w:rPr>
                <w:rtl/>
              </w:rPr>
            </w:rPrChange>
          </w:rPr>
          <w:t>خودپرداز</w:t>
        </w:r>
      </w:ins>
      <w:bookmarkEnd w:id="1594"/>
      <w:ins w:id="1602" w:author="Arash Tighbor" w:date="2016-01-30T11:22:00Z">
        <w:r w:rsidR="00D13343">
          <w:rPr>
            <w:rFonts w:hint="cs"/>
            <w:sz w:val="48"/>
            <w:szCs w:val="52"/>
            <w:rtl/>
          </w:rPr>
          <w:t xml:space="preserve"> </w:t>
        </w:r>
      </w:ins>
    </w:p>
    <w:p w:rsidR="00261625" w:rsidRPr="00D13343" w:rsidRDefault="00261625">
      <w:pPr>
        <w:pStyle w:val="Heading1"/>
        <w:rPr>
          <w:ins w:id="1603" w:author="Arash Tighbor" w:date="2016-01-30T10:22:00Z"/>
          <w:sz w:val="48"/>
          <w:szCs w:val="52"/>
          <w:rtl/>
          <w:rPrChange w:id="1604" w:author="Arash Tighbor" w:date="2016-01-30T11:23:00Z">
            <w:rPr>
              <w:ins w:id="1605" w:author="Arash Tighbor" w:date="2016-01-30T10:22:00Z"/>
              <w:rtl/>
            </w:rPr>
          </w:rPrChange>
        </w:rPr>
        <w:pPrChange w:id="1606" w:author="Arash Tighbor" w:date="2016-01-30T11:22:00Z">
          <w:pPr/>
        </w:pPrChange>
      </w:pPr>
      <w:bookmarkStart w:id="1607" w:name="_Toc441913978"/>
      <w:bookmarkStart w:id="1608" w:name="_Toc442175840"/>
      <w:ins w:id="1609" w:author="Arash Tighbor" w:date="2016-01-30T10:22:00Z">
        <w:r w:rsidRPr="00D13343">
          <w:rPr>
            <w:sz w:val="48"/>
            <w:szCs w:val="52"/>
            <w:rPrChange w:id="1610" w:author="Arash Tighbor" w:date="2016-01-30T11:23:00Z">
              <w:rPr>
                <w:i w:val="0"/>
              </w:rPr>
            </w:rPrChange>
          </w:rPr>
          <w:t>285</w:t>
        </w:r>
        <w:bookmarkEnd w:id="1607"/>
        <w:bookmarkEnd w:id="1608"/>
      </w:ins>
    </w:p>
    <w:p w:rsidR="00261625" w:rsidRPr="00DB5487" w:rsidRDefault="00261625">
      <w:pPr>
        <w:spacing w:after="0"/>
        <w:rPr>
          <w:ins w:id="1611" w:author="Arash Tighbor" w:date="2016-01-30T10:22:00Z"/>
          <w:sz w:val="4"/>
          <w:szCs w:val="4"/>
          <w:rtl/>
          <w:rPrChange w:id="1612" w:author="Arash Tighbor" w:date="2016-02-02T11:21:00Z">
            <w:rPr>
              <w:ins w:id="1613" w:author="Arash Tighbor" w:date="2016-01-30T10:22:00Z"/>
              <w:rtl/>
            </w:rPr>
          </w:rPrChange>
        </w:rPr>
        <w:pPrChange w:id="1614" w:author="Arash Tighbor" w:date="2016-02-02T11:21:00Z">
          <w:pPr/>
        </w:pPrChange>
      </w:pPr>
    </w:p>
    <w:p w:rsidR="00261625" w:rsidRDefault="00261625">
      <w:pPr>
        <w:pStyle w:val="Heading2"/>
        <w:rPr>
          <w:ins w:id="1615" w:author="Arash Tighbor" w:date="2016-01-30T10:22:00Z"/>
          <w:rFonts w:ascii="B Nazanin" w:hAnsi="B Nazanin" w:cs="B Nazanin"/>
          <w:sz w:val="28"/>
          <w:szCs w:val="28"/>
        </w:rPr>
        <w:pPrChange w:id="1616" w:author="Arash Tighbor" w:date="2016-01-30T11:13:00Z">
          <w:pPr>
            <w:pStyle w:val="Heading1"/>
          </w:pPr>
        </w:pPrChange>
      </w:pPr>
      <w:bookmarkStart w:id="1617" w:name="_Toc441913979"/>
      <w:bookmarkStart w:id="1618" w:name="_Toc442175841"/>
      <w:ins w:id="1619" w:author="Arash Tighbor" w:date="2016-01-30T10:22:00Z">
        <w:r>
          <w:rPr>
            <w:rFonts w:hint="cs"/>
            <w:rtl/>
          </w:rPr>
          <w:t>اطلاعات عمومی</w:t>
        </w:r>
        <w:bookmarkEnd w:id="1617"/>
        <w:bookmarkEnd w:id="1618"/>
      </w:ins>
    </w:p>
    <w:p w:rsidR="00261625" w:rsidRDefault="00261625">
      <w:pPr>
        <w:spacing w:after="0"/>
        <w:rPr>
          <w:ins w:id="1620" w:author="Arash Tighbor" w:date="2016-01-30T10:23:00Z"/>
          <w:rtl/>
        </w:rPr>
        <w:pPrChange w:id="1621" w:author="Arash Tighbor" w:date="2016-02-02T11:21:00Z">
          <w:pPr/>
        </w:pPrChange>
      </w:pPr>
      <w:ins w:id="1622" w:author="Arash Tighbor" w:date="2016-01-30T10:22:00Z">
        <w:r w:rsidRPr="00563B0D">
          <w:rPr>
            <w:rFonts w:hint="cs"/>
            <w:rtl/>
          </w:rPr>
          <w:t xml:space="preserve">این ماژول باید دارای درگاه ورود اطلاعات از </w:t>
        </w:r>
      </w:ins>
      <w:ins w:id="1623" w:author="Arash Tighbor" w:date="2016-01-30T11:51:00Z">
        <w:r w:rsidR="005B6ACE">
          <w:rPr>
            <w:rtl/>
          </w:rPr>
          <w:t>نرم‌افزار</w:t>
        </w:r>
      </w:ins>
      <w:ins w:id="1624" w:author="Arash Tighbor" w:date="2016-01-30T10:22:00Z">
        <w:del w:id="1625" w:author="Arash Tighbor" w:date="2016-01-30T11:51:00Z">
          <w:r w:rsidRPr="00563B0D" w:rsidDel="005B6ACE">
            <w:rPr>
              <w:rFonts w:hint="cs"/>
              <w:rtl/>
            </w:rPr>
            <w:delText>نرم افزار</w:delText>
          </w:r>
        </w:del>
        <w:r w:rsidRPr="00563B0D">
          <w:rPr>
            <w:rFonts w:hint="cs"/>
            <w:rtl/>
          </w:rPr>
          <w:t xml:space="preserve"> کنترل </w:t>
        </w:r>
      </w:ins>
      <w:ins w:id="1626" w:author="Arash Tighbor" w:date="2016-01-30T11:51:00Z">
        <w:r w:rsidR="005B6ACE">
          <w:rPr>
            <w:rtl/>
          </w:rPr>
          <w:t>خودپرداز</w:t>
        </w:r>
      </w:ins>
      <w:ins w:id="1627" w:author="Arash Tighbor" w:date="2016-01-30T10:22:00Z">
        <w:del w:id="1628" w:author="Arash Tighbor" w:date="2016-01-30T11:51:00Z">
          <w:r w:rsidRPr="00563B0D" w:rsidDel="005B6ACE">
            <w:rPr>
              <w:rFonts w:hint="cs"/>
              <w:rtl/>
            </w:rPr>
            <w:delText>خود پرداز</w:delText>
          </w:r>
        </w:del>
        <w:r w:rsidRPr="00563B0D">
          <w:rPr>
            <w:rFonts w:hint="cs"/>
            <w:rtl/>
          </w:rPr>
          <w:t xml:space="preserve">، درگاه </w:t>
        </w:r>
      </w:ins>
      <w:ins w:id="1629" w:author="Arash Tighbor" w:date="2016-01-30T11:51:00Z">
        <w:r w:rsidR="005B6ACE">
          <w:rPr>
            <w:rtl/>
          </w:rPr>
          <w:t>تأم</w:t>
        </w:r>
        <w:r w:rsidR="005B6ACE">
          <w:rPr>
            <w:rFonts w:hint="cs"/>
            <w:rtl/>
          </w:rPr>
          <w:t>ین</w:t>
        </w:r>
      </w:ins>
      <w:ins w:id="1630" w:author="Arash Tighbor" w:date="2016-01-30T10:22:00Z">
        <w:del w:id="1631" w:author="Arash Tighbor" w:date="2016-01-30T11:51:00Z">
          <w:r w:rsidRPr="00563B0D" w:rsidDel="005B6ACE">
            <w:rPr>
              <w:rFonts w:hint="cs"/>
              <w:rtl/>
            </w:rPr>
            <w:delText>تامین</w:delText>
          </w:r>
        </w:del>
        <w:r w:rsidRPr="00563B0D">
          <w:rPr>
            <w:rFonts w:hint="cs"/>
            <w:rtl/>
          </w:rPr>
          <w:t xml:space="preserve"> توان الکتریکی </w:t>
        </w:r>
      </w:ins>
      <w:ins w:id="1632" w:author="Arash Tighbor" w:date="2016-01-30T11:51:00Z">
        <w:r w:rsidR="005B6ACE">
          <w:rPr>
            <w:rtl/>
          </w:rPr>
          <w:t>موردن</w:t>
        </w:r>
        <w:r w:rsidR="005B6ACE">
          <w:rPr>
            <w:rFonts w:hint="cs"/>
            <w:rtl/>
          </w:rPr>
          <w:t>یاز</w:t>
        </w:r>
      </w:ins>
      <w:ins w:id="1633" w:author="Arash Tighbor" w:date="2016-01-30T10:22:00Z">
        <w:del w:id="1634" w:author="Arash Tighbor" w:date="2016-01-30T11:51:00Z">
          <w:r w:rsidRPr="00563B0D" w:rsidDel="005B6ACE">
            <w:rPr>
              <w:rFonts w:hint="cs"/>
              <w:rtl/>
            </w:rPr>
            <w:delText>مورد نیاز</w:delText>
          </w:r>
        </w:del>
        <w:r w:rsidRPr="00563B0D">
          <w:rPr>
            <w:rFonts w:hint="cs"/>
            <w:rtl/>
          </w:rPr>
          <w:t xml:space="preserve">، سیستم مبدل صوتی، </w:t>
        </w:r>
      </w:ins>
      <w:ins w:id="1635" w:author="Arash Tighbor" w:date="2016-01-30T11:51:00Z">
        <w:r w:rsidR="005B6ACE">
          <w:rPr>
            <w:rtl/>
          </w:rPr>
          <w:t>راه‌انداز</w:t>
        </w:r>
      </w:ins>
      <w:ins w:id="1636" w:author="Arash Tighbor" w:date="2016-01-30T10:22:00Z">
        <w:del w:id="1637" w:author="Arash Tighbor" w:date="2016-01-30T11:51:00Z">
          <w:r w:rsidRPr="00563B0D" w:rsidDel="005B6ACE">
            <w:rPr>
              <w:rFonts w:hint="cs"/>
              <w:rtl/>
            </w:rPr>
            <w:delText>راه انداز</w:delText>
          </w:r>
        </w:del>
        <w:r w:rsidRPr="00563B0D">
          <w:rPr>
            <w:rFonts w:hint="cs"/>
            <w:rtl/>
          </w:rPr>
          <w:t xml:space="preserve"> و کنترل </w:t>
        </w:r>
      </w:ins>
      <w:ins w:id="1638" w:author="Arash Tighbor" w:date="2016-01-30T11:51:00Z">
        <w:r w:rsidR="005B6ACE">
          <w:rPr>
            <w:rtl/>
          </w:rPr>
          <w:t>سخت‌افزار</w:t>
        </w:r>
        <w:r w:rsidR="005B6ACE">
          <w:rPr>
            <w:rFonts w:hint="cs"/>
            <w:rtl/>
          </w:rPr>
          <w:t>ی</w:t>
        </w:r>
      </w:ins>
      <w:ins w:id="1639" w:author="Arash Tighbor" w:date="2016-01-30T10:22:00Z">
        <w:del w:id="1640" w:author="Arash Tighbor" w:date="2016-01-30T11:51:00Z">
          <w:r w:rsidRPr="00563B0D" w:rsidDel="005B6ACE">
            <w:rPr>
              <w:rFonts w:hint="cs"/>
              <w:rtl/>
            </w:rPr>
            <w:delText>سخت افزاری</w:delText>
          </w:r>
        </w:del>
        <w:r w:rsidRPr="00563B0D">
          <w:rPr>
            <w:rFonts w:hint="cs"/>
            <w:rtl/>
          </w:rPr>
          <w:t xml:space="preserve"> آن (اسپیکر و </w:t>
        </w:r>
      </w:ins>
      <w:ins w:id="1641" w:author="Arash Tighbor" w:date="2016-01-30T11:51:00Z">
        <w:r w:rsidR="005B6ACE">
          <w:rPr>
            <w:rtl/>
          </w:rPr>
          <w:t>آمپل</w:t>
        </w:r>
        <w:r w:rsidR="005B6ACE">
          <w:rPr>
            <w:rFonts w:hint="cs"/>
            <w:rtl/>
          </w:rPr>
          <w:t>ی‌فایر</w:t>
        </w:r>
      </w:ins>
      <w:ins w:id="1642" w:author="Arash Tighbor" w:date="2016-01-30T10:22:00Z">
        <w:del w:id="1643" w:author="Arash Tighbor" w:date="2016-01-30T11:51:00Z">
          <w:r w:rsidRPr="00563B0D" w:rsidDel="005B6ACE">
            <w:rPr>
              <w:rFonts w:hint="cs"/>
              <w:rtl/>
            </w:rPr>
            <w:delText>آمپلی</w:delText>
          </w:r>
          <w:r w:rsidRPr="008C48D1" w:rsidDel="005B6ACE">
            <w:rPr>
              <w:rFonts w:hint="cs"/>
            </w:rPr>
            <w:delText xml:space="preserve"> </w:delText>
          </w:r>
          <w:r w:rsidRPr="008C48D1" w:rsidDel="005B6ACE">
            <w:rPr>
              <w:rFonts w:hint="cs"/>
              <w:rtl/>
            </w:rPr>
            <w:delText>فایر</w:delText>
          </w:r>
        </w:del>
        <w:r w:rsidRPr="008C48D1">
          <w:rPr>
            <w:rFonts w:hint="cs"/>
            <w:rtl/>
          </w:rPr>
          <w:t xml:space="preserve">) باشد. </w:t>
        </w:r>
      </w:ins>
    </w:p>
    <w:p w:rsidR="00261625" w:rsidRDefault="00261625">
      <w:pPr>
        <w:spacing w:after="0"/>
        <w:rPr>
          <w:ins w:id="1644" w:author="Arash Tighbor" w:date="2016-01-30T10:23:00Z"/>
          <w:rtl/>
        </w:rPr>
        <w:pPrChange w:id="1645" w:author="Arash Tighbor" w:date="2016-01-30T10:24:00Z">
          <w:pPr/>
        </w:pPrChange>
      </w:pPr>
      <w:ins w:id="1646" w:author="Arash Tighbor" w:date="2016-01-30T10:22:00Z">
        <w:r w:rsidRPr="00563B0D">
          <w:rPr>
            <w:rFonts w:hint="cs"/>
            <w:rtl/>
          </w:rPr>
          <w:t xml:space="preserve">در ذیل اجزای این ماژول </w:t>
        </w:r>
      </w:ins>
      <w:ins w:id="1647" w:author="Arash Tighbor" w:date="2016-01-30T11:51:00Z">
        <w:r w:rsidR="005B6ACE">
          <w:rPr>
            <w:rtl/>
          </w:rPr>
          <w:t>به‌صورت</w:t>
        </w:r>
      </w:ins>
      <w:ins w:id="1648" w:author="Arash Tighbor" w:date="2016-01-30T10:22:00Z">
        <w:del w:id="1649" w:author="Arash Tighbor" w:date="2016-01-30T11:51:00Z">
          <w:r w:rsidRPr="00563B0D" w:rsidDel="005B6ACE">
            <w:rPr>
              <w:rFonts w:hint="cs"/>
              <w:rtl/>
            </w:rPr>
            <w:delText>به صورت</w:delText>
          </w:r>
        </w:del>
        <w:r w:rsidRPr="00563B0D">
          <w:rPr>
            <w:rFonts w:hint="cs"/>
            <w:rtl/>
          </w:rPr>
          <w:t xml:space="preserve"> شماتیک </w:t>
        </w:r>
      </w:ins>
      <w:ins w:id="1650" w:author="Arash Tighbor" w:date="2016-01-30T10:23:00Z">
        <w:r>
          <w:rPr>
            <w:rFonts w:hint="cs"/>
            <w:rtl/>
          </w:rPr>
          <w:t xml:space="preserve">نشان </w:t>
        </w:r>
      </w:ins>
      <w:ins w:id="1651" w:author="Arash Tighbor" w:date="2016-01-30T11:51:00Z">
        <w:r w:rsidR="005B6ACE">
          <w:rPr>
            <w:rtl/>
          </w:rPr>
          <w:t>داده‌شده‌اند</w:t>
        </w:r>
      </w:ins>
      <w:ins w:id="1652" w:author="Arash Tighbor" w:date="2016-01-30T10:23:00Z">
        <w:del w:id="1653" w:author="Arash Tighbor" w:date="2016-01-30T11:51:00Z">
          <w:r w:rsidDel="005B6ACE">
            <w:rPr>
              <w:rFonts w:hint="cs"/>
              <w:rtl/>
            </w:rPr>
            <w:delText>داده</w:delText>
          </w:r>
        </w:del>
      </w:ins>
      <w:ins w:id="1654" w:author="Arash Tighbor" w:date="2016-01-30T10:22:00Z">
        <w:del w:id="1655" w:author="Arash Tighbor" w:date="2016-01-30T11:51:00Z">
          <w:r w:rsidRPr="00563B0D" w:rsidDel="005B6ACE">
            <w:rPr>
              <w:rFonts w:hint="cs"/>
              <w:rtl/>
            </w:rPr>
            <w:delText xml:space="preserve"> شده </w:delText>
          </w:r>
        </w:del>
      </w:ins>
      <w:ins w:id="1656" w:author="Arash Tighbor" w:date="2016-01-30T10:23:00Z">
        <w:del w:id="1657" w:author="Arash Tighbor" w:date="2016-01-30T11:51:00Z">
          <w:r w:rsidDel="005B6ACE">
            <w:rPr>
              <w:rFonts w:hint="cs"/>
              <w:rtl/>
            </w:rPr>
            <w:delText>اند</w:delText>
          </w:r>
        </w:del>
      </w:ins>
      <w:ins w:id="1658" w:author="Arash Tighbor" w:date="2016-01-30T10:22:00Z">
        <w:r w:rsidRPr="00563B0D">
          <w:rPr>
            <w:rFonts w:hint="cs"/>
            <w:rtl/>
          </w:rPr>
          <w:t xml:space="preserve">: </w:t>
        </w:r>
      </w:ins>
    </w:p>
    <w:p w:rsidR="00261625" w:rsidRPr="00563B0D" w:rsidRDefault="00261625">
      <w:pPr>
        <w:jc w:val="center"/>
        <w:rPr>
          <w:ins w:id="1659" w:author="Arash Tighbor" w:date="2016-01-30T10:22:00Z"/>
          <w:rtl/>
        </w:rPr>
        <w:pPrChange w:id="1660" w:author="Arash Tighbor" w:date="2016-01-30T10:24:00Z">
          <w:pPr/>
        </w:pPrChange>
      </w:pPr>
      <w:ins w:id="1661" w:author="Arash Tighbor" w:date="2016-01-30T10:24:00Z">
        <w:r>
          <w:rPr>
            <w:noProof/>
          </w:rPr>
          <w:drawing>
            <wp:inline distT="0" distB="0" distL="0" distR="0" wp14:anchorId="6B4002C5" wp14:editId="11B73249">
              <wp:extent cx="4680000" cy="1309037"/>
              <wp:effectExtent l="0" t="0" r="6350" b="5715"/>
              <wp:docPr id="73" name="Picture 7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1"/>
                      <pic:cNvPicPr>
                        <a:picLocks noChangeAspect="1" noChangeArrowheads="1"/>
                      </pic:cNvPicPr>
                    </pic:nvPicPr>
                    <pic:blipFill>
                      <a:blip r:embed="rId2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680000" cy="1309037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inline>
          </w:drawing>
        </w:r>
      </w:ins>
    </w:p>
    <w:p w:rsidR="00261625" w:rsidRDefault="00261625">
      <w:pPr>
        <w:pStyle w:val="Heading2"/>
        <w:rPr>
          <w:ins w:id="1662" w:author="Arash Tighbor" w:date="2016-01-30T10:24:00Z"/>
          <w:rFonts w:ascii="B Nazanin" w:hAnsi="B Nazanin" w:cs="B Nazanin"/>
          <w:sz w:val="28"/>
          <w:szCs w:val="28"/>
        </w:rPr>
        <w:pPrChange w:id="1663" w:author="Arash Tighbor" w:date="2016-01-30T11:13:00Z">
          <w:pPr>
            <w:pStyle w:val="Heading1"/>
          </w:pPr>
        </w:pPrChange>
      </w:pPr>
      <w:bookmarkStart w:id="1664" w:name="_Toc441913980"/>
      <w:bookmarkStart w:id="1665" w:name="_Toc442175842"/>
      <w:ins w:id="1666" w:author="Arash Tighbor" w:date="2016-01-30T10:24:00Z">
        <w:r>
          <w:rPr>
            <w:rFonts w:hint="cs"/>
            <w:rtl/>
          </w:rPr>
          <w:t>اطلاعات تخصصی</w:t>
        </w:r>
        <w:bookmarkEnd w:id="1664"/>
        <w:bookmarkEnd w:id="1665"/>
      </w:ins>
    </w:p>
    <w:p w:rsidR="00261625" w:rsidRDefault="00261625">
      <w:pPr>
        <w:pStyle w:val="Heading3"/>
        <w:rPr>
          <w:ins w:id="1667" w:author="Arash Tighbor" w:date="2016-01-30T10:24:00Z"/>
          <w:rFonts w:asciiTheme="majorHAnsi" w:hAnsiTheme="majorHAnsi" w:cs="B Nazanin"/>
          <w:sz w:val="26"/>
          <w:szCs w:val="24"/>
        </w:rPr>
        <w:pPrChange w:id="1668" w:author="Arash Tighbor" w:date="2016-01-30T11:14:00Z">
          <w:pPr>
            <w:pStyle w:val="Heading2"/>
          </w:pPr>
        </w:pPrChange>
      </w:pPr>
      <w:bookmarkStart w:id="1669" w:name="_Toc441913981"/>
      <w:bookmarkStart w:id="1670" w:name="_Toc442175843"/>
      <w:ins w:id="1671" w:author="Arash Tighbor" w:date="2016-01-30T10:24:00Z">
        <w:r>
          <w:t>ATM PC</w:t>
        </w:r>
        <w:bookmarkEnd w:id="1669"/>
        <w:bookmarkEnd w:id="1670"/>
        <w:r>
          <w:rPr>
            <w:rFonts w:hint="cs"/>
            <w:rtl/>
          </w:rPr>
          <w:t xml:space="preserve"> </w:t>
        </w:r>
      </w:ins>
    </w:p>
    <w:p w:rsidR="00261625" w:rsidRDefault="00261625">
      <w:pPr>
        <w:ind w:left="545"/>
        <w:rPr>
          <w:ins w:id="1672" w:author="Arash Tighbor" w:date="2016-01-30T10:25:00Z"/>
          <w:rtl/>
        </w:rPr>
        <w:pPrChange w:id="1673" w:author="Arash Tighbor" w:date="2016-01-30T11:24:00Z">
          <w:pPr>
            <w:autoSpaceDE w:val="0"/>
            <w:autoSpaceDN w:val="0"/>
            <w:adjustRightInd w:val="0"/>
            <w:spacing w:line="288" w:lineRule="auto"/>
          </w:pPr>
        </w:pPrChange>
      </w:pPr>
      <w:ins w:id="1674" w:author="Arash Tighbor" w:date="2016-01-30T10:24:00Z">
        <w:r w:rsidRPr="00563B0D">
          <w:rPr>
            <w:rFonts w:hint="cs"/>
            <w:rtl/>
          </w:rPr>
          <w:t xml:space="preserve">در نمونه </w:t>
        </w:r>
      </w:ins>
      <w:ins w:id="1675" w:author="Arash Tighbor" w:date="2016-01-30T11:51:00Z">
        <w:r w:rsidR="005B6ACE">
          <w:rPr>
            <w:rtl/>
          </w:rPr>
          <w:t>طراح</w:t>
        </w:r>
        <w:r w:rsidR="005B6ACE">
          <w:rPr>
            <w:rFonts w:hint="cs"/>
            <w:rtl/>
          </w:rPr>
          <w:t>ی‌شده</w:t>
        </w:r>
      </w:ins>
      <w:ins w:id="1676" w:author="Arash Tighbor" w:date="2016-01-30T10:24:00Z">
        <w:del w:id="1677" w:author="Arash Tighbor" w:date="2016-01-30T11:51:00Z">
          <w:r w:rsidRPr="00563B0D" w:rsidDel="005B6ACE">
            <w:rPr>
              <w:rFonts w:hint="cs"/>
              <w:rtl/>
            </w:rPr>
            <w:delText>طراحی شده</w:delText>
          </w:r>
        </w:del>
        <w:r w:rsidRPr="00563B0D">
          <w:rPr>
            <w:rFonts w:hint="cs"/>
            <w:rtl/>
          </w:rPr>
          <w:t xml:space="preserve"> جهت این پروژه اطلاعات ورودی به طبقه </w:t>
        </w:r>
      </w:ins>
      <w:ins w:id="1678" w:author="Arash Tighbor" w:date="2016-01-30T11:51:00Z">
        <w:r w:rsidR="005B6ACE">
          <w:rPr>
            <w:rtl/>
          </w:rPr>
          <w:t>تقو</w:t>
        </w:r>
        <w:r w:rsidR="005B6ACE">
          <w:rPr>
            <w:rFonts w:hint="cs"/>
            <w:rtl/>
          </w:rPr>
          <w:t>یت‌کننده</w:t>
        </w:r>
      </w:ins>
      <w:ins w:id="1679" w:author="Arash Tighbor" w:date="2016-01-30T10:24:00Z">
        <w:del w:id="1680" w:author="Arash Tighbor" w:date="2016-01-30T11:51:00Z">
          <w:r w:rsidRPr="00563B0D" w:rsidDel="005B6ACE">
            <w:rPr>
              <w:rFonts w:hint="cs"/>
              <w:rtl/>
            </w:rPr>
            <w:delText>تقویت کننده</w:delText>
          </w:r>
        </w:del>
        <w:r w:rsidRPr="00563B0D">
          <w:rPr>
            <w:rFonts w:hint="cs"/>
            <w:rtl/>
          </w:rPr>
          <w:t xml:space="preserve"> (</w:t>
        </w:r>
        <w:r w:rsidRPr="00563B0D">
          <w:t>AMP</w:t>
        </w:r>
        <w:r w:rsidRPr="008C48D1">
          <w:rPr>
            <w:rFonts w:hint="cs"/>
            <w:rtl/>
          </w:rPr>
          <w:t xml:space="preserve">) از طریق خروجی کارت صدای </w:t>
        </w:r>
        <w:r w:rsidRPr="008C48D1">
          <w:t xml:space="preserve">ATM </w:t>
        </w:r>
        <w:r w:rsidRPr="008C48D1">
          <w:rPr>
            <w:rFonts w:hint="cs"/>
            <w:rtl/>
          </w:rPr>
          <w:t xml:space="preserve"> تهیه </w:t>
        </w:r>
      </w:ins>
      <w:ins w:id="1681" w:author="Arash Tighbor" w:date="2016-01-30T11:51:00Z">
        <w:r w:rsidR="005B6ACE">
          <w:rPr>
            <w:rtl/>
          </w:rPr>
          <w:t>م</w:t>
        </w:r>
        <w:r w:rsidR="005B6ACE">
          <w:rPr>
            <w:rFonts w:hint="cs"/>
            <w:rtl/>
          </w:rPr>
          <w:t>ی‌گردد</w:t>
        </w:r>
      </w:ins>
      <w:ins w:id="1682" w:author="Arash Tighbor" w:date="2016-01-30T10:24:00Z">
        <w:del w:id="1683" w:author="Arash Tighbor" w:date="2016-01-30T11:51:00Z">
          <w:r w:rsidRPr="008C48D1" w:rsidDel="005B6ACE">
            <w:rPr>
              <w:rFonts w:hint="cs"/>
              <w:rtl/>
            </w:rPr>
            <w:delText>می گردد</w:delText>
          </w:r>
        </w:del>
        <w:r w:rsidRPr="008C48D1">
          <w:rPr>
            <w:rFonts w:hint="cs"/>
            <w:rtl/>
          </w:rPr>
          <w:t xml:space="preserve">. برای انتقال این داده از کابل </w:t>
        </w:r>
      </w:ins>
      <w:ins w:id="1684" w:author="Arash Tighbor" w:date="2016-01-30T10:25:00Z">
        <w:r>
          <w:rPr>
            <w:rFonts w:hint="cs"/>
            <w:rtl/>
          </w:rPr>
          <w:t>3</w:t>
        </w:r>
      </w:ins>
      <w:ins w:id="1685" w:author="Arash Tighbor" w:date="2016-01-30T10:24:00Z">
        <w:r w:rsidRPr="00563B0D">
          <w:rPr>
            <w:rFonts w:hint="cs"/>
            <w:rtl/>
          </w:rPr>
          <w:t xml:space="preserve"> رشته مخصوص انتقال صوت استریو (با حداقل توان موجود) </w:t>
        </w:r>
      </w:ins>
      <w:ins w:id="1686" w:author="Arash Tighbor" w:date="2016-01-30T11:51:00Z">
        <w:r w:rsidR="005B6ACE">
          <w:rPr>
            <w:rtl/>
          </w:rPr>
          <w:t>درحال</w:t>
        </w:r>
        <w:r w:rsidR="005B6ACE">
          <w:rPr>
            <w:rFonts w:hint="cs"/>
            <w:rtl/>
          </w:rPr>
          <w:t>ی‌که</w:t>
        </w:r>
      </w:ins>
      <w:ins w:id="1687" w:author="Arash Tighbor" w:date="2016-01-30T10:24:00Z">
        <w:del w:id="1688" w:author="Arash Tighbor" w:date="2016-01-30T11:51:00Z">
          <w:r w:rsidRPr="00563B0D" w:rsidDel="005B6ACE">
            <w:rPr>
              <w:rFonts w:hint="cs"/>
              <w:rtl/>
            </w:rPr>
            <w:delText>در حالی که</w:delText>
          </w:r>
        </w:del>
        <w:r w:rsidRPr="00563B0D">
          <w:rPr>
            <w:rFonts w:hint="cs"/>
            <w:rtl/>
          </w:rPr>
          <w:t xml:space="preserve"> </w:t>
        </w:r>
      </w:ins>
      <w:ins w:id="1689" w:author="Arash Tighbor" w:date="2016-01-30T10:25:00Z">
        <w:r>
          <w:rPr>
            <w:rFonts w:hint="cs"/>
            <w:rtl/>
          </w:rPr>
          <w:t xml:space="preserve">به </w:t>
        </w:r>
      </w:ins>
      <w:ins w:id="1690" w:author="Arash Tighbor" w:date="2016-01-30T10:24:00Z">
        <w:r w:rsidRPr="00563B0D">
          <w:rPr>
            <w:rFonts w:hint="cs"/>
            <w:rtl/>
          </w:rPr>
          <w:t>دو سر آن جک استریو نری صدا {</w:t>
        </w:r>
        <w:r w:rsidRPr="00261625">
          <w:rPr>
            <w:rtl/>
            <w:rPrChange w:id="1691" w:author="Arash Tighbor" w:date="2016-01-30T10:24:00Z">
              <w:rPr>
                <w:rFonts w:ascii="B Nazanin" w:hAnsi="Calibri"/>
                <w:color w:val="000000"/>
                <w:sz w:val="24"/>
                <w:rtl/>
              </w:rPr>
            </w:rPrChange>
          </w:rPr>
          <w:t xml:space="preserve"> </w:t>
        </w:r>
        <w:r w:rsidRPr="00261625">
          <w:rPr>
            <w:rPrChange w:id="1692" w:author="Arash Tighbor" w:date="2016-01-30T10:24:00Z">
              <w:rPr>
                <w:rFonts w:ascii="Calibri" w:hAnsi="Calibri" w:cstheme="minorBidi"/>
                <w:color w:val="000000"/>
                <w:sz w:val="24"/>
              </w:rPr>
            </w:rPrChange>
          </w:rPr>
          <w:t>1/8" tip –ring-sleeve (TRS)</w:t>
        </w:r>
        <w:r w:rsidRPr="00563B0D">
          <w:t xml:space="preserve"> </w:t>
        </w:r>
        <w:r w:rsidRPr="00261625">
          <w:rPr>
            <w:rPrChange w:id="1693" w:author="Arash Tighbor" w:date="2016-01-30T10:24:00Z">
              <w:rPr>
                <w:rFonts w:ascii="Calibri" w:hAnsi="Calibri" w:cstheme="minorBidi"/>
                <w:color w:val="000000"/>
                <w:sz w:val="24"/>
              </w:rPr>
            </w:rPrChange>
          </w:rPr>
          <w:t>3.5mm</w:t>
        </w:r>
        <w:r w:rsidRPr="00261625">
          <w:rPr>
            <w:rtl/>
            <w:rPrChange w:id="1694" w:author="Arash Tighbor" w:date="2016-01-30T10:24:00Z">
              <w:rPr>
                <w:rFonts w:ascii="Calibri" w:hAnsi="Calibri" w:cs="Arial"/>
                <w:color w:val="000000"/>
                <w:sz w:val="24"/>
                <w:szCs w:val="22"/>
                <w:rtl/>
              </w:rPr>
            </w:rPrChange>
          </w:rPr>
          <w:t xml:space="preserve"> }</w:t>
        </w:r>
      </w:ins>
      <w:ins w:id="1695" w:author="Arash Tighbor" w:date="2016-01-30T10:25:00Z">
        <w:r>
          <w:rPr>
            <w:rFonts w:hint="cs"/>
            <w:rtl/>
          </w:rPr>
          <w:t xml:space="preserve"> </w:t>
        </w:r>
      </w:ins>
      <w:ins w:id="1696" w:author="Arash Tighbor" w:date="2016-01-30T10:24:00Z">
        <w:r w:rsidRPr="00563B0D">
          <w:rPr>
            <w:rFonts w:hint="cs"/>
            <w:rtl/>
          </w:rPr>
          <w:t>وصل شده استفاده می</w:t>
        </w:r>
      </w:ins>
      <w:ins w:id="1697" w:author="Arash Tighbor" w:date="2016-01-30T10:25:00Z">
        <w:r>
          <w:rPr>
            <w:rFonts w:cs="Times New Roman"/>
            <w:iCs/>
            <w:szCs w:val="26"/>
            <w:cs/>
          </w:rPr>
          <w:t>‎</w:t>
        </w:r>
      </w:ins>
      <w:ins w:id="1698" w:author="Arash Tighbor" w:date="2016-01-30T10:24:00Z">
        <w:r w:rsidRPr="00563B0D">
          <w:rPr>
            <w:rFonts w:hint="cs"/>
            <w:rtl/>
          </w:rPr>
          <w:t>گردد.</w:t>
        </w:r>
      </w:ins>
    </w:p>
    <w:p w:rsidR="00261625" w:rsidRDefault="00261625">
      <w:pPr>
        <w:pStyle w:val="Heading3"/>
        <w:rPr>
          <w:ins w:id="1699" w:author="Arash Tighbor" w:date="2016-01-30T10:26:00Z"/>
          <w:rFonts w:asciiTheme="majorHAnsi" w:hAnsiTheme="majorHAnsi" w:cs="B Nazanin"/>
          <w:sz w:val="26"/>
          <w:szCs w:val="24"/>
        </w:rPr>
        <w:pPrChange w:id="1700" w:author="Arash Tighbor" w:date="2016-01-30T11:14:00Z">
          <w:pPr>
            <w:pStyle w:val="Heading2"/>
          </w:pPr>
        </w:pPrChange>
      </w:pPr>
      <w:bookmarkStart w:id="1701" w:name="_Toc441913982"/>
      <w:bookmarkStart w:id="1702" w:name="_Toc442175844"/>
      <w:ins w:id="1703" w:author="Arash Tighbor" w:date="2016-01-30T10:26:00Z">
        <w:r>
          <w:t>AMPLIFIRE</w:t>
        </w:r>
        <w:bookmarkEnd w:id="1701"/>
        <w:bookmarkEnd w:id="1702"/>
      </w:ins>
    </w:p>
    <w:p w:rsidR="00261625" w:rsidRDefault="00261625">
      <w:pPr>
        <w:ind w:left="573"/>
        <w:rPr>
          <w:ins w:id="1704" w:author="Arash Tighbor" w:date="2016-01-30T10:26:00Z"/>
          <w:rtl/>
        </w:rPr>
        <w:pPrChange w:id="1705" w:author="Arash Tighbor" w:date="2016-01-30T11:24:00Z">
          <w:pPr/>
        </w:pPrChange>
      </w:pPr>
      <w:ins w:id="1706" w:author="Arash Tighbor" w:date="2016-01-30T10:26:00Z">
        <w:r>
          <w:rPr>
            <w:rFonts w:hint="cs"/>
            <w:rtl/>
          </w:rPr>
          <w:t xml:space="preserve">طبقه </w:t>
        </w:r>
      </w:ins>
      <w:ins w:id="1707" w:author="Arash Tighbor" w:date="2016-01-30T11:51:00Z">
        <w:r w:rsidR="005B6ACE">
          <w:rPr>
            <w:rtl/>
          </w:rPr>
          <w:t>تقو</w:t>
        </w:r>
        <w:r w:rsidR="005B6ACE">
          <w:rPr>
            <w:rFonts w:hint="cs"/>
            <w:rtl/>
          </w:rPr>
          <w:t>یت‌کننده</w:t>
        </w:r>
      </w:ins>
      <w:ins w:id="1708" w:author="Arash Tighbor" w:date="2016-01-30T10:26:00Z">
        <w:del w:id="1709" w:author="Arash Tighbor" w:date="2016-01-30T11:51:00Z">
          <w:r w:rsidDel="005B6ACE">
            <w:rPr>
              <w:rFonts w:hint="cs"/>
              <w:rtl/>
            </w:rPr>
            <w:delText>تقویت کننده</w:delText>
          </w:r>
        </w:del>
        <w:r>
          <w:rPr>
            <w:rFonts w:hint="cs"/>
            <w:rtl/>
          </w:rPr>
          <w:t xml:space="preserve"> </w:t>
        </w:r>
      </w:ins>
      <w:ins w:id="1710" w:author="Arash Tighbor" w:date="2016-01-30T11:51:00Z">
        <w:r w:rsidR="005B6ACE">
          <w:rPr>
            <w:rtl/>
          </w:rPr>
          <w:t>ته</w:t>
        </w:r>
        <w:r w:rsidR="005B6ACE">
          <w:rPr>
            <w:rFonts w:hint="cs"/>
            <w:rtl/>
          </w:rPr>
          <w:t>یه‌شده</w:t>
        </w:r>
      </w:ins>
      <w:ins w:id="1711" w:author="Arash Tighbor" w:date="2016-01-30T10:26:00Z">
        <w:del w:id="1712" w:author="Arash Tighbor" w:date="2016-01-30T11:51:00Z">
          <w:r w:rsidDel="005B6ACE">
            <w:rPr>
              <w:rFonts w:hint="cs"/>
              <w:rtl/>
            </w:rPr>
            <w:delText>تهیه شده</w:delText>
          </w:r>
        </w:del>
        <w:r>
          <w:rPr>
            <w:rFonts w:hint="cs"/>
            <w:rtl/>
          </w:rPr>
          <w:t xml:space="preserve"> علاوه بر ورودی اطلاعات از </w:t>
        </w:r>
        <w:r>
          <w:t>PC</w:t>
        </w:r>
        <w:r>
          <w:rPr>
            <w:rFonts w:hint="cs"/>
            <w:rtl/>
          </w:rPr>
          <w:t xml:space="preserve"> باید دارای اتصال به شبکه توان خودپرداز با ولتاژ </w:t>
        </w:r>
        <w:r>
          <w:t>5VDC</w:t>
        </w:r>
        <w:r>
          <w:rPr>
            <w:rFonts w:hint="cs"/>
            <w:rtl/>
          </w:rPr>
          <w:t xml:space="preserve"> باشد . این طبقه دارای توان خروجی </w:t>
        </w:r>
        <w:r>
          <w:t>3W</w:t>
        </w:r>
        <w:r>
          <w:rPr>
            <w:rFonts w:hint="cs"/>
            <w:rtl/>
          </w:rPr>
          <w:t xml:space="preserve"> </w:t>
        </w:r>
      </w:ins>
      <w:ins w:id="1713" w:author="Arash Tighbor" w:date="2016-01-30T11:51:00Z">
        <w:r w:rsidR="005B6ACE">
          <w:rPr>
            <w:rtl/>
          </w:rPr>
          <w:t>به‌صورت</w:t>
        </w:r>
      </w:ins>
      <w:ins w:id="1714" w:author="Arash Tighbor" w:date="2016-01-30T10:26:00Z">
        <w:del w:id="1715" w:author="Arash Tighbor" w:date="2016-01-30T11:51:00Z">
          <w:r w:rsidDel="005B6ACE">
            <w:rPr>
              <w:rFonts w:hint="cs"/>
              <w:rtl/>
            </w:rPr>
            <w:delText>به صورت</w:delText>
          </w:r>
        </w:del>
        <w:r>
          <w:rPr>
            <w:rFonts w:hint="cs"/>
            <w:rtl/>
          </w:rPr>
          <w:t xml:space="preserve"> استریو و مناسب برای </w:t>
        </w:r>
      </w:ins>
      <w:ins w:id="1716" w:author="Arash Tighbor" w:date="2016-01-30T11:51:00Z">
        <w:r w:rsidR="005B6ACE">
          <w:rPr>
            <w:rtl/>
          </w:rPr>
          <w:t>بلندگوها</w:t>
        </w:r>
        <w:r w:rsidR="005B6ACE">
          <w:rPr>
            <w:rFonts w:hint="cs"/>
            <w:rtl/>
          </w:rPr>
          <w:t>ی</w:t>
        </w:r>
      </w:ins>
      <w:ins w:id="1717" w:author="Arash Tighbor" w:date="2016-01-30T10:26:00Z">
        <w:del w:id="1718" w:author="Arash Tighbor" w:date="2016-01-30T11:51:00Z">
          <w:r w:rsidDel="005B6ACE">
            <w:rPr>
              <w:rFonts w:hint="cs"/>
              <w:rtl/>
            </w:rPr>
            <w:delText>بلندگو های</w:delText>
          </w:r>
        </w:del>
        <w:r>
          <w:rPr>
            <w:rFonts w:hint="cs"/>
            <w:rtl/>
          </w:rPr>
          <w:t xml:space="preserve"> با </w:t>
        </w:r>
      </w:ins>
      <w:ins w:id="1719" w:author="Arash Tighbor" w:date="2016-01-30T11:51:00Z">
        <w:r w:rsidR="005B6ACE">
          <w:rPr>
            <w:rtl/>
          </w:rPr>
          <w:t>مقاومت</w:t>
        </w:r>
      </w:ins>
      <w:ins w:id="1720" w:author="Arash Tighbor" w:date="2016-01-30T10:26:00Z">
        <w:del w:id="1721" w:author="Arash Tighbor" w:date="2016-01-30T11:51:00Z">
          <w:r w:rsidDel="005B6ACE">
            <w:rPr>
              <w:rFonts w:hint="cs"/>
              <w:rtl/>
            </w:rPr>
            <w:delText>مقاوت</w:delText>
          </w:r>
        </w:del>
        <w:r>
          <w:rPr>
            <w:rFonts w:hint="cs"/>
            <w:rtl/>
          </w:rPr>
          <w:t xml:space="preserve"> ورودی </w:t>
        </w:r>
        <w:r>
          <w:t>4Ω</w:t>
        </w:r>
        <w:r>
          <w:rPr>
            <w:rFonts w:hint="cs"/>
            <w:rtl/>
          </w:rPr>
          <w:t xml:space="preserve"> </w:t>
        </w:r>
      </w:ins>
      <w:ins w:id="1722" w:author="Arash Tighbor" w:date="2016-01-30T11:51:00Z">
        <w:r w:rsidR="005B6ACE">
          <w:rPr>
            <w:rtl/>
          </w:rPr>
          <w:t>م</w:t>
        </w:r>
        <w:r w:rsidR="005B6ACE">
          <w:rPr>
            <w:rFonts w:hint="cs"/>
            <w:rtl/>
          </w:rPr>
          <w:t>ی‌باشد</w:t>
        </w:r>
      </w:ins>
      <w:ins w:id="1723" w:author="Arash Tighbor" w:date="2016-01-30T10:26:00Z">
        <w:del w:id="1724" w:author="Arash Tighbor" w:date="2016-01-30T11:51:00Z">
          <w:r w:rsidDel="005B6ACE">
            <w:rPr>
              <w:rFonts w:hint="cs"/>
              <w:rtl/>
            </w:rPr>
            <w:delText>می باشد</w:delText>
          </w:r>
        </w:del>
        <w:r>
          <w:rPr>
            <w:rFonts w:hint="cs"/>
            <w:rtl/>
          </w:rPr>
          <w:t xml:space="preserve"> .</w:t>
        </w:r>
      </w:ins>
    </w:p>
    <w:p w:rsidR="00261625" w:rsidRDefault="00261625">
      <w:pPr>
        <w:pStyle w:val="Heading3"/>
        <w:rPr>
          <w:ins w:id="1725" w:author="Arash Tighbor" w:date="2016-01-30T10:26:00Z"/>
          <w:rtl/>
        </w:rPr>
        <w:pPrChange w:id="1726" w:author="Arash Tighbor" w:date="2016-01-30T11:14:00Z">
          <w:pPr>
            <w:pStyle w:val="Heading2"/>
          </w:pPr>
        </w:pPrChange>
      </w:pPr>
      <w:bookmarkStart w:id="1727" w:name="_Toc441913983"/>
      <w:bookmarkStart w:id="1728" w:name="_Toc442175845"/>
      <w:ins w:id="1729" w:author="Arash Tighbor" w:date="2016-01-30T10:26:00Z">
        <w:r>
          <w:t>SPEAKER</w:t>
        </w:r>
        <w:bookmarkEnd w:id="1727"/>
        <w:bookmarkEnd w:id="1728"/>
      </w:ins>
    </w:p>
    <w:p w:rsidR="00261625" w:rsidRPr="008C48D1" w:rsidRDefault="00261625">
      <w:pPr>
        <w:ind w:left="559"/>
        <w:rPr>
          <w:ins w:id="1730" w:author="Arash Tighbor" w:date="2016-01-30T10:26:00Z"/>
          <w:rtl/>
        </w:rPr>
        <w:pPrChange w:id="1731" w:author="Arash Tighbor" w:date="2016-01-30T11:24:00Z">
          <w:pPr/>
        </w:pPrChange>
      </w:pPr>
      <w:ins w:id="1732" w:author="Arash Tighbor" w:date="2016-01-30T10:26:00Z">
        <w:r w:rsidRPr="00563B0D">
          <w:rPr>
            <w:rFonts w:hint="cs"/>
            <w:rtl/>
          </w:rPr>
          <w:t xml:space="preserve">بلندگو با مقاومت ورودی </w:t>
        </w:r>
        <w:r w:rsidRPr="00563B0D">
          <w:t>4Ω</w:t>
        </w:r>
        <w:r w:rsidRPr="008C48D1">
          <w:rPr>
            <w:rFonts w:hint="cs"/>
            <w:rtl/>
          </w:rPr>
          <w:t xml:space="preserve"> و حداقل با توان </w:t>
        </w:r>
        <w:r w:rsidRPr="008C48D1">
          <w:t>3W</w:t>
        </w:r>
        <w:r w:rsidRPr="008C48D1">
          <w:rPr>
            <w:rFonts w:hint="cs"/>
            <w:rtl/>
          </w:rPr>
          <w:t xml:space="preserve"> با اندازه</w:t>
        </w:r>
        <w:r>
          <w:rPr>
            <w:rFonts w:hint="cs"/>
            <w:rtl/>
          </w:rPr>
          <w:t xml:space="preserve"> </w:t>
        </w:r>
        <w:r w:rsidRPr="00563B0D">
          <w:rPr>
            <w:rFonts w:hint="cs"/>
            <w:rtl/>
          </w:rPr>
          <w:t xml:space="preserve">2 اینچ </w:t>
        </w:r>
      </w:ins>
      <w:ins w:id="1733" w:author="Arash Tighbor" w:date="2016-01-30T11:52:00Z">
        <w:r w:rsidR="005B6ACE">
          <w:rPr>
            <w:rtl/>
          </w:rPr>
          <w:t>ته</w:t>
        </w:r>
        <w:r w:rsidR="005B6ACE">
          <w:rPr>
            <w:rFonts w:hint="cs"/>
            <w:rtl/>
          </w:rPr>
          <w:t>یه‌شده</w:t>
        </w:r>
      </w:ins>
      <w:ins w:id="1734" w:author="Arash Tighbor" w:date="2016-01-30T10:26:00Z">
        <w:del w:id="1735" w:author="Arash Tighbor" w:date="2016-01-30T11:52:00Z">
          <w:r w:rsidRPr="00563B0D" w:rsidDel="005B6ACE">
            <w:rPr>
              <w:rFonts w:hint="cs"/>
              <w:rtl/>
            </w:rPr>
            <w:delText>تهیه شده</w:delText>
          </w:r>
        </w:del>
        <w:r w:rsidRPr="00563B0D">
          <w:rPr>
            <w:rFonts w:hint="cs"/>
            <w:rtl/>
          </w:rPr>
          <w:t xml:space="preserve"> است . ارتباط بلندها گو و طبقه </w:t>
        </w:r>
      </w:ins>
      <w:ins w:id="1736" w:author="Arash Tighbor" w:date="2016-01-30T11:52:00Z">
        <w:r w:rsidR="005B6ACE">
          <w:rPr>
            <w:rtl/>
          </w:rPr>
          <w:t>تقو</w:t>
        </w:r>
        <w:r w:rsidR="005B6ACE">
          <w:rPr>
            <w:rFonts w:hint="cs"/>
            <w:rtl/>
          </w:rPr>
          <w:t>یت‌کننده</w:t>
        </w:r>
      </w:ins>
      <w:ins w:id="1737" w:author="Arash Tighbor" w:date="2016-01-30T10:26:00Z">
        <w:del w:id="1738" w:author="Arash Tighbor" w:date="2016-01-30T11:52:00Z">
          <w:r w:rsidRPr="00563B0D" w:rsidDel="005B6ACE">
            <w:rPr>
              <w:rFonts w:hint="cs"/>
              <w:rtl/>
            </w:rPr>
            <w:delText>تقویت کننده</w:delText>
          </w:r>
        </w:del>
        <w:r w:rsidRPr="00563B0D">
          <w:rPr>
            <w:rFonts w:hint="cs"/>
            <w:rtl/>
          </w:rPr>
          <w:t xml:space="preserve">  از طریق کابل </w:t>
        </w:r>
        <w:r>
          <w:rPr>
            <w:rFonts w:hint="cs"/>
            <w:rtl/>
          </w:rPr>
          <w:t>2</w:t>
        </w:r>
        <w:r w:rsidRPr="00563B0D">
          <w:rPr>
            <w:rFonts w:hint="cs"/>
            <w:rtl/>
          </w:rPr>
          <w:t xml:space="preserve"> رشته ( با حداقل توان موجود ) </w:t>
        </w:r>
      </w:ins>
      <w:ins w:id="1739" w:author="Arash Tighbor" w:date="2016-01-30T11:52:00Z">
        <w:r w:rsidR="005B6ACE">
          <w:rPr>
            <w:rtl/>
          </w:rPr>
          <w:t>ترج</w:t>
        </w:r>
        <w:r w:rsidR="005B6ACE">
          <w:rPr>
            <w:rFonts w:hint="cs"/>
            <w:rtl/>
          </w:rPr>
          <w:t>یحاً</w:t>
        </w:r>
      </w:ins>
      <w:ins w:id="1740" w:author="Arash Tighbor" w:date="2016-01-30T10:26:00Z">
        <w:del w:id="1741" w:author="Arash Tighbor" w:date="2016-01-30T11:52:00Z">
          <w:r w:rsidRPr="00563B0D" w:rsidDel="005B6ACE">
            <w:rPr>
              <w:rFonts w:hint="cs"/>
              <w:rtl/>
            </w:rPr>
            <w:delText>ترجیحا</w:delText>
          </w:r>
        </w:del>
        <w:r w:rsidRPr="00563B0D">
          <w:rPr>
            <w:rFonts w:hint="cs"/>
            <w:rtl/>
          </w:rPr>
          <w:t xml:space="preserve"> سیم افشان </w:t>
        </w:r>
      </w:ins>
      <w:ins w:id="1742" w:author="Arash Tighbor" w:date="2016-01-30T11:52:00Z">
        <w:r w:rsidR="005B6ACE">
          <w:rPr>
            <w:rtl/>
          </w:rPr>
          <w:t>درحال</w:t>
        </w:r>
        <w:r w:rsidR="005B6ACE">
          <w:rPr>
            <w:rFonts w:hint="cs"/>
            <w:rtl/>
          </w:rPr>
          <w:t>ی‌که</w:t>
        </w:r>
      </w:ins>
      <w:ins w:id="1743" w:author="Arash Tighbor" w:date="2016-01-30T10:26:00Z">
        <w:del w:id="1744" w:author="Arash Tighbor" w:date="2016-01-30T11:52:00Z">
          <w:r w:rsidRPr="00563B0D" w:rsidDel="005B6ACE">
            <w:rPr>
              <w:rFonts w:hint="cs"/>
              <w:rtl/>
            </w:rPr>
            <w:delText>در حالی که</w:delText>
          </w:r>
        </w:del>
        <w:r w:rsidRPr="00563B0D">
          <w:rPr>
            <w:rFonts w:hint="cs"/>
            <w:rtl/>
          </w:rPr>
          <w:t xml:space="preserve"> به یک سر آن فیش نری مونو  {</w:t>
        </w:r>
        <w:r w:rsidRPr="00261625">
          <w:rPr>
            <w:rtl/>
            <w:rPrChange w:id="1745" w:author="Arash Tighbor" w:date="2016-01-30T10:26:00Z">
              <w:rPr>
                <w:rFonts w:ascii="B Nazanin" w:hAnsi="Calibri"/>
                <w:color w:val="000000"/>
                <w:sz w:val="24"/>
                <w:rtl/>
              </w:rPr>
            </w:rPrChange>
          </w:rPr>
          <w:t xml:space="preserve"> </w:t>
        </w:r>
        <w:r w:rsidRPr="00261625">
          <w:rPr>
            <w:rPrChange w:id="1746" w:author="Arash Tighbor" w:date="2016-01-30T10:26:00Z">
              <w:rPr>
                <w:rFonts w:ascii="Calibri" w:hAnsi="Calibri" w:cstheme="minorBidi"/>
                <w:color w:val="000000"/>
                <w:sz w:val="24"/>
              </w:rPr>
            </w:rPrChange>
          </w:rPr>
          <w:t>1/8" tip –ring- (RS)</w:t>
        </w:r>
        <w:r w:rsidRPr="00563B0D">
          <w:t xml:space="preserve"> </w:t>
        </w:r>
        <w:r w:rsidRPr="00261625">
          <w:rPr>
            <w:rPrChange w:id="1747" w:author="Arash Tighbor" w:date="2016-01-30T10:26:00Z">
              <w:rPr>
                <w:rFonts w:ascii="Calibri" w:hAnsi="Calibri" w:cstheme="minorBidi"/>
                <w:color w:val="000000"/>
                <w:sz w:val="24"/>
              </w:rPr>
            </w:rPrChange>
          </w:rPr>
          <w:t>3.5mm</w:t>
        </w:r>
        <w:r w:rsidRPr="00261625">
          <w:rPr>
            <w:rtl/>
            <w:rPrChange w:id="1748" w:author="Arash Tighbor" w:date="2016-01-30T10:26:00Z">
              <w:rPr>
                <w:rFonts w:ascii="Calibri" w:hAnsi="Calibri" w:cs="Arial"/>
                <w:color w:val="000000"/>
                <w:sz w:val="24"/>
                <w:szCs w:val="22"/>
                <w:rtl/>
              </w:rPr>
            </w:rPrChange>
          </w:rPr>
          <w:t xml:space="preserve"> } </w:t>
        </w:r>
        <w:r w:rsidRPr="00563B0D">
          <w:rPr>
            <w:rFonts w:hint="cs"/>
            <w:rtl/>
          </w:rPr>
          <w:t xml:space="preserve">و سر دیگر </w:t>
        </w:r>
        <w:r>
          <w:rPr>
            <w:rFonts w:hint="cs"/>
            <w:rtl/>
          </w:rPr>
          <w:t>2</w:t>
        </w:r>
        <w:r w:rsidRPr="00563B0D">
          <w:rPr>
            <w:rFonts w:hint="cs"/>
            <w:rtl/>
          </w:rPr>
          <w:t xml:space="preserve"> عدد فیش تخت </w:t>
        </w:r>
        <w:r w:rsidRPr="00563B0D">
          <w:t>3mm</w:t>
        </w:r>
        <w:r w:rsidRPr="008C48D1">
          <w:rPr>
            <w:rFonts w:hint="cs"/>
            <w:rtl/>
          </w:rPr>
          <w:t xml:space="preserve"> نصب گردیده میسر </w:t>
        </w:r>
      </w:ins>
      <w:ins w:id="1749" w:author="Arash Tighbor" w:date="2016-01-30T11:52:00Z">
        <w:r w:rsidR="005B6ACE">
          <w:rPr>
            <w:rtl/>
          </w:rPr>
          <w:t>م</w:t>
        </w:r>
        <w:r w:rsidR="005B6ACE">
          <w:rPr>
            <w:rFonts w:hint="cs"/>
            <w:rtl/>
          </w:rPr>
          <w:t>ی‌گردد</w:t>
        </w:r>
      </w:ins>
      <w:ins w:id="1750" w:author="Arash Tighbor" w:date="2016-01-30T10:26:00Z">
        <w:del w:id="1751" w:author="Arash Tighbor" w:date="2016-01-30T11:52:00Z">
          <w:r w:rsidRPr="008C48D1" w:rsidDel="005B6ACE">
            <w:rPr>
              <w:rFonts w:hint="cs"/>
              <w:rtl/>
            </w:rPr>
            <w:delText>می گردد</w:delText>
          </w:r>
        </w:del>
        <w:r w:rsidRPr="008C48D1">
          <w:rPr>
            <w:rFonts w:hint="cs"/>
            <w:rtl/>
          </w:rPr>
          <w:t xml:space="preserve"> .</w:t>
        </w:r>
      </w:ins>
    </w:p>
    <w:p w:rsidR="00261625" w:rsidRDefault="00261625">
      <w:pPr>
        <w:pStyle w:val="Heading2"/>
        <w:rPr>
          <w:ins w:id="1752" w:author="Arash Tighbor" w:date="2016-01-30T10:27:00Z"/>
          <w:rFonts w:ascii="B Nazanin" w:hAnsi="B Nazanin" w:cs="B Nazanin"/>
          <w:sz w:val="28"/>
          <w:szCs w:val="28"/>
        </w:rPr>
        <w:pPrChange w:id="1753" w:author="Arash Tighbor" w:date="2016-01-30T11:13:00Z">
          <w:pPr>
            <w:pStyle w:val="Heading1"/>
          </w:pPr>
        </w:pPrChange>
      </w:pPr>
      <w:bookmarkStart w:id="1754" w:name="_Toc441913984"/>
      <w:bookmarkStart w:id="1755" w:name="_Toc442175846"/>
      <w:ins w:id="1756" w:author="Arash Tighbor" w:date="2016-01-30T10:27:00Z">
        <w:r>
          <w:rPr>
            <w:rFonts w:hint="cs"/>
            <w:rtl/>
          </w:rPr>
          <w:lastRenderedPageBreak/>
          <w:t>جریان انجام فرآیند ساخت و نصب</w:t>
        </w:r>
        <w:bookmarkEnd w:id="1754"/>
        <w:bookmarkEnd w:id="1755"/>
      </w:ins>
    </w:p>
    <w:p w:rsidR="00C17EB6" w:rsidDel="00D169A3" w:rsidRDefault="00261625" w:rsidP="00963945">
      <w:pPr>
        <w:rPr>
          <w:ins w:id="1757" w:author="Arash Tighbor" w:date="2016-01-30T10:27:00Z"/>
          <w:del w:id="1758" w:author="Arash Tighbor" w:date="2016-01-30T11:39:00Z"/>
          <w:rtl/>
        </w:rPr>
      </w:pPr>
      <w:ins w:id="1759" w:author="Arash Tighbor" w:date="2016-01-30T10:27:00Z">
        <w:r w:rsidRPr="00563B0D">
          <w:rPr>
            <w:rFonts w:hint="cs"/>
            <w:rtl/>
          </w:rPr>
          <w:t xml:space="preserve">این مستند با این روش که ماژول مذکور در محل سازمان تولید گردد </w:t>
        </w:r>
      </w:ins>
      <w:ins w:id="1760" w:author="Arash Tighbor" w:date="2016-01-30T11:52:00Z">
        <w:r w:rsidR="005B6ACE">
          <w:rPr>
            <w:rtl/>
          </w:rPr>
          <w:t>ته</w:t>
        </w:r>
        <w:r w:rsidR="005B6ACE">
          <w:rPr>
            <w:rFonts w:hint="cs"/>
            <w:rtl/>
          </w:rPr>
          <w:t>یه‌شده</w:t>
        </w:r>
      </w:ins>
      <w:ins w:id="1761" w:author="Arash Tighbor" w:date="2016-01-30T10:27:00Z">
        <w:del w:id="1762" w:author="Arash Tighbor" w:date="2016-01-30T11:52:00Z">
          <w:r w:rsidRPr="00563B0D" w:rsidDel="005B6ACE">
            <w:rPr>
              <w:rFonts w:hint="cs"/>
              <w:rtl/>
            </w:rPr>
            <w:delText>تهیه شده</w:delText>
          </w:r>
        </w:del>
        <w:r w:rsidRPr="00563B0D">
          <w:rPr>
            <w:rFonts w:hint="cs"/>
            <w:rtl/>
          </w:rPr>
          <w:t xml:space="preserve"> است. در محل براکت</w:t>
        </w:r>
        <w:del w:id="1763" w:author="Arash Tighbor" w:date="2016-01-30T11:52:00Z">
          <w:r w:rsidRPr="00563B0D" w:rsidDel="005B6ACE">
            <w:rPr>
              <w:rFonts w:hint="cs"/>
              <w:rtl/>
            </w:rPr>
            <w:delText xml:space="preserve"> </w:delText>
          </w:r>
        </w:del>
      </w:ins>
      <w:ins w:id="1764" w:author="Arash Tighbor" w:date="2016-01-30T11:52:00Z">
        <w:r w:rsidR="005B6ACE">
          <w:rPr>
            <w:rFonts w:hint="cs"/>
            <w:rtl/>
          </w:rPr>
          <w:t>‌</w:t>
        </w:r>
      </w:ins>
      <w:ins w:id="1765" w:author="Arash Tighbor" w:date="2016-01-30T10:27:00Z">
        <w:r w:rsidRPr="00563B0D">
          <w:rPr>
            <w:rFonts w:hint="cs"/>
            <w:rtl/>
          </w:rPr>
          <w:t>های نصب به همراه 2 عدد بلندگو</w:t>
        </w:r>
      </w:ins>
      <w:ins w:id="1766" w:author="Arash Tighbor" w:date="2016-01-30T11:52:00Z">
        <w:r w:rsidR="005B6ACE">
          <w:rPr>
            <w:rFonts w:hint="cs"/>
            <w:rtl/>
          </w:rPr>
          <w:t xml:space="preserve"> </w:t>
        </w:r>
      </w:ins>
      <w:ins w:id="1767" w:author="Arash Tighbor" w:date="2016-01-30T10:27:00Z">
        <w:r w:rsidRPr="00563B0D">
          <w:rPr>
            <w:rFonts w:hint="cs"/>
            <w:rtl/>
          </w:rPr>
          <w:t xml:space="preserve">روی دستگاه خودپرداز نصب و ارتباطات الکتریکی </w:t>
        </w:r>
      </w:ins>
      <w:ins w:id="1768" w:author="Arash Tighbor" w:date="2016-01-30T11:52:00Z">
        <w:r w:rsidR="005B6ACE">
          <w:rPr>
            <w:rtl/>
          </w:rPr>
          <w:t>موردن</w:t>
        </w:r>
        <w:r w:rsidR="005B6ACE">
          <w:rPr>
            <w:rFonts w:hint="cs"/>
            <w:rtl/>
          </w:rPr>
          <w:t>یاز</w:t>
        </w:r>
      </w:ins>
      <w:ins w:id="1769" w:author="Arash Tighbor" w:date="2016-01-30T10:27:00Z">
        <w:del w:id="1770" w:author="Arash Tighbor" w:date="2016-01-30T11:52:00Z">
          <w:r w:rsidRPr="00563B0D" w:rsidDel="005B6ACE">
            <w:rPr>
              <w:rFonts w:hint="cs"/>
              <w:rtl/>
            </w:rPr>
            <w:delText>مورد نیاز</w:delText>
          </w:r>
        </w:del>
        <w:r w:rsidRPr="00563B0D">
          <w:rPr>
            <w:rFonts w:hint="cs"/>
            <w:rtl/>
          </w:rPr>
          <w:t xml:space="preserve"> وصل </w:t>
        </w:r>
      </w:ins>
      <w:ins w:id="1771" w:author="Arash Tighbor" w:date="2016-01-30T11:52:00Z">
        <w:r w:rsidR="005B6ACE">
          <w:rPr>
            <w:rtl/>
          </w:rPr>
          <w:t>م</w:t>
        </w:r>
        <w:r w:rsidR="005B6ACE">
          <w:rPr>
            <w:rFonts w:hint="cs"/>
            <w:rtl/>
          </w:rPr>
          <w:t>ی‌شوند</w:t>
        </w:r>
      </w:ins>
      <w:ins w:id="1772" w:author="Arash Tighbor" w:date="2016-01-30T10:27:00Z">
        <w:del w:id="1773" w:author="Arash Tighbor" w:date="2016-01-30T11:52:00Z">
          <w:r w:rsidRPr="00563B0D" w:rsidDel="005B6ACE">
            <w:rPr>
              <w:rFonts w:hint="cs"/>
              <w:rtl/>
            </w:rPr>
            <w:delText>می شوند</w:delText>
          </w:r>
        </w:del>
        <w:r w:rsidRPr="00563B0D">
          <w:rPr>
            <w:rFonts w:hint="cs"/>
            <w:rtl/>
          </w:rPr>
          <w:t>. این روش با این رویکرد که حداقل زمان ممکن در محل</w:t>
        </w:r>
        <w:r w:rsidRPr="008C48D1">
          <w:rPr>
            <w:rFonts w:hint="cs"/>
            <w:rtl/>
          </w:rPr>
          <w:t xml:space="preserve"> شعبه صرف گردد </w:t>
        </w:r>
      </w:ins>
      <w:ins w:id="1774" w:author="Arash Tighbor" w:date="2016-01-30T11:52:00Z">
        <w:r w:rsidR="005B6ACE">
          <w:rPr>
            <w:rtl/>
          </w:rPr>
          <w:t>انتخاب‌شده</w:t>
        </w:r>
      </w:ins>
      <w:ins w:id="1775" w:author="Arash Tighbor" w:date="2016-01-30T10:27:00Z">
        <w:del w:id="1776" w:author="Arash Tighbor" w:date="2016-01-30T11:52:00Z">
          <w:r w:rsidRPr="008C48D1" w:rsidDel="005B6ACE">
            <w:rPr>
              <w:rFonts w:hint="cs"/>
              <w:rtl/>
            </w:rPr>
            <w:delText>انتخاب شده</w:delText>
          </w:r>
        </w:del>
        <w:r w:rsidRPr="008C48D1">
          <w:rPr>
            <w:rFonts w:hint="cs"/>
            <w:rtl/>
          </w:rPr>
          <w:t xml:space="preserve"> است</w:t>
        </w:r>
        <w:r>
          <w:rPr>
            <w:rFonts w:hint="cs"/>
            <w:rtl/>
          </w:rPr>
          <w:t>.</w:t>
        </w:r>
      </w:ins>
    </w:p>
    <w:p w:rsidR="00261625" w:rsidRPr="00261625" w:rsidRDefault="00261625" w:rsidP="00963945">
      <w:pPr>
        <w:rPr>
          <w:rtl/>
        </w:rPr>
      </w:pPr>
    </w:p>
    <w:sectPr w:rsidR="00261625" w:rsidRPr="00261625" w:rsidSect="00041DA3">
      <w:footerReference w:type="first" r:id="rId28"/>
      <w:pgSz w:w="11906" w:h="16838"/>
      <w:pgMar w:top="907" w:right="1440" w:bottom="720" w:left="878" w:header="720" w:footer="720" w:gutter="0"/>
      <w:pgNumType w:start="1"/>
      <w:cols w:space="720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94867" w:rsidRDefault="00D94867" w:rsidP="006647B1">
      <w:r>
        <w:separator/>
      </w:r>
    </w:p>
  </w:endnote>
  <w:endnote w:type="continuationSeparator" w:id="0">
    <w:p w:rsidR="00D94867" w:rsidRDefault="00D94867" w:rsidP="006647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61C4" w:rsidRDefault="008861C4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70016" behindDoc="0" locked="0" layoutInCell="1" allowOverlap="1" wp14:anchorId="7F405D49" wp14:editId="6347C579">
              <wp:simplePos x="0" y="0"/>
              <wp:positionH relativeFrom="page">
                <wp:posOffset>657860</wp:posOffset>
              </wp:positionH>
              <wp:positionV relativeFrom="bottomMargin">
                <wp:posOffset>195580</wp:posOffset>
              </wp:positionV>
              <wp:extent cx="5910682" cy="190500"/>
              <wp:effectExtent l="0" t="0" r="13970" b="0"/>
              <wp:wrapNone/>
              <wp:docPr id="5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910682" cy="190500"/>
                        <a:chOff x="-8" y="14978"/>
                        <a:chExt cx="12255" cy="300"/>
                      </a:xfrm>
                    </wpg:grpSpPr>
                    <wps:wsp>
                      <wps:cNvPr id="6" name="Text Box 25"/>
                      <wps:cNvSpPr txBox="1">
                        <a:spLocks noChangeArrowheads="1"/>
                      </wps:cNvSpPr>
                      <wps:spPr bwMode="auto">
                        <a:xfrm>
                          <a:off x="782" y="14990"/>
                          <a:ext cx="659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861C4" w:rsidRPr="00EA3E20" w:rsidRDefault="008861C4" w:rsidP="00E20919">
                            <w:pPr>
                              <w:jc w:val="center"/>
                              <w:rPr>
                                <w:b/>
                                <w:bCs/>
                                <w:color w:val="1F497D" w:themeColor="text2"/>
                                <w:sz w:val="24"/>
                                <w:szCs w:val="24"/>
                              </w:rPr>
                            </w:pPr>
                            <w:r w:rsidRPr="00EA3E20">
                              <w:rPr>
                                <w:b/>
                                <w:bCs/>
                                <w:color w:val="1F497D" w:themeColor="text2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EA3E20">
                              <w:rPr>
                                <w:b/>
                                <w:bCs/>
                                <w:color w:val="1F497D" w:themeColor="text2"/>
                                <w:sz w:val="24"/>
                                <w:szCs w:val="24"/>
                              </w:rPr>
                              <w:instrText xml:space="preserve"> PAGE    \* MERGEFORMAT </w:instrText>
                            </w:r>
                            <w:r w:rsidRPr="00EA3E20">
                              <w:rPr>
                                <w:b/>
                                <w:bCs/>
                                <w:color w:val="1F497D" w:themeColor="text2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E050FF">
                              <w:rPr>
                                <w:b/>
                                <w:bCs/>
                                <w:noProof/>
                                <w:color w:val="1F497D" w:themeColor="text2"/>
                                <w:sz w:val="24"/>
                                <w:szCs w:val="24"/>
                                <w:rtl/>
                              </w:rPr>
                              <w:t>7</w:t>
                            </w:r>
                            <w:r w:rsidRPr="00EA3E20">
                              <w:rPr>
                                <w:b/>
                                <w:bCs/>
                                <w:noProof/>
                                <w:color w:val="1F497D" w:themeColor="text2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7" name="Group 31"/>
                      <wpg:cNvGrpSpPr>
                        <a:grpSpLocks/>
                      </wpg:cNvGrpSpPr>
                      <wpg:grpSpPr bwMode="auto">
                        <a:xfrm>
                          <a:off x="-8" y="14978"/>
                          <a:ext cx="12255" cy="230"/>
                          <a:chOff x="-8" y="14978"/>
                          <a:chExt cx="12255" cy="230"/>
                        </a:xfrm>
                      </wpg:grpSpPr>
                      <wps:wsp>
                        <wps:cNvPr id="8" name="AutoShape 27"/>
                        <wps:cNvCnPr>
                          <a:cxnSpLocks noChangeShapeType="1"/>
                        </wps:cNvCnPr>
                        <wps:spPr bwMode="auto">
                          <a:xfrm flipV="1">
                            <a:off x="-8" y="14978"/>
                            <a:ext cx="1260" cy="23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headEnd/>
                            <a:tailEnd/>
                          </a:ln>
                          <a:extLst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AutoShape 28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1252" y="14978"/>
                            <a:ext cx="10995" cy="230"/>
                          </a:xfrm>
                          <a:prstGeom prst="bentConnector3">
                            <a:avLst>
                              <a:gd name="adj1" fmla="val 96778"/>
                            </a:avLst>
                          </a:prstGeom>
                          <a:ln>
                            <a:headEnd/>
                            <a:tailEnd/>
                          </a:ln>
                          <a:extLst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F405D49" id="Group 5" o:spid="_x0000_s1028" style="position:absolute;left:0;text-align:left;margin-left:51.8pt;margin-top:15.4pt;width:465.4pt;height:15pt;z-index:251670016;mso-position-horizontal-relative:page;mso-position-vertical-relative:bottom-margin-area" coordorigin="-8,14978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9" type="#_x0000_t202" style="position:absolute;left:782;top:14990;width:659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7WRWMMA&#10;AADaAAAADwAAAGRycy9kb3ducmV2LnhtbESPQWvCQBSE74L/YXmF3nRTD6GNriJFQRBKYzx4fM0+&#10;k8Xs25hdk/TfdwuFHoeZ+YZZbUbbiJ46bxwreJknIIhLpw1XCs7FfvYKwgdkjY1jUvBNHjbr6WSF&#10;mXYD59SfQiUihH2GCuoQ2kxKX9Zk0c9dSxy9q+sshii7SuoOhwi3jVwkSSotGo4LNbb0XlN5Oz2s&#10;gu2F8525f3x95tfcFMVbwsf0ptTz07hdggg0hv/wX/ugFaTweyXeALn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7WRWMMAAADaAAAADwAAAAAAAAAAAAAAAACYAgAAZHJzL2Rv&#10;d25yZXYueG1sUEsFBgAAAAAEAAQA9QAAAIgDAAAAAA==&#10;" filled="f" stroked="f">
                <v:textbox inset="0,0,0,0">
                  <w:txbxContent>
                    <w:p w:rsidR="008861C4" w:rsidRPr="00EA3E20" w:rsidRDefault="008861C4" w:rsidP="00E20919">
                      <w:pPr>
                        <w:jc w:val="center"/>
                        <w:rPr>
                          <w:b/>
                          <w:bCs/>
                          <w:color w:val="1F497D" w:themeColor="text2"/>
                          <w:sz w:val="24"/>
                          <w:szCs w:val="24"/>
                        </w:rPr>
                      </w:pPr>
                      <w:r w:rsidRPr="00EA3E20">
                        <w:rPr>
                          <w:b/>
                          <w:bCs/>
                          <w:color w:val="1F497D" w:themeColor="text2"/>
                          <w:sz w:val="24"/>
                          <w:szCs w:val="24"/>
                        </w:rPr>
                        <w:fldChar w:fldCharType="begin"/>
                      </w:r>
                      <w:r w:rsidRPr="00EA3E20">
                        <w:rPr>
                          <w:b/>
                          <w:bCs/>
                          <w:color w:val="1F497D" w:themeColor="text2"/>
                          <w:sz w:val="24"/>
                          <w:szCs w:val="24"/>
                        </w:rPr>
                        <w:instrText xml:space="preserve"> PAGE    \* MERGEFORMAT </w:instrText>
                      </w:r>
                      <w:r w:rsidRPr="00EA3E20">
                        <w:rPr>
                          <w:b/>
                          <w:bCs/>
                          <w:color w:val="1F497D" w:themeColor="text2"/>
                          <w:sz w:val="24"/>
                          <w:szCs w:val="24"/>
                        </w:rPr>
                        <w:fldChar w:fldCharType="separate"/>
                      </w:r>
                      <w:r w:rsidR="00E050FF">
                        <w:rPr>
                          <w:b/>
                          <w:bCs/>
                          <w:noProof/>
                          <w:color w:val="1F497D" w:themeColor="text2"/>
                          <w:sz w:val="24"/>
                          <w:szCs w:val="24"/>
                          <w:rtl/>
                        </w:rPr>
                        <w:t>7</w:t>
                      </w:r>
                      <w:r w:rsidRPr="00EA3E20">
                        <w:rPr>
                          <w:b/>
                          <w:bCs/>
                          <w:noProof/>
                          <w:color w:val="1F497D" w:themeColor="text2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v:group id="Group 31" o:spid="_x0000_s1030" style="position:absolute;left:-8;top:14978;width:12255;height:230" coordorigin="-8,14978" coordsize="12255,2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AutoShape 27" o:spid="_x0000_s1031" type="#_x0000_t34" style="position:absolute;left:-8;top:14978;width:1260;height:23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yxJTr8AAADaAAAADwAAAGRycy9kb3ducmV2LnhtbERPy4rCMBTdC/MP4Q64s+n4phplEEQF&#10;Eap+wLW5fcw0N6WJWv9+shhweTjv5boztXhQ6yrLCr6iGARxZnXFhYLrZTuYg3AeWWNtmRS8yMF6&#10;9dFbYqLtk1N6nH0hQgi7BBWU3jeJlC4ryaCLbEMcuNy2Bn2AbSF1i88Qbmo5jOOpNFhxaCixoU1J&#10;2e/5bhRsXD09Hcbylh9mx0k6G+34p9kp1f/svhcgPHX+Lf5377WCsDVcCTdArv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UyxJTr8AAADaAAAADwAAAAAAAAAAAAAAAACh&#10;AgAAZHJzL2Rvd25yZXYueG1sUEsFBgAAAAAEAAQA+QAAAI0DAAAAAA==&#10;" strokecolor="#4579b8 [3044]"/>
                <v:shape id="AutoShape 28" o:spid="_x0000_s1032" type="#_x0000_t34" style="position:absolute;left:1252;top:14978;width:10995;height:230;rotation:18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w/6kcMAAADaAAAADwAAAGRycy9kb3ducmV2LnhtbESPQWvCQBSE70L/w/IEb2ZjoEVT11AK&#10;ptaLmJZCb4/saxKafRuyq67/vlsQPA4z8w2zLoLpxZlG11lWsEhSEMS11R03Cj4/tvMlCOeRNfaW&#10;ScGVHBSbh8kac20vfKRz5RsRIexyVNB6P+RSurolgy6xA3H0fuxo0Ec5NlKPeIlw08ssTZ+kwY7j&#10;QosDvbZU/1Yno6A8vPflPnvbmTLw177Sj+V3GJSaTcPLMwhPwd/Dt/ZOK1jB/5V4A+Tm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8P+pHDAAAA2gAAAA8AAAAAAAAAAAAA&#10;AAAAoQIAAGRycy9kb3ducmV2LnhtbFBLBQYAAAAABAAEAPkAAACRAwAAAAA=&#10;" adj="20904" strokecolor="#4579b8 [3044]"/>
              </v:group>
              <w10:wrap anchorx="page" anchory="margin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61C4" w:rsidRPr="00A13515" w:rsidRDefault="008861C4" w:rsidP="00A13515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81280" behindDoc="0" locked="0" layoutInCell="1" allowOverlap="1" wp14:anchorId="536FAFB6" wp14:editId="7EB4C383">
              <wp:simplePos x="0" y="0"/>
              <wp:positionH relativeFrom="page">
                <wp:posOffset>577901</wp:posOffset>
              </wp:positionH>
              <wp:positionV relativeFrom="bottomMargin">
                <wp:posOffset>196190</wp:posOffset>
              </wp:positionV>
              <wp:extent cx="6020409" cy="190500"/>
              <wp:effectExtent l="0" t="0" r="19050" b="0"/>
              <wp:wrapNone/>
              <wp:docPr id="30" name="Group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020409" cy="190500"/>
                        <a:chOff x="-8" y="14978"/>
                        <a:chExt cx="12255" cy="300"/>
                      </a:xfrm>
                    </wpg:grpSpPr>
                    <wps:wsp>
                      <wps:cNvPr id="31" name="Text Box 25"/>
                      <wps:cNvSpPr txBox="1">
                        <a:spLocks noChangeArrowheads="1"/>
                      </wps:cNvSpPr>
                      <wps:spPr bwMode="auto">
                        <a:xfrm>
                          <a:off x="782" y="14990"/>
                          <a:ext cx="659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861C4" w:rsidRPr="00EA3E20" w:rsidRDefault="008861C4" w:rsidP="00A13515">
                            <w:pPr>
                              <w:jc w:val="center"/>
                              <w:rPr>
                                <w:b/>
                                <w:bCs/>
                                <w:color w:val="1F497D" w:themeColor="text2"/>
                                <w:sz w:val="24"/>
                                <w:szCs w:val="24"/>
                              </w:rPr>
                            </w:pPr>
                            <w:r w:rsidRPr="00EA3E20">
                              <w:rPr>
                                <w:b/>
                                <w:bCs/>
                                <w:color w:val="1F497D" w:themeColor="text2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EA3E20">
                              <w:rPr>
                                <w:b/>
                                <w:bCs/>
                                <w:color w:val="1F497D" w:themeColor="text2"/>
                                <w:sz w:val="24"/>
                                <w:szCs w:val="24"/>
                              </w:rPr>
                              <w:instrText xml:space="preserve"> PAGE    \* MERGEFORMAT </w:instrText>
                            </w:r>
                            <w:r w:rsidRPr="00EA3E20">
                              <w:rPr>
                                <w:b/>
                                <w:bCs/>
                                <w:color w:val="1F497D" w:themeColor="text2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E050FF">
                              <w:rPr>
                                <w:b/>
                                <w:bCs/>
                                <w:noProof/>
                                <w:color w:val="1F497D" w:themeColor="text2"/>
                                <w:sz w:val="24"/>
                                <w:szCs w:val="24"/>
                                <w:rtl/>
                              </w:rPr>
                              <w:t>6</w:t>
                            </w:r>
                            <w:r w:rsidRPr="00EA3E20">
                              <w:rPr>
                                <w:b/>
                                <w:bCs/>
                                <w:noProof/>
                                <w:color w:val="1F497D" w:themeColor="text2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32" name="Group 31"/>
                      <wpg:cNvGrpSpPr>
                        <a:grpSpLocks/>
                      </wpg:cNvGrpSpPr>
                      <wpg:grpSpPr bwMode="auto">
                        <a:xfrm>
                          <a:off x="-8" y="14978"/>
                          <a:ext cx="12255" cy="230"/>
                          <a:chOff x="-8" y="14978"/>
                          <a:chExt cx="12255" cy="230"/>
                        </a:xfrm>
                      </wpg:grpSpPr>
                      <wps:wsp>
                        <wps:cNvPr id="33" name="AutoShape 27"/>
                        <wps:cNvCnPr>
                          <a:cxnSpLocks noChangeShapeType="1"/>
                        </wps:cNvCnPr>
                        <wps:spPr bwMode="auto">
                          <a:xfrm flipV="1">
                            <a:off x="-8" y="14978"/>
                            <a:ext cx="1260" cy="23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headEnd/>
                            <a:tailEnd/>
                          </a:ln>
                          <a:extLst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" name="AutoShape 28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1252" y="14978"/>
                            <a:ext cx="10995" cy="230"/>
                          </a:xfrm>
                          <a:prstGeom prst="bentConnector3">
                            <a:avLst>
                              <a:gd name="adj1" fmla="val 96778"/>
                            </a:avLst>
                          </a:prstGeom>
                          <a:ln>
                            <a:headEnd/>
                            <a:tailEnd/>
                          </a:ln>
                          <a:extLst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36FAFB6" id="Group 30" o:spid="_x0000_s1033" style="position:absolute;left:0;text-align:left;margin-left:45.5pt;margin-top:15.45pt;width:474.05pt;height:15pt;z-index:251681280;mso-position-horizontal-relative:page;mso-position-vertical-relative:bottom-margin-area" coordorigin="-8,14978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34" type="#_x0000_t202" style="position:absolute;left:782;top:14990;width:659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BbTMUA&#10;AADbAAAADwAAAGRycy9kb3ducmV2LnhtbESPQWvCQBSE74X+h+UVvDUbFaRN3YgUhYIgjemhx9fs&#10;M1mSfRuzW43/3i0UPA4z8w2zXI22E2cavHGsYJqkIIgrpw3XCr7K7fMLCB+QNXaOScGVPKzyx4cl&#10;ZtpduKDzIdQiQthnqKAJoc+k9FVDFn3ieuLoHd1gMUQ51FIPeIlw28lZmi6kRcNxocGe3huq2sOv&#10;VbD+5mJjTvufz+JYmLJ8TXm3aJWaPI3rNxCBxnAP/7c/tIL5FP6+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wFtMxQAAANsAAAAPAAAAAAAAAAAAAAAAAJgCAABkcnMv&#10;ZG93bnJldi54bWxQSwUGAAAAAAQABAD1AAAAigMAAAAA&#10;" filled="f" stroked="f">
                <v:textbox inset="0,0,0,0">
                  <w:txbxContent>
                    <w:p w:rsidR="008861C4" w:rsidRPr="00EA3E20" w:rsidRDefault="008861C4" w:rsidP="00A13515">
                      <w:pPr>
                        <w:jc w:val="center"/>
                        <w:rPr>
                          <w:b/>
                          <w:bCs/>
                          <w:color w:val="1F497D" w:themeColor="text2"/>
                          <w:sz w:val="24"/>
                          <w:szCs w:val="24"/>
                        </w:rPr>
                      </w:pPr>
                      <w:r w:rsidRPr="00EA3E20">
                        <w:rPr>
                          <w:b/>
                          <w:bCs/>
                          <w:color w:val="1F497D" w:themeColor="text2"/>
                          <w:sz w:val="24"/>
                          <w:szCs w:val="24"/>
                        </w:rPr>
                        <w:fldChar w:fldCharType="begin"/>
                      </w:r>
                      <w:r w:rsidRPr="00EA3E20">
                        <w:rPr>
                          <w:b/>
                          <w:bCs/>
                          <w:color w:val="1F497D" w:themeColor="text2"/>
                          <w:sz w:val="24"/>
                          <w:szCs w:val="24"/>
                        </w:rPr>
                        <w:instrText xml:space="preserve"> PAGE    \* MERGEFORMAT </w:instrText>
                      </w:r>
                      <w:r w:rsidRPr="00EA3E20">
                        <w:rPr>
                          <w:b/>
                          <w:bCs/>
                          <w:color w:val="1F497D" w:themeColor="text2"/>
                          <w:sz w:val="24"/>
                          <w:szCs w:val="24"/>
                        </w:rPr>
                        <w:fldChar w:fldCharType="separate"/>
                      </w:r>
                      <w:r w:rsidR="00E050FF">
                        <w:rPr>
                          <w:b/>
                          <w:bCs/>
                          <w:noProof/>
                          <w:color w:val="1F497D" w:themeColor="text2"/>
                          <w:sz w:val="24"/>
                          <w:szCs w:val="24"/>
                          <w:rtl/>
                        </w:rPr>
                        <w:t>6</w:t>
                      </w:r>
                      <w:r w:rsidRPr="00EA3E20">
                        <w:rPr>
                          <w:b/>
                          <w:bCs/>
                          <w:noProof/>
                          <w:color w:val="1F497D" w:themeColor="text2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v:group id="Group 31" o:spid="_x0000_s1035" style="position:absolute;left:-8;top:14978;width:12255;height:230" coordorigin="-8,14978" coordsize="12255,2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Ralls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XwG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ORallsQAAADbAAAA&#10;DwAAAAAAAAAAAAAAAACqAgAAZHJzL2Rvd25yZXYueG1sUEsFBgAAAAAEAAQA+gAAAJsDAAAAAA==&#10;"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AutoShape 27" o:spid="_x0000_s1036" type="#_x0000_t34" style="position:absolute;left:-8;top:14978;width:1260;height:23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rxA4MMAAADbAAAADwAAAGRycy9kb3ducmV2LnhtbESP0YrCMBRE3xf8h3AF39ZUu+rSNYoI&#10;4goiVPcD7jbXttrclCZq/XsjCD4OM3OGmc5bU4krNa60rGDQj0AQZ1aXnCv4O6w+v0E4j6yxskwK&#10;7uRgPut8TDHR9sYpXfc+FwHCLkEFhfd1IqXLCjLo+rYmDt7RNgZ9kE0udYO3ADeVHEbRWBosOSwU&#10;WNOyoOy8vxgFS1eNd5sv+X/cTLajdBKv+VSvlep128UPCE+tf4df7V+tII7h+SX8ADl7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K8QODDAAAA2wAAAA8AAAAAAAAAAAAA&#10;AAAAoQIAAGRycy9kb3ducmV2LnhtbFBLBQYAAAAABAAEAPkAAACRAwAAAAA=&#10;" strokecolor="#4579b8 [3044]"/>
                <v:shape id="AutoShape 28" o:spid="_x0000_s1037" type="#_x0000_t34" style="position:absolute;left:1252;top:14978;width:10995;height:230;rotation:18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PCfrcUAAADbAAAADwAAAGRycy9kb3ducmV2LnhtbESPT2vCQBTE74V+h+UVvNVN/VMkugml&#10;0FS9SKMI3h7Z1yQ0+zZkt7p+e1co9DjMzG+YVR5MJ840uNaygpdxAoK4srrlWsFh//G8AOE8ssbO&#10;Mim4koM8e3xYYarthb/oXPpaRAi7FBU03veplK5qyKAb2544et92MOijHGqpB7xEuOnkJElepcGW&#10;40KDPb03VP2Uv0ZBsdt0xXbyuTZF4OO21PPiFHqlRk/hbQnCU/D/4b/2WiuYzuD+Jf4Amd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PCfrcUAAADbAAAADwAAAAAAAAAA&#10;AAAAAAChAgAAZHJzL2Rvd25yZXYueG1sUEsFBgAAAAAEAAQA+QAAAJMDAAAAAA==&#10;" adj="20904" strokecolor="#4579b8 [3044]"/>
              </v:group>
              <w10:wrap anchorx="page" anchory="margin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61C4" w:rsidRDefault="008861C4" w:rsidP="001E6C17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tl/>
      </w:rPr>
      <w:id w:val="1644778108"/>
      <w:docPartObj>
        <w:docPartGallery w:val="Page Numbers (Bottom of Page)"/>
        <w:docPartUnique/>
      </w:docPartObj>
    </w:sdtPr>
    <w:sdtEndPr/>
    <w:sdtContent>
      <w:p w:rsidR="008861C4" w:rsidRDefault="008861C4" w:rsidP="001E6C17">
        <w:pPr>
          <w:pStyle w:val="Footer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88448" behindDoc="0" locked="0" layoutInCell="1" allowOverlap="1" wp14:anchorId="454DA422" wp14:editId="4E9E7BED">
                  <wp:simplePos x="0" y="0"/>
                  <wp:positionH relativeFrom="page">
                    <wp:posOffset>563270</wp:posOffset>
                  </wp:positionH>
                  <wp:positionV relativeFrom="bottomMargin">
                    <wp:posOffset>225984</wp:posOffset>
                  </wp:positionV>
                  <wp:extent cx="6087898" cy="190500"/>
                  <wp:effectExtent l="0" t="0" r="27305" b="0"/>
                  <wp:wrapNone/>
                  <wp:docPr id="43" name="Group 4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6087898" cy="190500"/>
                            <a:chOff x="-8" y="14978"/>
                            <a:chExt cx="12255" cy="300"/>
                          </a:xfrm>
                        </wpg:grpSpPr>
                        <wps:wsp>
                          <wps:cNvPr id="4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2" y="14990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861C4" w:rsidRPr="00EA3E20" w:rsidRDefault="008861C4" w:rsidP="001E6C17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1F497D" w:themeColor="text2"/>
                                    <w:sz w:val="24"/>
                                    <w:szCs w:val="24"/>
                                  </w:rPr>
                                </w:pPr>
                                <w:r w:rsidRPr="00EA3E20">
                                  <w:rPr>
                                    <w:b/>
                                    <w:bCs/>
                                    <w:color w:val="1F497D" w:themeColor="text2"/>
                                    <w:sz w:val="24"/>
                                    <w:szCs w:val="24"/>
                                  </w:rPr>
                                  <w:fldChar w:fldCharType="begin"/>
                                </w:r>
                                <w:r w:rsidRPr="00EA3E20">
                                  <w:rPr>
                                    <w:b/>
                                    <w:bCs/>
                                    <w:color w:val="1F497D" w:themeColor="text2"/>
                                    <w:sz w:val="24"/>
                                    <w:szCs w:val="24"/>
                                  </w:rPr>
                                  <w:instrText xml:space="preserve"> PAGE    \* MERGEFORMAT </w:instrText>
                                </w:r>
                                <w:r w:rsidRPr="00EA3E20">
                                  <w:rPr>
                                    <w:b/>
                                    <w:bCs/>
                                    <w:color w:val="1F497D" w:themeColor="text2"/>
                                    <w:sz w:val="24"/>
                                    <w:szCs w:val="24"/>
                                  </w:rPr>
                                  <w:fldChar w:fldCharType="separate"/>
                                </w:r>
                                <w:r w:rsidR="00E050FF">
                                  <w:rPr>
                                    <w:b/>
                                    <w:bCs/>
                                    <w:noProof/>
                                    <w:color w:val="1F497D" w:themeColor="text2"/>
                                    <w:sz w:val="24"/>
                                    <w:szCs w:val="24"/>
                                    <w:rtl/>
                                  </w:rPr>
                                  <w:t>1</w:t>
                                </w:r>
                                <w:r w:rsidRPr="00EA3E20">
                                  <w:rPr>
                                    <w:b/>
                                    <w:bCs/>
                                    <w:noProof/>
                                    <w:color w:val="1F497D" w:themeColor="text2"/>
                                    <w:sz w:val="24"/>
                                    <w:szCs w:val="24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45" name="Group 31"/>
                          <wpg:cNvGrpSpPr>
                            <a:grpSpLocks/>
                          </wpg:cNvGrpSpPr>
                          <wpg:grpSpPr bwMode="auto">
                            <a:xfrm>
                              <a:off x="-8" y="14978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4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ln>
                                <a:headEnd/>
                                <a:tailEnd/>
                              </a:ln>
                              <a:ex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ln>
                                <a:headEnd/>
                                <a:tailEnd/>
                              </a:ln>
                              <a:ex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454DA422" id="Group 43" o:spid="_x0000_s1038" style="position:absolute;left:0;text-align:left;margin-left:44.35pt;margin-top:17.8pt;width:479.35pt;height:15pt;z-index:251688448;mso-position-horizontal-relative:page;mso-position-vertical-relative:bottom-margin-area" coordorigin="-8,14978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39" type="#_x0000_t202" style="position:absolute;left:782;top:14990;width:659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GLqcUA&#10;AADbAAAADwAAAGRycy9kb3ducmV2LnhtbESPQWvCQBSE7wX/w/KE3pqNRaRGNyKlhUJBGuPB4zP7&#10;TJZk36bZrab/3i0UPA4z8w2z3oy2ExcavHGsYJakIIgrpw3XCg7l+9MLCB+QNXaOScEvedjkk4c1&#10;ZtpduaDLPtQiQthnqKAJoc+k9FVDFn3ieuLond1gMUQ51FIPeI1w28nnNF1Ii4bjQoM9vTZUtfsf&#10;q2B75OLNfO9OX8W5MGW5TPlz0Sr1OB23KxCBxnAP/7c/tIL5HP6+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5sYupxQAAANsAAAAPAAAAAAAAAAAAAAAAAJgCAABkcnMv&#10;ZG93bnJldi54bWxQSwUGAAAAAAQABAD1AAAAigMAAAAA&#10;" filled="f" stroked="f">
                    <v:textbox inset="0,0,0,0">
                      <w:txbxContent>
                        <w:p w:rsidR="008861C4" w:rsidRPr="00EA3E20" w:rsidRDefault="008861C4" w:rsidP="001E6C17">
                          <w:pPr>
                            <w:jc w:val="center"/>
                            <w:rPr>
                              <w:b/>
                              <w:bCs/>
                              <w:color w:val="1F497D" w:themeColor="text2"/>
                              <w:sz w:val="24"/>
                              <w:szCs w:val="24"/>
                            </w:rPr>
                          </w:pPr>
                          <w:r w:rsidRPr="00EA3E20">
                            <w:rPr>
                              <w:b/>
                              <w:bCs/>
                              <w:color w:val="1F497D" w:themeColor="text2"/>
                              <w:sz w:val="24"/>
                              <w:szCs w:val="24"/>
                            </w:rPr>
                            <w:fldChar w:fldCharType="begin"/>
                          </w:r>
                          <w:r w:rsidRPr="00EA3E20">
                            <w:rPr>
                              <w:b/>
                              <w:bCs/>
                              <w:color w:val="1F497D" w:themeColor="text2"/>
                              <w:sz w:val="24"/>
                              <w:szCs w:val="24"/>
                            </w:rPr>
                            <w:instrText xml:space="preserve"> PAGE    \* MERGEFORMAT </w:instrText>
                          </w:r>
                          <w:r w:rsidRPr="00EA3E20">
                            <w:rPr>
                              <w:b/>
                              <w:bCs/>
                              <w:color w:val="1F497D" w:themeColor="text2"/>
                              <w:sz w:val="24"/>
                              <w:szCs w:val="24"/>
                            </w:rPr>
                            <w:fldChar w:fldCharType="separate"/>
                          </w:r>
                          <w:r w:rsidR="00E050FF">
                            <w:rPr>
                              <w:b/>
                              <w:bCs/>
                              <w:noProof/>
                              <w:color w:val="1F497D" w:themeColor="text2"/>
                              <w:sz w:val="24"/>
                              <w:szCs w:val="24"/>
                              <w:rtl/>
                            </w:rPr>
                            <w:t>1</w:t>
                          </w:r>
                          <w:r w:rsidRPr="00EA3E20">
                            <w:rPr>
                              <w:b/>
                              <w:bCs/>
                              <w:noProof/>
                              <w:color w:val="1F497D" w:themeColor="text2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40" style="position:absolute;left:-8;top:14978;width:12255;height:230" coordorigin="-8,14978" coordsize="12255,2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vlOn8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75Tp/FAAAA2wAA&#10;AA8AAAAAAAAAAAAAAAAAqgIAAGRycy9kb3ducmV2LnhtbFBLBQYAAAAABAAEAPoAAACcAwAAAAA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41" type="#_x0000_t34" style="position:absolute;left:-8;top:14978;width:1260;height:23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s2QBcQAAADbAAAADwAAAGRycy9kb3ducmV2LnhtbESP0WrCQBRE3wv+w3IF3+rGmiYldRUR&#10;ihVEMPYDbrPXJJq9G7Jbk/59Vyj4OMzMGWaxGkwjbtS52rKC2TQCQVxYXXOp4Ov08fwGwnlkjY1l&#10;UvBLDlbL0dMCM217PtIt96UIEHYZKqi8bzMpXVGRQTe1LXHwzrYz6IPsSqk77APcNPIlihJpsOaw&#10;UGFLm4qKa/5jFGxckxx2sfw+79L96zGdb/nSbpWajIf1OwhPg3+E/9ufWkGcwP1L+A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zZAFxAAAANsAAAAPAAAAAAAAAAAA&#10;AAAAAKECAABkcnMvZG93bnJldi54bWxQSwUGAAAAAAQABAD5AAAAkgMAAAAA&#10;" strokecolor="#4579b8 [3044]"/>
                    <v:shape id="AutoShape 28" o:spid="_x0000_s1042" type="#_x0000_t34" style="position:absolute;left:1252;top:14978;width:10995;height:230;rotation:18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CRyp8QAAADbAAAADwAAAGRycy9kb3ducmV2LnhtbESPQWvCQBSE74X+h+UVvNVNRa1EN6EU&#10;mqoXaRTB2yP7moRm34bsVtd/7wqFHoeZ+YZZ5cF04kyDay0reBknIIgrq1uuFRz2H88LEM4ja+ws&#10;k4IrOcizx4cVptpe+IvOpa9FhLBLUUHjfZ9K6aqGDLqx7Ymj920Hgz7KoZZ6wEuEm05OkmQuDbYc&#10;Fxrs6b2h6qf8NQqK3aYrtpPPtSkCH7elnhWn0Cs1egpvSxCegv8P/7XXWsH0Fe5f4g+Q2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IJHKnxAAAANsAAAAPAAAAAAAAAAAA&#10;AAAAAKECAABkcnMvZG93bnJldi54bWxQSwUGAAAAAAQABAD5AAAAkgMAAAAA&#10;" adj="20904" strokecolor="#4579b8 [3044]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94867" w:rsidRDefault="00D94867" w:rsidP="006647B1">
      <w:r>
        <w:separator/>
      </w:r>
    </w:p>
  </w:footnote>
  <w:footnote w:type="continuationSeparator" w:id="0">
    <w:p w:rsidR="00D94867" w:rsidRDefault="00D94867" w:rsidP="006647B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61C4" w:rsidRPr="002256FA" w:rsidRDefault="00E050FF" w:rsidP="00E20919">
    <w:pPr>
      <w:pBdr>
        <w:bottom w:val="single" w:sz="36" w:space="1" w:color="1F497D" w:themeColor="text2"/>
      </w:pBdr>
      <w:spacing w:line="192" w:lineRule="auto"/>
      <w:rPr>
        <w:b/>
        <w:bCs/>
        <w:sz w:val="22"/>
        <w:szCs w:val="22"/>
        <w:rtl/>
      </w:rPr>
    </w:pPr>
    <w:del w:id="93" w:author="Arash Tighbor" w:date="2016-02-02T14:27:00Z">
      <w:r w:rsidDel="004C247A">
        <w:rPr>
          <w:rFonts w:ascii="Times New Roman" w:hAnsi="Times New Roman" w:cs="Times New Roman"/>
          <w:i w:val="0"/>
          <w:sz w:val="24"/>
          <w:szCs w:val="24"/>
          <w:rtl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WordPictureWatermark1904886" o:spid="_x0000_s2049" type="#_x0000_t75" style="position:absolute;left:0;text-align:left;margin-left:-.4pt;margin-top:151.35pt;width:478pt;height:345.6pt;z-index:-251625984;mso-position-horizontal-relative:margin;mso-position-vertical-relative:margin" o:allowincell="f">
            <v:imagedata r:id="rId1" o:title="Not-Approved" gain="19661f" blacklevel="22938f"/>
            <w10:wrap anchorx="margin" anchory="margin"/>
          </v:shape>
        </w:pict>
      </w:r>
    </w:del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61C4" w:rsidRDefault="00E050FF" w:rsidP="002A7180">
    <w:pPr>
      <w:pStyle w:val="Header"/>
      <w:pBdr>
        <w:bottom w:val="single" w:sz="36" w:space="1" w:color="1F497D" w:themeColor="text2"/>
      </w:pBdr>
      <w:spacing w:after="240"/>
    </w:pPr>
    <w:del w:id="94" w:author="Arash Tighbor" w:date="2016-02-02T14:27:00Z">
      <w:r w:rsidDel="004C247A">
        <w:rPr>
          <w:rFonts w:ascii="Times New Roman" w:hAnsi="Times New Roman" w:cs="Times New Roman"/>
          <w:i w:val="0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2" type="#_x0000_t75" style="position:absolute;left:0;text-align:left;margin-left:20.6pt;margin-top:213.6pt;width:478pt;height:345.6pt;z-index:-251619840;mso-position-horizontal-relative:margin;mso-position-vertical-relative:margin" o:allowincell="f">
            <v:imagedata r:id="rId1" o:title="Not-Approved" gain="19661f" blacklevel="22938f"/>
            <w10:wrap anchorx="margin" anchory="margin"/>
          </v:shape>
        </w:pict>
      </w:r>
    </w:del>
    <w:r w:rsidR="008861C4">
      <w:rPr>
        <w:rFonts w:hint="cs"/>
        <w:b/>
        <w:bCs/>
        <w:noProof/>
        <w:sz w:val="22"/>
        <w:szCs w:val="22"/>
        <w:rtl/>
      </w:rPr>
      <w:drawing>
        <wp:anchor distT="0" distB="0" distL="114300" distR="114300" simplePos="0" relativeHeight="251657728" behindDoc="0" locked="0" layoutInCell="1" allowOverlap="1" wp14:anchorId="02CCFD6A" wp14:editId="0D227DCA">
          <wp:simplePos x="0" y="0"/>
          <wp:positionH relativeFrom="column">
            <wp:posOffset>3757930</wp:posOffset>
          </wp:positionH>
          <wp:positionV relativeFrom="paragraph">
            <wp:posOffset>-11430</wp:posOffset>
          </wp:positionV>
          <wp:extent cx="2334895" cy="303530"/>
          <wp:effectExtent l="0" t="0" r="8255" b="1270"/>
          <wp:wrapSquare wrapText="bothSides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jpg"/>
                  <pic:cNvPicPr/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349"/>
                  <a:stretch/>
                </pic:blipFill>
                <pic:spPr bwMode="auto">
                  <a:xfrm>
                    <a:off x="0" y="0"/>
                    <a:ext cx="2334895" cy="3035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61C4" w:rsidRDefault="008861C4" w:rsidP="003275F0">
    <w:pPr>
      <w:pStyle w:val="Header"/>
    </w:pPr>
  </w:p>
  <w:p w:rsidR="008861C4" w:rsidRDefault="008861C4">
    <w:pPr>
      <w:pStyle w:val="Head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61C4" w:rsidRPr="00A13515" w:rsidRDefault="00E050FF" w:rsidP="00BF2B65">
    <w:pPr>
      <w:pBdr>
        <w:bottom w:val="single" w:sz="36" w:space="1" w:color="1F497D" w:themeColor="text2"/>
      </w:pBdr>
      <w:spacing w:line="192" w:lineRule="auto"/>
      <w:rPr>
        <w:b/>
        <w:bCs/>
        <w:sz w:val="22"/>
        <w:szCs w:val="22"/>
        <w:rtl/>
      </w:rPr>
    </w:pPr>
    <w:del w:id="412" w:author="Arash Tighbor" w:date="2016-02-02T14:27:00Z">
      <w:r w:rsidDel="004C247A">
        <w:rPr>
          <w:rFonts w:ascii="Times New Roman" w:hAnsi="Times New Roman" w:cs="Times New Roman"/>
          <w:i w:val="0"/>
          <w:sz w:val="24"/>
          <w:szCs w:val="24"/>
          <w:rtl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left:0;text-align:left;margin-left:-.4pt;margin-top:137.1pt;width:478pt;height:345.6pt;z-index:-251621888;mso-position-horizontal-relative:margin;mso-position-vertical-relative:margin" o:allowincell="f">
            <v:imagedata r:id="rId1" o:title="Not-Approved" gain="19661f" blacklevel="22938f"/>
            <w10:wrap anchorx="margin" anchory="margin"/>
          </v:shape>
        </w:pict>
      </w:r>
    </w:del>
    <w:del w:id="413" w:author="Arash Tighbor" w:date="2016-01-30T09:22:00Z">
      <w:r w:rsidR="008861C4" w:rsidRPr="009B66CE" w:rsidDel="009B66CE">
        <w:rPr>
          <w:b/>
          <w:bCs/>
          <w:sz w:val="20"/>
          <w:szCs w:val="20"/>
          <w:rtl/>
          <w:rPrChange w:id="414" w:author="Arash Tighbor" w:date="2016-01-30T09:23:00Z">
            <w:rPr>
              <w:b/>
              <w:bCs/>
              <w:sz w:val="20"/>
              <w:szCs w:val="20"/>
              <w:highlight w:val="yellow"/>
              <w:rtl/>
            </w:rPr>
          </w:rPrChange>
        </w:rPr>
        <w:delText>دستورالعم</w:delText>
      </w:r>
    </w:del>
    <w:ins w:id="415" w:author="Arash Tighbor" w:date="2016-02-02T14:31:00Z">
      <w:r w:rsidR="00BF2B65" w:rsidRPr="00BF2B65">
        <w:rPr>
          <w:b/>
          <w:bCs/>
          <w:sz w:val="20"/>
          <w:szCs w:val="20"/>
          <w:rtl/>
        </w:rPr>
        <w:t>مستندات س</w:t>
      </w:r>
      <w:r w:rsidR="00BF2B65" w:rsidRPr="00BF2B65">
        <w:rPr>
          <w:rFonts w:hint="cs"/>
          <w:b/>
          <w:bCs/>
          <w:sz w:val="20"/>
          <w:szCs w:val="20"/>
          <w:rtl/>
        </w:rPr>
        <w:t>یستم</w:t>
      </w:r>
      <w:r w:rsidR="00BF2B65" w:rsidRPr="00BF2B65">
        <w:rPr>
          <w:b/>
          <w:bCs/>
          <w:sz w:val="20"/>
          <w:szCs w:val="20"/>
          <w:rtl/>
        </w:rPr>
        <w:t xml:space="preserve"> صوت</w:t>
      </w:r>
      <w:r w:rsidR="00BF2B65" w:rsidRPr="00BF2B65">
        <w:rPr>
          <w:rFonts w:hint="cs"/>
          <w:b/>
          <w:bCs/>
          <w:sz w:val="20"/>
          <w:szCs w:val="20"/>
          <w:rtl/>
        </w:rPr>
        <w:t>ی</w:t>
      </w:r>
      <w:r w:rsidR="00BF2B65" w:rsidRPr="00BF2B65">
        <w:rPr>
          <w:b/>
          <w:bCs/>
          <w:sz w:val="20"/>
          <w:szCs w:val="20"/>
          <w:rtl/>
        </w:rPr>
        <w:t xml:space="preserve"> </w:t>
      </w:r>
      <w:r w:rsidR="00BF2B65" w:rsidRPr="00BF2B65">
        <w:rPr>
          <w:b/>
          <w:bCs/>
          <w:sz w:val="20"/>
          <w:szCs w:val="20"/>
          <w:rtl/>
          <w:rPrChange w:id="416" w:author="Arash Tighbor" w:date="2016-02-02T14:31:00Z">
            <w:rPr>
              <w:b/>
              <w:bCs/>
              <w:sz w:val="20"/>
              <w:szCs w:val="20"/>
              <w:rtl/>
            </w:rPr>
          </w:rPrChange>
        </w:rPr>
        <w:t>در دستگاه‌ها</w:t>
      </w:r>
      <w:r w:rsidR="00BF2B65" w:rsidRPr="00BF2B65">
        <w:rPr>
          <w:rFonts w:hint="cs"/>
          <w:b/>
          <w:bCs/>
          <w:sz w:val="20"/>
          <w:szCs w:val="20"/>
          <w:rtl/>
          <w:rPrChange w:id="417" w:author="Arash Tighbor" w:date="2016-02-02T14:31:00Z">
            <w:rPr>
              <w:rFonts w:hint="cs"/>
              <w:b/>
              <w:bCs/>
              <w:sz w:val="20"/>
              <w:szCs w:val="20"/>
              <w:rtl/>
            </w:rPr>
          </w:rPrChange>
        </w:rPr>
        <w:t>ی</w:t>
      </w:r>
      <w:r w:rsidR="00BF2B65" w:rsidRPr="00BF2B65">
        <w:rPr>
          <w:b/>
          <w:bCs/>
          <w:sz w:val="20"/>
          <w:szCs w:val="20"/>
          <w:rtl/>
          <w:rPrChange w:id="418" w:author="Arash Tighbor" w:date="2016-02-02T14:31:00Z">
            <w:rPr>
              <w:b/>
              <w:bCs/>
              <w:sz w:val="20"/>
              <w:szCs w:val="20"/>
              <w:rtl/>
            </w:rPr>
          </w:rPrChange>
        </w:rPr>
        <w:t xml:space="preserve"> خودپرداز</w:t>
      </w:r>
      <w:r w:rsidR="00BF2B65" w:rsidRPr="00BF2B65" w:rsidDel="009B66CE">
        <w:rPr>
          <w:b/>
          <w:bCs/>
          <w:sz w:val="20"/>
          <w:szCs w:val="20"/>
          <w:rtl/>
          <w:rPrChange w:id="419" w:author="Arash Tighbor" w:date="2016-02-02T14:31:00Z">
            <w:rPr>
              <w:b/>
              <w:bCs/>
              <w:sz w:val="20"/>
              <w:szCs w:val="20"/>
              <w:highlight w:val="yellow"/>
              <w:rtl/>
            </w:rPr>
          </w:rPrChange>
        </w:rPr>
        <w:t xml:space="preserve"> </w:t>
      </w:r>
    </w:ins>
    <w:del w:id="420" w:author="Arash Tighbor" w:date="2016-01-30T09:22:00Z">
      <w:r w:rsidR="008861C4" w:rsidRPr="00BF2B65" w:rsidDel="009B66CE">
        <w:rPr>
          <w:b/>
          <w:bCs/>
          <w:sz w:val="20"/>
          <w:szCs w:val="20"/>
          <w:rtl/>
          <w:rPrChange w:id="421" w:author="Arash Tighbor" w:date="2016-02-02T14:31:00Z">
            <w:rPr>
              <w:b/>
              <w:bCs/>
              <w:sz w:val="20"/>
              <w:szCs w:val="20"/>
              <w:highlight w:val="yellow"/>
              <w:rtl/>
            </w:rPr>
          </w:rPrChange>
        </w:rPr>
        <w:delText>ل</w:delText>
      </w:r>
    </w:del>
    <w:r w:rsidR="008861C4">
      <w:rPr>
        <w:b/>
        <w:bCs/>
        <w:sz w:val="20"/>
        <w:szCs w:val="20"/>
      </w:rPr>
      <w:tab/>
      <w:t xml:space="preserve">    </w:t>
    </w:r>
    <w:r w:rsidR="008861C4">
      <w:rPr>
        <w:b/>
        <w:bCs/>
        <w:sz w:val="20"/>
        <w:szCs w:val="20"/>
      </w:rPr>
      <w:tab/>
    </w:r>
    <w:r w:rsidR="008861C4">
      <w:rPr>
        <w:b/>
        <w:bCs/>
        <w:sz w:val="20"/>
        <w:szCs w:val="20"/>
      </w:rPr>
      <w:tab/>
    </w:r>
    <w:r w:rsidR="008861C4">
      <w:rPr>
        <w:b/>
        <w:bCs/>
        <w:sz w:val="20"/>
        <w:szCs w:val="20"/>
      </w:rPr>
      <w:tab/>
      <w:t xml:space="preserve"> </w:t>
    </w:r>
    <w:r w:rsidR="008861C4">
      <w:rPr>
        <w:b/>
        <w:bCs/>
        <w:sz w:val="20"/>
        <w:szCs w:val="20"/>
      </w:rPr>
      <w:tab/>
    </w:r>
    <w:r w:rsidR="008861C4">
      <w:rPr>
        <w:b/>
        <w:bCs/>
        <w:sz w:val="20"/>
        <w:szCs w:val="20"/>
      </w:rPr>
      <w:tab/>
    </w:r>
    <w:r w:rsidR="008861C4" w:rsidRPr="00600A0B">
      <w:rPr>
        <w:rFonts w:ascii="Times New Roman" w:hAnsi="Times New Roman" w:cs="Times New Roman"/>
        <w:i w:val="0"/>
        <w:sz w:val="22"/>
        <w:szCs w:val="22"/>
      </w:rPr>
      <w:t xml:space="preserve"> 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61C4" w:rsidRDefault="008861C4" w:rsidP="002A7180">
    <w:pPr>
      <w:pStyle w:val="Header"/>
      <w:pBdr>
        <w:bottom w:val="single" w:sz="36" w:space="1" w:color="1F497D" w:themeColor="text2"/>
      </w:pBdr>
    </w:pPr>
    <w:r>
      <w:rPr>
        <w:rFonts w:hint="cs"/>
        <w:b/>
        <w:bCs/>
        <w:noProof/>
        <w:sz w:val="22"/>
        <w:szCs w:val="22"/>
        <w:rtl/>
      </w:rPr>
      <w:drawing>
        <wp:anchor distT="0" distB="0" distL="114300" distR="114300" simplePos="0" relativeHeight="251676160" behindDoc="0" locked="0" layoutInCell="1" allowOverlap="1" wp14:anchorId="77BD7617" wp14:editId="3A685A26">
          <wp:simplePos x="0" y="0"/>
          <wp:positionH relativeFrom="column">
            <wp:posOffset>3747770</wp:posOffset>
          </wp:positionH>
          <wp:positionV relativeFrom="paragraph">
            <wp:posOffset>-15240</wp:posOffset>
          </wp:positionV>
          <wp:extent cx="2342515" cy="303530"/>
          <wp:effectExtent l="0" t="0" r="635" b="1270"/>
          <wp:wrapSquare wrapText="bothSides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073"/>
                  <a:stretch/>
                </pic:blipFill>
                <pic:spPr bwMode="auto">
                  <a:xfrm>
                    <a:off x="0" y="0"/>
                    <a:ext cx="2342515" cy="3035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hint="cs"/>
        <w:b/>
        <w:bCs/>
        <w:noProof/>
        <w:sz w:val="22"/>
        <w:szCs w:val="22"/>
        <w:rtl/>
      </w:rPr>
      <w:t xml:space="preserve"> </w:t>
    </w:r>
  </w:p>
  <w:p w:rsidR="008861C4" w:rsidRDefault="00E050FF">
    <w:pPr>
      <w:pStyle w:val="Header"/>
    </w:pPr>
    <w:del w:id="422" w:author="Arash Tighbor" w:date="2016-02-02T14:27:00Z">
      <w:r w:rsidDel="004C247A">
        <w:rPr>
          <w:rFonts w:ascii="Times New Roman" w:hAnsi="Times New Roman" w:cs="Times New Roman"/>
          <w:i w:val="0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0" type="#_x0000_t75" style="position:absolute;left:0;text-align:left;margin-left:-.4pt;margin-top:174.6pt;width:478pt;height:345.6pt;z-index:-251623936;mso-position-horizontal-relative:margin;mso-position-vertical-relative:margin" o:allowincell="f">
            <v:imagedata r:id="rId2" o:title="Not-Approved" gain="19661f" blacklevel="22938f"/>
            <w10:wrap anchorx="margin" anchory="margin"/>
          </v:shape>
        </w:pict>
      </w:r>
    </w:del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8371E1"/>
    <w:multiLevelType w:val="hybridMultilevel"/>
    <w:tmpl w:val="17E29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9C109E"/>
    <w:multiLevelType w:val="hybridMultilevel"/>
    <w:tmpl w:val="4CEEA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1F354C"/>
    <w:multiLevelType w:val="hybridMultilevel"/>
    <w:tmpl w:val="A2C04E82"/>
    <w:lvl w:ilvl="0" w:tplc="37B8D752">
      <w:start w:val="1"/>
      <w:numFmt w:val="bullet"/>
      <w:pStyle w:val="Heading3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20400E"/>
    <w:multiLevelType w:val="hybridMultilevel"/>
    <w:tmpl w:val="7D0A6EA0"/>
    <w:lvl w:ilvl="0" w:tplc="77D20FB0">
      <w:start w:val="1"/>
      <w:numFmt w:val="decimal"/>
      <w:pStyle w:val="NoSpacing"/>
      <w:suff w:val="space"/>
      <w:lvlText w:val="%1."/>
      <w:lvlJc w:val="left"/>
      <w:pPr>
        <w:ind w:left="720" w:hanging="360"/>
      </w:pPr>
      <w:rPr>
        <w:rFonts w:cs="B Nazanin" w:hint="cs"/>
        <w:bCs w:val="0"/>
        <w:iCs w:val="0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6C74D32"/>
    <w:multiLevelType w:val="hybridMultilevel"/>
    <w:tmpl w:val="92960236"/>
    <w:lvl w:ilvl="0" w:tplc="37CAA356">
      <w:start w:val="1"/>
      <w:numFmt w:val="decimal"/>
      <w:lvlText w:val="%1-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3533DB8"/>
    <w:multiLevelType w:val="hybridMultilevel"/>
    <w:tmpl w:val="D4B60858"/>
    <w:lvl w:ilvl="0" w:tplc="0409000F">
      <w:start w:val="1"/>
      <w:numFmt w:val="decimal"/>
      <w:lvlText w:val="%1."/>
      <w:lvlJc w:val="left"/>
      <w:pPr>
        <w:ind w:left="795" w:hanging="360"/>
      </w:pPr>
    </w:lvl>
    <w:lvl w:ilvl="1" w:tplc="04090019">
      <w:start w:val="1"/>
      <w:numFmt w:val="lowerLetter"/>
      <w:lvlText w:val="%2."/>
      <w:lvlJc w:val="left"/>
      <w:pPr>
        <w:ind w:left="1515" w:hanging="360"/>
      </w:pPr>
    </w:lvl>
    <w:lvl w:ilvl="2" w:tplc="0409001B">
      <w:start w:val="1"/>
      <w:numFmt w:val="lowerRoman"/>
      <w:lvlText w:val="%3."/>
      <w:lvlJc w:val="right"/>
      <w:pPr>
        <w:ind w:left="2235" w:hanging="180"/>
      </w:pPr>
    </w:lvl>
    <w:lvl w:ilvl="3" w:tplc="0409000F">
      <w:start w:val="1"/>
      <w:numFmt w:val="decimal"/>
      <w:lvlText w:val="%4."/>
      <w:lvlJc w:val="left"/>
      <w:pPr>
        <w:ind w:left="2955" w:hanging="360"/>
      </w:pPr>
    </w:lvl>
    <w:lvl w:ilvl="4" w:tplc="04090019">
      <w:start w:val="1"/>
      <w:numFmt w:val="lowerLetter"/>
      <w:lvlText w:val="%5."/>
      <w:lvlJc w:val="left"/>
      <w:pPr>
        <w:ind w:left="3675" w:hanging="360"/>
      </w:pPr>
    </w:lvl>
    <w:lvl w:ilvl="5" w:tplc="0409001B">
      <w:start w:val="1"/>
      <w:numFmt w:val="lowerRoman"/>
      <w:lvlText w:val="%6."/>
      <w:lvlJc w:val="right"/>
      <w:pPr>
        <w:ind w:left="4395" w:hanging="180"/>
      </w:pPr>
    </w:lvl>
    <w:lvl w:ilvl="6" w:tplc="0409000F">
      <w:start w:val="1"/>
      <w:numFmt w:val="decimal"/>
      <w:lvlText w:val="%7."/>
      <w:lvlJc w:val="left"/>
      <w:pPr>
        <w:ind w:left="5115" w:hanging="360"/>
      </w:pPr>
    </w:lvl>
    <w:lvl w:ilvl="7" w:tplc="04090019">
      <w:start w:val="1"/>
      <w:numFmt w:val="lowerLetter"/>
      <w:lvlText w:val="%8."/>
      <w:lvlJc w:val="left"/>
      <w:pPr>
        <w:ind w:left="5835" w:hanging="360"/>
      </w:pPr>
    </w:lvl>
    <w:lvl w:ilvl="8" w:tplc="0409001B">
      <w:start w:val="1"/>
      <w:numFmt w:val="lowerRoman"/>
      <w:lvlText w:val="%9."/>
      <w:lvlJc w:val="right"/>
      <w:pPr>
        <w:ind w:left="6555" w:hanging="180"/>
      </w:pPr>
    </w:lvl>
  </w:abstractNum>
  <w:abstractNum w:abstractNumId="6">
    <w:nsid w:val="3C0F3BA1"/>
    <w:multiLevelType w:val="hybridMultilevel"/>
    <w:tmpl w:val="177A242A"/>
    <w:lvl w:ilvl="0" w:tplc="C578489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2993029"/>
    <w:multiLevelType w:val="hybridMultilevel"/>
    <w:tmpl w:val="873C86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8E965E6"/>
    <w:multiLevelType w:val="hybridMultilevel"/>
    <w:tmpl w:val="0C209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BB0593B"/>
    <w:multiLevelType w:val="hybridMultilevel"/>
    <w:tmpl w:val="EA6E1E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0A80A22"/>
    <w:multiLevelType w:val="hybridMultilevel"/>
    <w:tmpl w:val="93FE07FE"/>
    <w:lvl w:ilvl="0" w:tplc="D0B64E5C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9EB46CC"/>
    <w:multiLevelType w:val="hybridMultilevel"/>
    <w:tmpl w:val="AA4255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EEA742D"/>
    <w:multiLevelType w:val="hybridMultilevel"/>
    <w:tmpl w:val="EFA4E7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3E75DC8"/>
    <w:multiLevelType w:val="hybridMultilevel"/>
    <w:tmpl w:val="93FE07FE"/>
    <w:lvl w:ilvl="0" w:tplc="D0B64E5C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4ED2013"/>
    <w:multiLevelType w:val="hybridMultilevel"/>
    <w:tmpl w:val="67AEEE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A310FC7"/>
    <w:multiLevelType w:val="multilevel"/>
    <w:tmpl w:val="F288CBA2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-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>
    <w:nsid w:val="7B0B379A"/>
    <w:multiLevelType w:val="multilevel"/>
    <w:tmpl w:val="3EC8E3BE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-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>
    <w:nsid w:val="7DD07508"/>
    <w:multiLevelType w:val="hybridMultilevel"/>
    <w:tmpl w:val="E7A09B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EFE267C"/>
    <w:multiLevelType w:val="hybridMultilevel"/>
    <w:tmpl w:val="2CDE9CBE"/>
    <w:lvl w:ilvl="0" w:tplc="B1D026B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FBA613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3"/>
  </w:num>
  <w:num w:numId="2">
    <w:abstractNumId w:val="16"/>
  </w:num>
  <w:num w:numId="3">
    <w:abstractNumId w:val="1"/>
  </w:num>
  <w:num w:numId="4">
    <w:abstractNumId w:val="6"/>
  </w:num>
  <w:num w:numId="5">
    <w:abstractNumId w:val="17"/>
  </w:num>
  <w:num w:numId="6">
    <w:abstractNumId w:val="18"/>
  </w:num>
  <w:num w:numId="7">
    <w:abstractNumId w:val="19"/>
  </w:num>
  <w:num w:numId="8">
    <w:abstractNumId w:val="15"/>
  </w:num>
  <w:num w:numId="9">
    <w:abstractNumId w:val="16"/>
  </w:num>
  <w:num w:numId="10">
    <w:abstractNumId w:val="16"/>
  </w:num>
  <w:num w:numId="11">
    <w:abstractNumId w:val="16"/>
  </w:num>
  <w:num w:numId="12">
    <w:abstractNumId w:val="15"/>
  </w:num>
  <w:num w:numId="13">
    <w:abstractNumId w:val="15"/>
  </w:num>
  <w:num w:numId="14">
    <w:abstractNumId w:val="15"/>
  </w:num>
  <w:num w:numId="15">
    <w:abstractNumId w:val="15"/>
  </w:num>
  <w:num w:numId="16">
    <w:abstractNumId w:val="15"/>
  </w:num>
  <w:num w:numId="17">
    <w:abstractNumId w:val="15"/>
  </w:num>
  <w:num w:numId="18">
    <w:abstractNumId w:val="15"/>
  </w:num>
  <w:num w:numId="19">
    <w:abstractNumId w:val="15"/>
  </w:num>
  <w:num w:numId="2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5"/>
  </w:num>
  <w:num w:numId="22">
    <w:abstractNumId w:val="15"/>
  </w:num>
  <w:num w:numId="23">
    <w:abstractNumId w:val="15"/>
  </w:num>
  <w:num w:numId="24">
    <w:abstractNumId w:val="15"/>
  </w:num>
  <w:num w:numId="2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5"/>
  </w:num>
  <w:num w:numId="2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3"/>
  </w:num>
  <w:num w:numId="29">
    <w:abstractNumId w:val="3"/>
    <w:lvlOverride w:ilvl="0">
      <w:startOverride w:val="1"/>
    </w:lvlOverride>
  </w:num>
  <w:num w:numId="30">
    <w:abstractNumId w:val="9"/>
  </w:num>
  <w:num w:numId="31">
    <w:abstractNumId w:val="3"/>
  </w:num>
  <w:num w:numId="32">
    <w:abstractNumId w:val="15"/>
  </w:num>
  <w:num w:numId="33">
    <w:abstractNumId w:val="15"/>
  </w:num>
  <w:num w:numId="34">
    <w:abstractNumId w:val="15"/>
  </w:num>
  <w:num w:numId="3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3"/>
  </w:num>
  <w:num w:numId="40">
    <w:abstractNumId w:val="3"/>
    <w:lvlOverride w:ilvl="0">
      <w:startOverride w:val="1"/>
    </w:lvlOverride>
  </w:num>
  <w:num w:numId="41">
    <w:abstractNumId w:val="3"/>
  </w:num>
  <w:num w:numId="42">
    <w:abstractNumId w:val="3"/>
  </w:num>
  <w:num w:numId="43">
    <w:abstractNumId w:val="3"/>
  </w:num>
  <w:num w:numId="44">
    <w:abstractNumId w:val="3"/>
  </w:num>
  <w:num w:numId="45">
    <w:abstractNumId w:val="3"/>
  </w:num>
  <w:num w:numId="46">
    <w:abstractNumId w:val="15"/>
  </w:num>
  <w:num w:numId="47">
    <w:abstractNumId w:val="15"/>
  </w:num>
  <w:num w:numId="48">
    <w:abstractNumId w:val="15"/>
  </w:num>
  <w:num w:numId="49">
    <w:abstractNumId w:val="15"/>
  </w:num>
  <w:num w:numId="50">
    <w:abstractNumId w:val="13"/>
  </w:num>
  <w:num w:numId="51">
    <w:abstractNumId w:val="10"/>
  </w:num>
  <w:num w:numId="52">
    <w:abstractNumId w:val="15"/>
  </w:num>
  <w:num w:numId="53">
    <w:abstractNumId w:val="14"/>
  </w:num>
  <w:num w:numId="54">
    <w:abstractNumId w:val="3"/>
    <w:lvlOverride w:ilvl="0">
      <w:startOverride w:val="1"/>
    </w:lvlOverride>
  </w:num>
  <w:num w:numId="55">
    <w:abstractNumId w:val="8"/>
  </w:num>
  <w:num w:numId="56">
    <w:abstractNumId w:val="0"/>
  </w:num>
  <w:num w:numId="57">
    <w:abstractNumId w:val="2"/>
  </w:num>
  <w:numIdMacAtCleanup w:val="51"/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Arash Tighbor">
    <w15:presenceInfo w15:providerId="AD" w15:userId="S-1-5-21-1989766876-2187814835-2015772288-112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attachedTemplate r:id="rId1"/>
  <w:revisionView w:markup="0"/>
  <w:trackRevisions/>
  <w:defaultTabStop w:val="720"/>
  <w:evenAndOddHeaders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78E1"/>
    <w:rsid w:val="00005182"/>
    <w:rsid w:val="000158DE"/>
    <w:rsid w:val="00015CEB"/>
    <w:rsid w:val="0002443D"/>
    <w:rsid w:val="0003307E"/>
    <w:rsid w:val="00033BA1"/>
    <w:rsid w:val="000343CD"/>
    <w:rsid w:val="00037649"/>
    <w:rsid w:val="00040663"/>
    <w:rsid w:val="00041DA3"/>
    <w:rsid w:val="000442E2"/>
    <w:rsid w:val="00045D68"/>
    <w:rsid w:val="00046996"/>
    <w:rsid w:val="00051584"/>
    <w:rsid w:val="00052DED"/>
    <w:rsid w:val="00057A89"/>
    <w:rsid w:val="00065374"/>
    <w:rsid w:val="00074210"/>
    <w:rsid w:val="0007562F"/>
    <w:rsid w:val="000806A0"/>
    <w:rsid w:val="0008461F"/>
    <w:rsid w:val="00084710"/>
    <w:rsid w:val="00092959"/>
    <w:rsid w:val="000B13C7"/>
    <w:rsid w:val="000B1447"/>
    <w:rsid w:val="000C0492"/>
    <w:rsid w:val="000E13D8"/>
    <w:rsid w:val="000E475D"/>
    <w:rsid w:val="000E687D"/>
    <w:rsid w:val="00101185"/>
    <w:rsid w:val="00101E3C"/>
    <w:rsid w:val="001038F3"/>
    <w:rsid w:val="00105213"/>
    <w:rsid w:val="00105ACD"/>
    <w:rsid w:val="001221B1"/>
    <w:rsid w:val="00131A69"/>
    <w:rsid w:val="0013394A"/>
    <w:rsid w:val="001479A6"/>
    <w:rsid w:val="0015101A"/>
    <w:rsid w:val="001512AE"/>
    <w:rsid w:val="00153211"/>
    <w:rsid w:val="00155AED"/>
    <w:rsid w:val="00160BDD"/>
    <w:rsid w:val="001626AB"/>
    <w:rsid w:val="00164EE2"/>
    <w:rsid w:val="001732EA"/>
    <w:rsid w:val="00176BD8"/>
    <w:rsid w:val="00177F82"/>
    <w:rsid w:val="00180397"/>
    <w:rsid w:val="001806F3"/>
    <w:rsid w:val="001A3D28"/>
    <w:rsid w:val="001C0A81"/>
    <w:rsid w:val="001E1581"/>
    <w:rsid w:val="001E4125"/>
    <w:rsid w:val="001E41C2"/>
    <w:rsid w:val="001E6C17"/>
    <w:rsid w:val="001E71FC"/>
    <w:rsid w:val="001E7406"/>
    <w:rsid w:val="001F09DF"/>
    <w:rsid w:val="00203958"/>
    <w:rsid w:val="002068A9"/>
    <w:rsid w:val="00210640"/>
    <w:rsid w:val="0022188F"/>
    <w:rsid w:val="002256FA"/>
    <w:rsid w:val="00226E99"/>
    <w:rsid w:val="0023357E"/>
    <w:rsid w:val="002342F0"/>
    <w:rsid w:val="00237F1E"/>
    <w:rsid w:val="002423A6"/>
    <w:rsid w:val="002427FE"/>
    <w:rsid w:val="002475CD"/>
    <w:rsid w:val="002476D6"/>
    <w:rsid w:val="002519DB"/>
    <w:rsid w:val="00256DA2"/>
    <w:rsid w:val="002570A6"/>
    <w:rsid w:val="00261625"/>
    <w:rsid w:val="00286557"/>
    <w:rsid w:val="00292C54"/>
    <w:rsid w:val="00292EEB"/>
    <w:rsid w:val="002A2712"/>
    <w:rsid w:val="002A7180"/>
    <w:rsid w:val="002A7CBB"/>
    <w:rsid w:val="002B7B63"/>
    <w:rsid w:val="002C385D"/>
    <w:rsid w:val="002C3A7F"/>
    <w:rsid w:val="002C51CD"/>
    <w:rsid w:val="002C594E"/>
    <w:rsid w:val="002D041A"/>
    <w:rsid w:val="002D1351"/>
    <w:rsid w:val="002D459D"/>
    <w:rsid w:val="002D4AAE"/>
    <w:rsid w:val="002F1868"/>
    <w:rsid w:val="002F33B7"/>
    <w:rsid w:val="00305A2E"/>
    <w:rsid w:val="003119C1"/>
    <w:rsid w:val="00317D8A"/>
    <w:rsid w:val="003275F0"/>
    <w:rsid w:val="00335951"/>
    <w:rsid w:val="003402C9"/>
    <w:rsid w:val="00343109"/>
    <w:rsid w:val="003457B6"/>
    <w:rsid w:val="00350744"/>
    <w:rsid w:val="00353A8A"/>
    <w:rsid w:val="00360691"/>
    <w:rsid w:val="003627C3"/>
    <w:rsid w:val="0037145F"/>
    <w:rsid w:val="0038390C"/>
    <w:rsid w:val="00384E82"/>
    <w:rsid w:val="003874AC"/>
    <w:rsid w:val="003910E2"/>
    <w:rsid w:val="00392666"/>
    <w:rsid w:val="00393609"/>
    <w:rsid w:val="003961B9"/>
    <w:rsid w:val="003A50FA"/>
    <w:rsid w:val="003A5FF6"/>
    <w:rsid w:val="003B4416"/>
    <w:rsid w:val="003B4918"/>
    <w:rsid w:val="003E28E6"/>
    <w:rsid w:val="003E2A02"/>
    <w:rsid w:val="003F0F24"/>
    <w:rsid w:val="003F697C"/>
    <w:rsid w:val="003F7496"/>
    <w:rsid w:val="003F7C03"/>
    <w:rsid w:val="00406C9F"/>
    <w:rsid w:val="00410F9A"/>
    <w:rsid w:val="00424FDA"/>
    <w:rsid w:val="00433E10"/>
    <w:rsid w:val="00460A85"/>
    <w:rsid w:val="0046208A"/>
    <w:rsid w:val="00466246"/>
    <w:rsid w:val="004673ED"/>
    <w:rsid w:val="00470073"/>
    <w:rsid w:val="004731C4"/>
    <w:rsid w:val="00486B74"/>
    <w:rsid w:val="00491EEB"/>
    <w:rsid w:val="00493E5F"/>
    <w:rsid w:val="00497BF8"/>
    <w:rsid w:val="004A3AF0"/>
    <w:rsid w:val="004B5582"/>
    <w:rsid w:val="004C1377"/>
    <w:rsid w:val="004C247A"/>
    <w:rsid w:val="004C65EB"/>
    <w:rsid w:val="004D37CB"/>
    <w:rsid w:val="004D6936"/>
    <w:rsid w:val="004E3131"/>
    <w:rsid w:val="004E35FA"/>
    <w:rsid w:val="004E683F"/>
    <w:rsid w:val="004F0981"/>
    <w:rsid w:val="004F1C9A"/>
    <w:rsid w:val="004F27D5"/>
    <w:rsid w:val="00501DFD"/>
    <w:rsid w:val="0051797E"/>
    <w:rsid w:val="005225D1"/>
    <w:rsid w:val="00524D23"/>
    <w:rsid w:val="00530B97"/>
    <w:rsid w:val="00535084"/>
    <w:rsid w:val="005360F3"/>
    <w:rsid w:val="00536A06"/>
    <w:rsid w:val="00544376"/>
    <w:rsid w:val="00553951"/>
    <w:rsid w:val="005553CC"/>
    <w:rsid w:val="0056152C"/>
    <w:rsid w:val="00563B0D"/>
    <w:rsid w:val="00573751"/>
    <w:rsid w:val="00574B1D"/>
    <w:rsid w:val="005758DF"/>
    <w:rsid w:val="00586575"/>
    <w:rsid w:val="0059126F"/>
    <w:rsid w:val="00597E6B"/>
    <w:rsid w:val="005B070B"/>
    <w:rsid w:val="005B0B18"/>
    <w:rsid w:val="005B5114"/>
    <w:rsid w:val="005B6ACE"/>
    <w:rsid w:val="005B6F84"/>
    <w:rsid w:val="005B7506"/>
    <w:rsid w:val="005C104C"/>
    <w:rsid w:val="005C3796"/>
    <w:rsid w:val="005C4D44"/>
    <w:rsid w:val="005D1DB9"/>
    <w:rsid w:val="005E010D"/>
    <w:rsid w:val="005E108C"/>
    <w:rsid w:val="005F5FAB"/>
    <w:rsid w:val="00600A0B"/>
    <w:rsid w:val="006105BF"/>
    <w:rsid w:val="00616145"/>
    <w:rsid w:val="00632FF8"/>
    <w:rsid w:val="006378DE"/>
    <w:rsid w:val="0065279A"/>
    <w:rsid w:val="00652969"/>
    <w:rsid w:val="00652C40"/>
    <w:rsid w:val="00655CB1"/>
    <w:rsid w:val="00656A5E"/>
    <w:rsid w:val="006647B1"/>
    <w:rsid w:val="00674F5D"/>
    <w:rsid w:val="00676D7E"/>
    <w:rsid w:val="006772AC"/>
    <w:rsid w:val="0068141B"/>
    <w:rsid w:val="00682FBF"/>
    <w:rsid w:val="006837FD"/>
    <w:rsid w:val="00687943"/>
    <w:rsid w:val="00687DD8"/>
    <w:rsid w:val="006910C9"/>
    <w:rsid w:val="006926B0"/>
    <w:rsid w:val="00695AD7"/>
    <w:rsid w:val="006A2B0A"/>
    <w:rsid w:val="006A302E"/>
    <w:rsid w:val="006A5708"/>
    <w:rsid w:val="006B4668"/>
    <w:rsid w:val="006B6365"/>
    <w:rsid w:val="006C4086"/>
    <w:rsid w:val="006C6F01"/>
    <w:rsid w:val="006D123E"/>
    <w:rsid w:val="006E30E8"/>
    <w:rsid w:val="006E3C4C"/>
    <w:rsid w:val="006E4092"/>
    <w:rsid w:val="006E7491"/>
    <w:rsid w:val="006E7A6D"/>
    <w:rsid w:val="006E7F54"/>
    <w:rsid w:val="006F2B79"/>
    <w:rsid w:val="006F3811"/>
    <w:rsid w:val="007049EE"/>
    <w:rsid w:val="007057CE"/>
    <w:rsid w:val="00705C45"/>
    <w:rsid w:val="00706F98"/>
    <w:rsid w:val="00723772"/>
    <w:rsid w:val="00725142"/>
    <w:rsid w:val="007313EA"/>
    <w:rsid w:val="00742E58"/>
    <w:rsid w:val="00761020"/>
    <w:rsid w:val="00763435"/>
    <w:rsid w:val="007638C8"/>
    <w:rsid w:val="00767D15"/>
    <w:rsid w:val="00767EBD"/>
    <w:rsid w:val="007749D6"/>
    <w:rsid w:val="00781D51"/>
    <w:rsid w:val="00793126"/>
    <w:rsid w:val="00796584"/>
    <w:rsid w:val="007976FE"/>
    <w:rsid w:val="007B1261"/>
    <w:rsid w:val="007B278D"/>
    <w:rsid w:val="007B36A8"/>
    <w:rsid w:val="007C67E0"/>
    <w:rsid w:val="007D0721"/>
    <w:rsid w:val="007D0F06"/>
    <w:rsid w:val="007E5B11"/>
    <w:rsid w:val="007F343C"/>
    <w:rsid w:val="007F68B4"/>
    <w:rsid w:val="007F6B25"/>
    <w:rsid w:val="007F6B30"/>
    <w:rsid w:val="008072D8"/>
    <w:rsid w:val="00813091"/>
    <w:rsid w:val="008164F3"/>
    <w:rsid w:val="0082181A"/>
    <w:rsid w:val="00821AE2"/>
    <w:rsid w:val="00826E96"/>
    <w:rsid w:val="00830474"/>
    <w:rsid w:val="0084201C"/>
    <w:rsid w:val="00842ABA"/>
    <w:rsid w:val="00845C53"/>
    <w:rsid w:val="00850CD8"/>
    <w:rsid w:val="00855F86"/>
    <w:rsid w:val="0085702D"/>
    <w:rsid w:val="00867D03"/>
    <w:rsid w:val="00872B8B"/>
    <w:rsid w:val="008778E1"/>
    <w:rsid w:val="008820E4"/>
    <w:rsid w:val="00883483"/>
    <w:rsid w:val="008861C4"/>
    <w:rsid w:val="00886DD1"/>
    <w:rsid w:val="00887E53"/>
    <w:rsid w:val="008907A2"/>
    <w:rsid w:val="00890BB2"/>
    <w:rsid w:val="008948CA"/>
    <w:rsid w:val="008A5A51"/>
    <w:rsid w:val="008B0EEF"/>
    <w:rsid w:val="008B3F17"/>
    <w:rsid w:val="008B4A37"/>
    <w:rsid w:val="008C48D1"/>
    <w:rsid w:val="008D0D43"/>
    <w:rsid w:val="008D2853"/>
    <w:rsid w:val="008D7ADA"/>
    <w:rsid w:val="008E2771"/>
    <w:rsid w:val="008E52B1"/>
    <w:rsid w:val="008F486C"/>
    <w:rsid w:val="008F51E1"/>
    <w:rsid w:val="008F5C6F"/>
    <w:rsid w:val="008F614F"/>
    <w:rsid w:val="0090377D"/>
    <w:rsid w:val="00915548"/>
    <w:rsid w:val="0092128E"/>
    <w:rsid w:val="009418B8"/>
    <w:rsid w:val="00945A32"/>
    <w:rsid w:val="00947F91"/>
    <w:rsid w:val="00951975"/>
    <w:rsid w:val="00952253"/>
    <w:rsid w:val="00953736"/>
    <w:rsid w:val="009575D6"/>
    <w:rsid w:val="00963945"/>
    <w:rsid w:val="009704AB"/>
    <w:rsid w:val="00977947"/>
    <w:rsid w:val="009851E6"/>
    <w:rsid w:val="0099591E"/>
    <w:rsid w:val="009A0CF9"/>
    <w:rsid w:val="009A3888"/>
    <w:rsid w:val="009A3A50"/>
    <w:rsid w:val="009A49A9"/>
    <w:rsid w:val="009B0CA9"/>
    <w:rsid w:val="009B4610"/>
    <w:rsid w:val="009B5DCA"/>
    <w:rsid w:val="009B66CE"/>
    <w:rsid w:val="009C7662"/>
    <w:rsid w:val="009D500A"/>
    <w:rsid w:val="009D5305"/>
    <w:rsid w:val="009E0633"/>
    <w:rsid w:val="009E176A"/>
    <w:rsid w:val="009E37E4"/>
    <w:rsid w:val="009E46E9"/>
    <w:rsid w:val="009E54C7"/>
    <w:rsid w:val="009E78CD"/>
    <w:rsid w:val="009F27C6"/>
    <w:rsid w:val="009F5670"/>
    <w:rsid w:val="009F7715"/>
    <w:rsid w:val="009F7EA1"/>
    <w:rsid w:val="00A00F2E"/>
    <w:rsid w:val="00A11523"/>
    <w:rsid w:val="00A13515"/>
    <w:rsid w:val="00A27845"/>
    <w:rsid w:val="00A3160A"/>
    <w:rsid w:val="00A3201C"/>
    <w:rsid w:val="00A341DC"/>
    <w:rsid w:val="00A505B2"/>
    <w:rsid w:val="00A55E93"/>
    <w:rsid w:val="00A630B6"/>
    <w:rsid w:val="00A671E8"/>
    <w:rsid w:val="00A74910"/>
    <w:rsid w:val="00A75194"/>
    <w:rsid w:val="00A77150"/>
    <w:rsid w:val="00A77784"/>
    <w:rsid w:val="00A814AD"/>
    <w:rsid w:val="00A82F35"/>
    <w:rsid w:val="00A85E11"/>
    <w:rsid w:val="00A862D0"/>
    <w:rsid w:val="00A95C75"/>
    <w:rsid w:val="00A967FA"/>
    <w:rsid w:val="00AA1E1E"/>
    <w:rsid w:val="00AA7ACB"/>
    <w:rsid w:val="00AB2000"/>
    <w:rsid w:val="00AB3697"/>
    <w:rsid w:val="00AC2405"/>
    <w:rsid w:val="00AC4FCD"/>
    <w:rsid w:val="00AD6215"/>
    <w:rsid w:val="00AD6D48"/>
    <w:rsid w:val="00AE2A1D"/>
    <w:rsid w:val="00AF16F5"/>
    <w:rsid w:val="00AF657A"/>
    <w:rsid w:val="00B0234D"/>
    <w:rsid w:val="00B04011"/>
    <w:rsid w:val="00B1053B"/>
    <w:rsid w:val="00B11757"/>
    <w:rsid w:val="00B166E5"/>
    <w:rsid w:val="00B40A00"/>
    <w:rsid w:val="00B44377"/>
    <w:rsid w:val="00B451B1"/>
    <w:rsid w:val="00B50D93"/>
    <w:rsid w:val="00B5168C"/>
    <w:rsid w:val="00B560A5"/>
    <w:rsid w:val="00B57DD5"/>
    <w:rsid w:val="00B64557"/>
    <w:rsid w:val="00B70722"/>
    <w:rsid w:val="00B71996"/>
    <w:rsid w:val="00B83677"/>
    <w:rsid w:val="00B86B83"/>
    <w:rsid w:val="00B96ECD"/>
    <w:rsid w:val="00BA1E92"/>
    <w:rsid w:val="00BB6C2D"/>
    <w:rsid w:val="00BC10E7"/>
    <w:rsid w:val="00BC5103"/>
    <w:rsid w:val="00BC57EB"/>
    <w:rsid w:val="00BD0877"/>
    <w:rsid w:val="00BD18FE"/>
    <w:rsid w:val="00BD3960"/>
    <w:rsid w:val="00BD59A4"/>
    <w:rsid w:val="00BD6082"/>
    <w:rsid w:val="00BD6B50"/>
    <w:rsid w:val="00BD6B87"/>
    <w:rsid w:val="00BE08CA"/>
    <w:rsid w:val="00BE5373"/>
    <w:rsid w:val="00BF2B65"/>
    <w:rsid w:val="00BF3C7F"/>
    <w:rsid w:val="00C04140"/>
    <w:rsid w:val="00C11714"/>
    <w:rsid w:val="00C135DA"/>
    <w:rsid w:val="00C16C8B"/>
    <w:rsid w:val="00C179F0"/>
    <w:rsid w:val="00C17EB6"/>
    <w:rsid w:val="00C21829"/>
    <w:rsid w:val="00C234D0"/>
    <w:rsid w:val="00C2444F"/>
    <w:rsid w:val="00C27D30"/>
    <w:rsid w:val="00C35DF0"/>
    <w:rsid w:val="00C42387"/>
    <w:rsid w:val="00C46220"/>
    <w:rsid w:val="00C50EEE"/>
    <w:rsid w:val="00C515C3"/>
    <w:rsid w:val="00C65CA5"/>
    <w:rsid w:val="00C7056F"/>
    <w:rsid w:val="00C77489"/>
    <w:rsid w:val="00C82FF3"/>
    <w:rsid w:val="00C8754B"/>
    <w:rsid w:val="00C9267F"/>
    <w:rsid w:val="00C93F74"/>
    <w:rsid w:val="00CA05A9"/>
    <w:rsid w:val="00CA464E"/>
    <w:rsid w:val="00CA5AF0"/>
    <w:rsid w:val="00CA79A3"/>
    <w:rsid w:val="00CC107C"/>
    <w:rsid w:val="00CD079C"/>
    <w:rsid w:val="00CD1770"/>
    <w:rsid w:val="00CE077A"/>
    <w:rsid w:val="00CE3580"/>
    <w:rsid w:val="00CF3AF7"/>
    <w:rsid w:val="00D13343"/>
    <w:rsid w:val="00D169A3"/>
    <w:rsid w:val="00D21C61"/>
    <w:rsid w:val="00D236C9"/>
    <w:rsid w:val="00D26B05"/>
    <w:rsid w:val="00D276DB"/>
    <w:rsid w:val="00D328C3"/>
    <w:rsid w:val="00D36216"/>
    <w:rsid w:val="00D41A02"/>
    <w:rsid w:val="00D42B07"/>
    <w:rsid w:val="00D51733"/>
    <w:rsid w:val="00D53CE0"/>
    <w:rsid w:val="00D567CF"/>
    <w:rsid w:val="00D57B5C"/>
    <w:rsid w:val="00D61A27"/>
    <w:rsid w:val="00D6231D"/>
    <w:rsid w:val="00D62748"/>
    <w:rsid w:val="00D6446C"/>
    <w:rsid w:val="00D67BC7"/>
    <w:rsid w:val="00D73B20"/>
    <w:rsid w:val="00D77D13"/>
    <w:rsid w:val="00D80F8F"/>
    <w:rsid w:val="00D82924"/>
    <w:rsid w:val="00D90B8A"/>
    <w:rsid w:val="00D9464A"/>
    <w:rsid w:val="00D94867"/>
    <w:rsid w:val="00D96F81"/>
    <w:rsid w:val="00D9744D"/>
    <w:rsid w:val="00D97B52"/>
    <w:rsid w:val="00DA5F17"/>
    <w:rsid w:val="00DB14D3"/>
    <w:rsid w:val="00DB291C"/>
    <w:rsid w:val="00DB5487"/>
    <w:rsid w:val="00DB6682"/>
    <w:rsid w:val="00DC63EC"/>
    <w:rsid w:val="00DC7641"/>
    <w:rsid w:val="00DD0809"/>
    <w:rsid w:val="00DF253D"/>
    <w:rsid w:val="00E050FF"/>
    <w:rsid w:val="00E20919"/>
    <w:rsid w:val="00E211F9"/>
    <w:rsid w:val="00E3267E"/>
    <w:rsid w:val="00E34661"/>
    <w:rsid w:val="00E369A1"/>
    <w:rsid w:val="00E370F2"/>
    <w:rsid w:val="00E46212"/>
    <w:rsid w:val="00E47486"/>
    <w:rsid w:val="00E61301"/>
    <w:rsid w:val="00E64D97"/>
    <w:rsid w:val="00E76558"/>
    <w:rsid w:val="00E7675C"/>
    <w:rsid w:val="00E822C0"/>
    <w:rsid w:val="00E92294"/>
    <w:rsid w:val="00E93FAD"/>
    <w:rsid w:val="00EA3E20"/>
    <w:rsid w:val="00EB2D60"/>
    <w:rsid w:val="00EC2CC3"/>
    <w:rsid w:val="00EC3085"/>
    <w:rsid w:val="00EC3709"/>
    <w:rsid w:val="00ED20A3"/>
    <w:rsid w:val="00ED465D"/>
    <w:rsid w:val="00ED621F"/>
    <w:rsid w:val="00EE0478"/>
    <w:rsid w:val="00EE11D0"/>
    <w:rsid w:val="00F016CA"/>
    <w:rsid w:val="00F05CDD"/>
    <w:rsid w:val="00F06DEF"/>
    <w:rsid w:val="00F206FD"/>
    <w:rsid w:val="00F31534"/>
    <w:rsid w:val="00F341C7"/>
    <w:rsid w:val="00F45625"/>
    <w:rsid w:val="00F516E7"/>
    <w:rsid w:val="00F62984"/>
    <w:rsid w:val="00F63A62"/>
    <w:rsid w:val="00F64EB4"/>
    <w:rsid w:val="00F66FBB"/>
    <w:rsid w:val="00F70859"/>
    <w:rsid w:val="00F75531"/>
    <w:rsid w:val="00F96C86"/>
    <w:rsid w:val="00FA29B4"/>
    <w:rsid w:val="00FA3492"/>
    <w:rsid w:val="00FA3577"/>
    <w:rsid w:val="00FA506E"/>
    <w:rsid w:val="00FA6A6A"/>
    <w:rsid w:val="00FB56BA"/>
    <w:rsid w:val="00FC07DB"/>
    <w:rsid w:val="00FC0CF3"/>
    <w:rsid w:val="00FC1239"/>
    <w:rsid w:val="00FC6DBD"/>
    <w:rsid w:val="00FD1DC8"/>
    <w:rsid w:val="00FD2A39"/>
    <w:rsid w:val="00FD4646"/>
    <w:rsid w:val="00FD74BD"/>
    <w:rsid w:val="00FE7403"/>
    <w:rsid w:val="00FF48AC"/>
    <w:rsid w:val="00FF719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;"/>
  <w15:docId w15:val="{57662854-8B9A-4CB9-BC0F-713C07D8B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47B1"/>
    <w:pPr>
      <w:bidi/>
      <w:spacing w:line="240" w:lineRule="auto"/>
      <w:jc w:val="both"/>
    </w:pPr>
    <w:rPr>
      <w:rFonts w:asciiTheme="majorBidi" w:hAnsiTheme="majorBidi" w:cs="B Nazanin"/>
      <w:i/>
      <w:sz w:val="26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08CA"/>
    <w:pPr>
      <w:keepNext/>
      <w:keepLines/>
      <w:spacing w:after="0"/>
      <w:jc w:val="center"/>
      <w:outlineLvl w:val="0"/>
    </w:pPr>
    <w:rPr>
      <w:rFonts w:ascii="Arial Black" w:eastAsiaTheme="majorEastAsia" w:hAnsi="Arial Black" w:cs="B Titr"/>
      <w:i w:val="0"/>
      <w:color w:val="1F497D" w:themeColor="text2"/>
      <w:sz w:val="52"/>
      <w:szCs w:val="5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9B4610"/>
    <w:pPr>
      <w:jc w:val="left"/>
      <w:outlineLvl w:val="1"/>
    </w:pPr>
    <w:rPr>
      <w:sz w:val="36"/>
      <w:szCs w:val="36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9B4610"/>
    <w:pPr>
      <w:numPr>
        <w:numId w:val="57"/>
      </w:numPr>
      <w:outlineLvl w:val="2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">
    <w:name w:val="Note"/>
    <w:basedOn w:val="Normal"/>
    <w:next w:val="Normal"/>
    <w:qFormat/>
    <w:rsid w:val="0037145F"/>
    <w:pPr>
      <w:pBdr>
        <w:top w:val="single" w:sz="24" w:space="1" w:color="1F497D" w:themeColor="text2"/>
        <w:bottom w:val="single" w:sz="24" w:space="1" w:color="7F7F7F" w:themeColor="text1" w:themeTint="80"/>
      </w:pBdr>
      <w:shd w:val="clear" w:color="auto" w:fill="DBE5F1" w:themeFill="accent1" w:themeFillTint="33"/>
      <w:spacing w:before="240" w:after="240"/>
      <w:ind w:left="1889" w:right="574"/>
    </w:pPr>
    <w:rPr>
      <w:b/>
      <w:bCs/>
      <w:i w:val="0"/>
      <w:sz w:val="22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4710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71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BE08CA"/>
    <w:rPr>
      <w:rFonts w:ascii="Arial Black" w:eastAsiaTheme="majorEastAsia" w:hAnsi="Arial Black" w:cs="B Titr"/>
      <w:color w:val="1F497D" w:themeColor="text2"/>
      <w:sz w:val="52"/>
      <w:szCs w:val="56"/>
    </w:rPr>
  </w:style>
  <w:style w:type="paragraph" w:styleId="Header">
    <w:name w:val="header"/>
    <w:basedOn w:val="Normal"/>
    <w:link w:val="HeaderChar"/>
    <w:uiPriority w:val="99"/>
    <w:unhideWhenUsed/>
    <w:rsid w:val="00BF3C7F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F3C7F"/>
  </w:style>
  <w:style w:type="paragraph" w:styleId="Footer">
    <w:name w:val="footer"/>
    <w:basedOn w:val="Normal"/>
    <w:link w:val="FooterChar"/>
    <w:uiPriority w:val="99"/>
    <w:unhideWhenUsed/>
    <w:rsid w:val="00BF3C7F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BF3C7F"/>
  </w:style>
  <w:style w:type="paragraph" w:styleId="ListParagraph">
    <w:name w:val="List Paragraph"/>
    <w:basedOn w:val="Normal"/>
    <w:uiPriority w:val="34"/>
    <w:qFormat/>
    <w:rsid w:val="00652C4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9B4610"/>
    <w:rPr>
      <w:rFonts w:ascii="Arial Black" w:eastAsiaTheme="majorEastAsia" w:hAnsi="Arial Black" w:cs="B Titr"/>
      <w:color w:val="1F497D" w:themeColor="text2"/>
      <w:sz w:val="36"/>
      <w:szCs w:val="36"/>
    </w:rPr>
  </w:style>
  <w:style w:type="paragraph" w:styleId="NoSpacing">
    <w:name w:val="No Spacing"/>
    <w:aliases w:val="Numbered List"/>
    <w:basedOn w:val="Normal"/>
    <w:next w:val="Normal"/>
    <w:uiPriority w:val="1"/>
    <w:qFormat/>
    <w:rsid w:val="009F27C6"/>
    <w:pPr>
      <w:numPr>
        <w:numId w:val="1"/>
      </w:numPr>
      <w:spacing w:after="0"/>
    </w:pPr>
    <w:rPr>
      <w:noProof/>
      <w:color w:val="000000" w:themeColor="text1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35DA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35DA"/>
    <w:rPr>
      <w:rFonts w:asciiTheme="majorBidi" w:hAnsiTheme="majorBidi" w:cs="B Nazanin"/>
      <w:i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35DA"/>
    <w:rPr>
      <w:vertAlign w:val="superscript"/>
    </w:rPr>
  </w:style>
  <w:style w:type="table" w:styleId="TableGrid">
    <w:name w:val="Table Grid"/>
    <w:basedOn w:val="TableNormal"/>
    <w:uiPriority w:val="59"/>
    <w:rsid w:val="0039360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6E30E8"/>
    <w:pPr>
      <w:bidi w:val="0"/>
      <w:spacing w:before="240" w:line="259" w:lineRule="auto"/>
      <w:jc w:val="left"/>
      <w:outlineLvl w:val="9"/>
    </w:pPr>
    <w:rPr>
      <w:rFonts w:cstheme="majorBidi"/>
      <w:b/>
      <w:bCs/>
      <w:i/>
      <w:color w:val="365F91" w:themeColor="accent1" w:themeShade="BF"/>
      <w:sz w:val="3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9B4610"/>
    <w:pPr>
      <w:tabs>
        <w:tab w:val="right" w:leader="dot" w:pos="9578"/>
      </w:tabs>
      <w:spacing w:after="0" w:line="180" w:lineRule="atLeast"/>
      <w:jc w:val="left"/>
      <w:pPrChange w:id="0" w:author="Arash Tighbor" w:date="2016-01-30T11:10:00Z">
        <w:pPr>
          <w:bidi/>
          <w:spacing w:before="240" w:after="120"/>
        </w:pPr>
      </w:pPrChange>
    </w:pPr>
    <w:rPr>
      <w:rFonts w:asciiTheme="minorHAnsi" w:hAnsiTheme="minorHAnsi"/>
      <w:b/>
      <w:bCs/>
      <w:i w:val="0"/>
      <w:noProof/>
      <w:sz w:val="16"/>
      <w:szCs w:val="20"/>
      <w:rPrChange w:id="0" w:author="Arash Tighbor" w:date="2016-01-30T11:10:00Z">
        <w:rPr>
          <w:rFonts w:asciiTheme="minorHAnsi" w:eastAsiaTheme="minorHAnsi" w:hAnsiTheme="minorHAnsi"/>
          <w:b/>
          <w:bCs/>
          <w:szCs w:val="24"/>
          <w:lang w:val="en-US" w:eastAsia="en-US" w:bidi="fa-IR"/>
        </w:rPr>
      </w:rPrChange>
    </w:rPr>
  </w:style>
  <w:style w:type="paragraph" w:styleId="TOC2">
    <w:name w:val="toc 2"/>
    <w:basedOn w:val="Normal"/>
    <w:next w:val="Normal"/>
    <w:autoRedefine/>
    <w:uiPriority w:val="39"/>
    <w:unhideWhenUsed/>
    <w:rsid w:val="006E30E8"/>
    <w:pPr>
      <w:spacing w:before="120" w:after="0"/>
      <w:ind w:left="260"/>
      <w:jc w:val="left"/>
    </w:pPr>
    <w:rPr>
      <w:rFonts w:asciiTheme="minorHAnsi" w:hAnsiTheme="minorHAnsi" w:cs="Times New Roman"/>
      <w:iCs/>
      <w:sz w:val="20"/>
      <w:szCs w:val="24"/>
    </w:rPr>
  </w:style>
  <w:style w:type="character" w:styleId="Hyperlink">
    <w:name w:val="Hyperlink"/>
    <w:basedOn w:val="DefaultParagraphFont"/>
    <w:uiPriority w:val="99"/>
    <w:unhideWhenUsed/>
    <w:rsid w:val="006E30E8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9B4610"/>
    <w:rPr>
      <w:rFonts w:ascii="Arial Black" w:eastAsiaTheme="majorEastAsia" w:hAnsi="Arial Black" w:cs="B Titr"/>
      <w:color w:val="1F497D" w:themeColor="text2"/>
    </w:rPr>
  </w:style>
  <w:style w:type="paragraph" w:styleId="TOC3">
    <w:name w:val="toc 3"/>
    <w:basedOn w:val="Normal"/>
    <w:next w:val="Normal"/>
    <w:autoRedefine/>
    <w:uiPriority w:val="39"/>
    <w:unhideWhenUsed/>
    <w:rsid w:val="006E30E8"/>
    <w:pPr>
      <w:spacing w:after="0"/>
      <w:ind w:left="52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4">
    <w:name w:val="toc 4"/>
    <w:basedOn w:val="Normal"/>
    <w:next w:val="Normal"/>
    <w:autoRedefine/>
    <w:uiPriority w:val="39"/>
    <w:unhideWhenUsed/>
    <w:rsid w:val="006E30E8"/>
    <w:pPr>
      <w:spacing w:after="0"/>
      <w:ind w:left="78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6E30E8"/>
    <w:pPr>
      <w:spacing w:after="0"/>
      <w:ind w:left="104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6E30E8"/>
    <w:pPr>
      <w:spacing w:after="0"/>
      <w:ind w:left="130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6E30E8"/>
    <w:pPr>
      <w:spacing w:after="0"/>
      <w:ind w:left="156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6E30E8"/>
    <w:pPr>
      <w:spacing w:after="0"/>
      <w:ind w:left="182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6E30E8"/>
    <w:pPr>
      <w:spacing w:after="0"/>
      <w:ind w:left="2080"/>
      <w:jc w:val="left"/>
    </w:pPr>
    <w:rPr>
      <w:rFonts w:asciiTheme="minorHAnsi" w:hAnsiTheme="minorHAnsi" w:cs="Times New Roman"/>
      <w:i w:val="0"/>
      <w:sz w:val="20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2C3A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C3A7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C3A7F"/>
    <w:rPr>
      <w:rFonts w:asciiTheme="majorBidi" w:hAnsiTheme="majorBidi" w:cs="B Nazanin"/>
      <w:i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C3A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C3A7F"/>
    <w:rPr>
      <w:rFonts w:asciiTheme="majorBidi" w:hAnsiTheme="majorBidi" w:cs="B Nazanin"/>
      <w:b/>
      <w:bCs/>
      <w:i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BD59A4"/>
    <w:rPr>
      <w:i w:val="0"/>
      <w:iCs/>
      <w:color w:val="1F497D" w:themeColor="text2"/>
      <w:sz w:val="18"/>
      <w:szCs w:val="18"/>
    </w:rPr>
  </w:style>
  <w:style w:type="character" w:styleId="Emphasis">
    <w:name w:val="Emphasis"/>
    <w:uiPriority w:val="20"/>
    <w:qFormat/>
    <w:rsid w:val="008D0D43"/>
    <w:rPr>
      <w:rFonts w:asciiTheme="majorBidi" w:hAnsiTheme="majorBidi" w:cs="B Nazanin"/>
      <w:sz w:val="2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85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5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7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7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7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5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8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6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2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6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1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7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5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6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7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7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4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4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3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4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7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6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4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8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5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7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9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6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5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7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2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7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oter" Target="footer3.xml"/><Relationship Id="rId25" Type="http://schemas.openxmlformats.org/officeDocument/2006/relationships/image" Target="media/image12.tmp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image" Target="media/image7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image" Target="media/image10.png"/><Relationship Id="rId28" Type="http://schemas.openxmlformats.org/officeDocument/2006/relationships/footer" Target="footer4.xml"/><Relationship Id="rId10" Type="http://schemas.openxmlformats.org/officeDocument/2006/relationships/header" Target="header1.xml"/><Relationship Id="rId19" Type="http://schemas.openxmlformats.org/officeDocument/2006/relationships/image" Target="media/image6.tmp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4.xm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microsoft.com/office/2011/relationships/people" Target="peop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.tighbor\Documents\Custom%20Office%20Templates\Adonis_Styled_3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90E440-241E-4690-B526-03B7A26F1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Adonis_Styled_3.dotx</Template>
  <TotalTime>2594</TotalTime>
  <Pages>11</Pages>
  <Words>1628</Words>
  <Characters>9281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Arash Tighbor</dc:creator>
  <cp:keywords/>
  <dc:description/>
  <cp:lastModifiedBy>Arash Tighbor</cp:lastModifiedBy>
  <cp:revision>23</cp:revision>
  <cp:lastPrinted>2016-02-02T11:20:00Z</cp:lastPrinted>
  <dcterms:created xsi:type="dcterms:W3CDTF">2014-05-28T10:52:00Z</dcterms:created>
  <dcterms:modified xsi:type="dcterms:W3CDTF">2016-02-02T11:20:00Z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arkAsFinal">
    <vt:bool>true</vt:bool>
  </property>
</Properties>
</file>