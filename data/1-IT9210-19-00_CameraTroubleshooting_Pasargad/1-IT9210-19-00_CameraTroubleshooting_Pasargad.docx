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6647B1">
      <w:pPr>
        <w:jc w:val="center"/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48512" behindDoc="1" locked="0" layoutInCell="1" allowOverlap="1" wp14:anchorId="7A204292" wp14:editId="42A6DB7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40" w:rsidRDefault="00652C40" w:rsidP="00393609">
      <w:pPr>
        <w:bidi w:val="0"/>
        <w:spacing w:line="276" w:lineRule="auto"/>
        <w:jc w:val="center"/>
      </w:pPr>
    </w:p>
    <w:p w:rsidR="00F016CA" w:rsidRDefault="00A13515" w:rsidP="00A13515">
      <w:pPr>
        <w:pStyle w:val="Heading1"/>
        <w:tabs>
          <w:tab w:val="left" w:pos="4140"/>
        </w:tabs>
        <w:spacing w:before="0"/>
        <w:rPr>
          <w:b/>
          <w:bCs/>
          <w:i/>
          <w:iCs/>
          <w:sz w:val="56"/>
          <w:szCs w:val="56"/>
          <w:rtl/>
        </w:rPr>
      </w:pPr>
      <w:r>
        <w:rPr>
          <w:iCs/>
          <w:sz w:val="56"/>
          <w:szCs w:val="56"/>
          <w:rtl/>
        </w:rPr>
        <w:tab/>
      </w:r>
    </w:p>
    <w:p w:rsidR="00A13515" w:rsidRDefault="00A13515" w:rsidP="00A13515">
      <w:pPr>
        <w:rPr>
          <w:rtl/>
        </w:rPr>
      </w:pPr>
    </w:p>
    <w:p w:rsidR="00A13515" w:rsidRPr="00A13515" w:rsidRDefault="00A13515" w:rsidP="00A13515">
      <w:pPr>
        <w:rPr>
          <w:rtl/>
        </w:rPr>
      </w:pPr>
    </w:p>
    <w:p w:rsidR="006E30E8" w:rsidRDefault="00A13515" w:rsidP="00A13515">
      <w:pPr>
        <w:bidi w:val="0"/>
        <w:spacing w:line="276" w:lineRule="auto"/>
        <w:jc w:val="left"/>
        <w:rPr>
          <w:iCs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B3EF05" wp14:editId="7DE567A2">
                <wp:simplePos x="0" y="0"/>
                <wp:positionH relativeFrom="column">
                  <wp:posOffset>494030</wp:posOffset>
                </wp:positionH>
                <wp:positionV relativeFrom="paragraph">
                  <wp:posOffset>113126</wp:posOffset>
                </wp:positionV>
                <wp:extent cx="434784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D60" w:rsidRPr="003275F0" w:rsidRDefault="009A1D60" w:rsidP="00F326DA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</w:pPr>
                            <w:r w:rsidRPr="00F326DA">
                              <w:rPr>
                                <w:rFonts w:cs="B Titr" w:hint="cs"/>
                                <w:b/>
                                <w:bCs/>
                                <w:color w:val="7F7F7F" w:themeColor="text1" w:themeTint="80"/>
                                <w:sz w:val="24"/>
                                <w:rtl/>
                              </w:rPr>
                              <w:t>دستورالعمل</w:t>
                            </w:r>
                            <w:r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  <w:br/>
                            </w:r>
                            <w:r w:rsidRPr="00F326D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36"/>
                                <w:szCs w:val="40"/>
                                <w:rtl/>
                              </w:rPr>
                              <w:t>جمع آور</w:t>
                            </w:r>
                            <w:r w:rsidRPr="00F326DA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36"/>
                                <w:szCs w:val="40"/>
                                <w:rtl/>
                              </w:rPr>
                              <w:t>ی</w:t>
                            </w:r>
                            <w:r w:rsidRPr="00F326D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36"/>
                                <w:szCs w:val="40"/>
                                <w:rtl/>
                              </w:rPr>
                              <w:t xml:space="preserve"> اطلاعات، </w:t>
                            </w: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36"/>
                                <w:szCs w:val="40"/>
                                <w:rtl/>
                              </w:rPr>
                              <w:t>عیب‌یابی</w:t>
                            </w:r>
                            <w:r w:rsidRPr="00F326D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36"/>
                                <w:szCs w:val="40"/>
                                <w:rtl/>
                              </w:rPr>
                              <w:t xml:space="preserve"> و رفع خراب</w:t>
                            </w:r>
                            <w:r w:rsidRPr="00F326DA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36"/>
                                <w:szCs w:val="40"/>
                                <w:rtl/>
                              </w:rPr>
                              <w:t>ی</w:t>
                            </w:r>
                            <w:r w:rsidRPr="00F326D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36"/>
                                <w:szCs w:val="40"/>
                                <w:rtl/>
                              </w:rPr>
                              <w:t xml:space="preserve"> </w:t>
                            </w:r>
                          </w:p>
                          <w:p w:rsidR="009A1D60" w:rsidRPr="00FE7403" w:rsidRDefault="009A1D60" w:rsidP="00F326DA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32"/>
                                <w:szCs w:val="36"/>
                                <w:rtl/>
                              </w:rPr>
                            </w:pPr>
                            <w:r w:rsidRPr="00F326D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>دورب</w:t>
                            </w:r>
                            <w:r w:rsidRPr="00F326DA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>ین</w:t>
                            </w:r>
                            <w:r w:rsidRPr="00F326D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 ها</w:t>
                            </w:r>
                            <w:r w:rsidRPr="00F326DA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>ی</w:t>
                            </w:r>
                            <w:r w:rsidRPr="00F326DA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48"/>
                                <w:szCs w:val="52"/>
                                <w:rtl/>
                              </w:rPr>
                              <w:t xml:space="preserve"> بانک پاسارگاد</w:t>
                            </w:r>
                          </w:p>
                          <w:p w:rsidR="009A1D60" w:rsidRPr="00F326DA" w:rsidRDefault="009A1D60" w:rsidP="00F326DA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28"/>
                                <w:szCs w:val="32"/>
                                <w:rtl/>
                              </w:rPr>
                            </w:pPr>
                            <w:r w:rsidRPr="00F326DA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28"/>
                                <w:szCs w:val="32"/>
                              </w:rPr>
                              <w:t>USB &amp; BNC</w:t>
                            </w: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Default="009A1D6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9A1D60" w:rsidRPr="006A302E" w:rsidRDefault="00341512">
                            <w:pPr>
                              <w:spacing w:after="0"/>
                              <w:ind w:left="360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pPrChange w:id="2" w:author="Arash Tighbor" w:date="2014-07-21T14:38:00Z">
                                <w:pPr>
                                  <w:spacing w:after="0" w:line="120" w:lineRule="auto"/>
                                  <w:ind w:left="3600" w:firstLine="720"/>
                                  <w:jc w:val="center"/>
                                </w:pPr>
                              </w:pPrChange>
                            </w:pPr>
                            <w:ins w:id="3" w:author="Arash Tighbor" w:date="2014-07-21T14:38:00Z">
                              <w:r>
                                <w:rPr>
                                  <w:rFonts w:hint="cs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rtl/>
                                </w:rPr>
                                <w:t xml:space="preserve">     </w:t>
                              </w:r>
                            </w:ins>
                            <w:del w:id="4" w:author="Arash Tighbor" w:date="2014-07-21T14:37:00Z">
                              <w:r w:rsidR="009A1D60" w:rsidDel="00341512">
                                <w:rPr>
                                  <w:rFonts w:hint="cs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rtl/>
                                </w:rPr>
                                <w:delText xml:space="preserve">               </w:delText>
                              </w:r>
                            </w:del>
                            <w:r w:rsidR="009A1D60"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شماره نسخه: </w:t>
                            </w:r>
                            <w:ins w:id="5" w:author="Arash Tighbor" w:date="2014-07-21T14:38:00Z">
                              <w:r>
                                <w:rPr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</w:rPr>
                                <w:t>1-</w:t>
                              </w:r>
                            </w:ins>
                            <w:ins w:id="6" w:author="Arash Tighbor" w:date="2014-07-21T14:37:00Z">
                              <w:r w:rsidRPr="00341512">
                                <w:rPr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</w:rPr>
                                <w:t>IT9210-19-00</w:t>
                              </w:r>
                            </w:ins>
                            <w:del w:id="7" w:author="Arash Tighbor" w:date="2014-07-21T14:37:00Z">
                              <w:r w:rsidR="009A1D60" w:rsidRPr="006A302E" w:rsidDel="00341512">
                                <w:rPr>
                                  <w:rFonts w:hint="cs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rtl/>
                                </w:rPr>
                                <w:delText>------</w:delText>
                              </w:r>
                            </w:del>
                          </w:p>
                          <w:p w:rsidR="009A1D60" w:rsidRPr="006A302E" w:rsidRDefault="009A1D60" w:rsidP="00DD0809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</w:t>
                            </w:r>
                            <w:ins w:id="8" w:author="Arash Tighbor" w:date="2014-07-21T14:38:00Z">
                              <w:r w:rsidR="00341512">
                                <w:rPr>
                                  <w:rFonts w:hint="cs"/>
                                  <w:b/>
                                  <w:bCs/>
                                  <w:color w:val="595959" w:themeColor="text1" w:themeTint="A6"/>
                                  <w:sz w:val="16"/>
                                  <w:szCs w:val="16"/>
                                  <w:rtl/>
                                </w:rPr>
                                <w:t xml:space="preserve">              </w:t>
                              </w:r>
                            </w:ins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خرداد</w:t>
                            </w:r>
                            <w:r w:rsidRPr="006A302E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139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3EF05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38.9pt;margin-top:8.9pt;width:342.35pt;height:477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" filled="f" stroked="f" strokeweight=".5pt">
                <v:textbox>
                  <w:txbxContent>
                    <w:p w:rsidR="009A1D60" w:rsidRPr="003275F0" w:rsidRDefault="009A1D60" w:rsidP="00F326DA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</w:pPr>
                      <w:r w:rsidRPr="00F326DA">
                        <w:rPr>
                          <w:rFonts w:cs="B Titr" w:hint="cs"/>
                          <w:b/>
                          <w:bCs/>
                          <w:color w:val="7F7F7F" w:themeColor="text1" w:themeTint="80"/>
                          <w:sz w:val="24"/>
                          <w:rtl/>
                        </w:rPr>
                        <w:t>دستورالعمل</w:t>
                      </w:r>
                      <w:r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  <w:br/>
                      </w:r>
                      <w:r w:rsidRPr="00F326DA">
                        <w:rPr>
                          <w:rFonts w:cs="B Titr"/>
                          <w:b/>
                          <w:bCs/>
                          <w:color w:val="1F497D" w:themeColor="text2"/>
                          <w:sz w:val="36"/>
                          <w:szCs w:val="40"/>
                          <w:rtl/>
                        </w:rPr>
                        <w:t>جمع آور</w:t>
                      </w:r>
                      <w:r w:rsidRPr="00F326DA">
                        <w:rPr>
                          <w:rFonts w:cs="B Titr" w:hint="cs"/>
                          <w:b/>
                          <w:bCs/>
                          <w:color w:val="1F497D" w:themeColor="text2"/>
                          <w:sz w:val="36"/>
                          <w:szCs w:val="40"/>
                          <w:rtl/>
                        </w:rPr>
                        <w:t>ی</w:t>
                      </w:r>
                      <w:r w:rsidRPr="00F326DA">
                        <w:rPr>
                          <w:rFonts w:cs="B Titr"/>
                          <w:b/>
                          <w:bCs/>
                          <w:color w:val="1F497D" w:themeColor="text2"/>
                          <w:sz w:val="36"/>
                          <w:szCs w:val="40"/>
                          <w:rtl/>
                        </w:rPr>
                        <w:t xml:space="preserve"> اطلاعات، </w:t>
                      </w: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36"/>
                          <w:szCs w:val="40"/>
                          <w:rtl/>
                        </w:rPr>
                        <w:t>عیب‌یابی</w:t>
                      </w:r>
                      <w:r w:rsidRPr="00F326DA">
                        <w:rPr>
                          <w:rFonts w:cs="B Titr"/>
                          <w:b/>
                          <w:bCs/>
                          <w:color w:val="1F497D" w:themeColor="text2"/>
                          <w:sz w:val="36"/>
                          <w:szCs w:val="40"/>
                          <w:rtl/>
                        </w:rPr>
                        <w:t xml:space="preserve"> و رفع خراب</w:t>
                      </w:r>
                      <w:r w:rsidRPr="00F326DA">
                        <w:rPr>
                          <w:rFonts w:cs="B Titr" w:hint="cs"/>
                          <w:b/>
                          <w:bCs/>
                          <w:color w:val="1F497D" w:themeColor="text2"/>
                          <w:sz w:val="36"/>
                          <w:szCs w:val="40"/>
                          <w:rtl/>
                        </w:rPr>
                        <w:t>ی</w:t>
                      </w:r>
                      <w:r w:rsidRPr="00F326DA">
                        <w:rPr>
                          <w:rFonts w:cs="B Titr"/>
                          <w:b/>
                          <w:bCs/>
                          <w:color w:val="1F497D" w:themeColor="text2"/>
                          <w:sz w:val="36"/>
                          <w:szCs w:val="40"/>
                          <w:rtl/>
                        </w:rPr>
                        <w:t xml:space="preserve"> </w:t>
                      </w:r>
                    </w:p>
                    <w:p w:rsidR="009A1D60" w:rsidRPr="00FE7403" w:rsidRDefault="009A1D60" w:rsidP="00F326DA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1F497D" w:themeColor="text2"/>
                          <w:sz w:val="32"/>
                          <w:szCs w:val="36"/>
                          <w:rtl/>
                        </w:rPr>
                      </w:pPr>
                      <w:r w:rsidRPr="00F326DA">
                        <w:rPr>
                          <w:rFonts w:cs="B Titr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>دورب</w:t>
                      </w:r>
                      <w:r w:rsidRPr="00F326DA">
                        <w:rPr>
                          <w:rFonts w:cs="B Titr" w:hint="cs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>ین</w:t>
                      </w:r>
                      <w:r w:rsidRPr="00F326DA">
                        <w:rPr>
                          <w:rFonts w:cs="B Titr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 ها</w:t>
                      </w:r>
                      <w:r w:rsidRPr="00F326DA">
                        <w:rPr>
                          <w:rFonts w:cs="B Titr" w:hint="cs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>ی</w:t>
                      </w:r>
                      <w:r w:rsidRPr="00F326DA">
                        <w:rPr>
                          <w:rFonts w:cs="B Titr"/>
                          <w:b/>
                          <w:bCs/>
                          <w:color w:val="1F497D" w:themeColor="text2"/>
                          <w:sz w:val="48"/>
                          <w:szCs w:val="52"/>
                          <w:rtl/>
                        </w:rPr>
                        <w:t xml:space="preserve"> بانک پاسارگاد</w:t>
                      </w:r>
                    </w:p>
                    <w:p w:rsidR="009A1D60" w:rsidRPr="00F326DA" w:rsidRDefault="009A1D60" w:rsidP="00F326DA">
                      <w:pPr>
                        <w:spacing w:after="0" w:line="360" w:lineRule="auto"/>
                        <w:jc w:val="center"/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28"/>
                          <w:szCs w:val="32"/>
                          <w:rtl/>
                        </w:rPr>
                      </w:pPr>
                      <w:r w:rsidRPr="00F326DA"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28"/>
                          <w:szCs w:val="32"/>
                        </w:rPr>
                        <w:t>USB &amp; BNC</w:t>
                      </w: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Default="009A1D60" w:rsidP="00486B74">
                      <w:pPr>
                        <w:rPr>
                          <w:rtl/>
                        </w:rPr>
                      </w:pPr>
                    </w:p>
                    <w:p w:rsidR="009A1D60" w:rsidRPr="006A302E" w:rsidRDefault="00341512" w:rsidP="00341512">
                      <w:pPr>
                        <w:spacing w:after="0"/>
                        <w:ind w:left="360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pPrChange w:id="9" w:author="Arash Tighbor" w:date="2014-07-21T14:38:00Z">
                          <w:pPr>
                            <w:spacing w:after="0" w:line="120" w:lineRule="auto"/>
                            <w:ind w:left="3600" w:firstLine="720"/>
                            <w:jc w:val="center"/>
                          </w:pPr>
                        </w:pPrChange>
                      </w:pPr>
                      <w:ins w:id="10" w:author="Arash Tighbor" w:date="2014-07-21T14:38:00Z">
                        <w:r>
                          <w:rPr>
                            <w:rFonts w:hint="cs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rtl/>
                          </w:rPr>
                          <w:t xml:space="preserve">     </w:t>
                        </w:r>
                      </w:ins>
                      <w:del w:id="11" w:author="Arash Tighbor" w:date="2014-07-21T14:37:00Z">
                        <w:r w:rsidR="009A1D60" w:rsidDel="00341512">
                          <w:rPr>
                            <w:rFonts w:hint="cs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rtl/>
                          </w:rPr>
                          <w:delText xml:space="preserve">               </w:delText>
                        </w:r>
                      </w:del>
                      <w:r w:rsidR="009A1D60"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شماره نسخه: </w:t>
                      </w:r>
                      <w:ins w:id="12" w:author="Arash Tighbor" w:date="2014-07-21T14:38:00Z">
                        <w:r>
                          <w:rPr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</w:rPr>
                          <w:t>1-</w:t>
                        </w:r>
                      </w:ins>
                      <w:ins w:id="13" w:author="Arash Tighbor" w:date="2014-07-21T14:37:00Z">
                        <w:r w:rsidRPr="00341512">
                          <w:rPr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</w:rPr>
                          <w:t>IT9210-19-00</w:t>
                        </w:r>
                      </w:ins>
                      <w:del w:id="14" w:author="Arash Tighbor" w:date="2014-07-21T14:37:00Z">
                        <w:r w:rsidR="009A1D60" w:rsidRPr="006A302E" w:rsidDel="00341512">
                          <w:rPr>
                            <w:rFonts w:hint="cs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rtl/>
                          </w:rPr>
                          <w:delText>------</w:delText>
                        </w:r>
                      </w:del>
                    </w:p>
                    <w:p w:rsidR="009A1D60" w:rsidRPr="006A302E" w:rsidRDefault="009A1D60" w:rsidP="00DD0809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</w:t>
                      </w:r>
                      <w:ins w:id="15" w:author="Arash Tighbor" w:date="2014-07-21T14:38:00Z">
                        <w:r w:rsidR="00341512">
                          <w:rPr>
                            <w:rFonts w:hint="cs"/>
                            <w:b/>
                            <w:bCs/>
                            <w:color w:val="595959" w:themeColor="text1" w:themeTint="A6"/>
                            <w:sz w:val="16"/>
                            <w:szCs w:val="16"/>
                            <w:rtl/>
                          </w:rPr>
                          <w:t xml:space="preserve">              </w:t>
                        </w:r>
                      </w:ins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خرداد</w:t>
                      </w:r>
                      <w:r w:rsidRPr="006A302E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139</w:t>
                      </w: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F326DA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7CB4F9C" wp14:editId="7DBA0842">
                <wp:simplePos x="0" y="0"/>
                <wp:positionH relativeFrom="column">
                  <wp:posOffset>1012825</wp:posOffset>
                </wp:positionH>
                <wp:positionV relativeFrom="paragraph">
                  <wp:posOffset>191440</wp:posOffset>
                </wp:positionV>
                <wp:extent cx="33096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96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624A3" id="Straight Connector 2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75pt,15.05pt" to="340.3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" strokecolor="#4579b8 [3044]" strokeweight="1.5pt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FE7403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39622A7" wp14:editId="31BC2262">
                <wp:simplePos x="0" y="0"/>
                <wp:positionH relativeFrom="column">
                  <wp:posOffset>743732</wp:posOffset>
                </wp:positionH>
                <wp:positionV relativeFrom="paragraph">
                  <wp:posOffset>105954</wp:posOffset>
                </wp:positionV>
                <wp:extent cx="1155560" cy="0"/>
                <wp:effectExtent l="0" t="0" r="2603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1D895A" id="Straight Connector 3" o:spid="_x0000_s1026" style="position:absolute;left:0;text-align:lef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55pt,8.35pt" to="149.5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" strokecolor="#4579b8 [3044]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3275F0">
      <w:pPr>
        <w:jc w:val="center"/>
        <w:rPr>
          <w:rtl/>
        </w:rPr>
      </w:pPr>
      <w:bookmarkStart w:id="9" w:name="_Toc375060166"/>
      <w:r>
        <w:rPr>
          <w:rFonts w:hint="cs"/>
          <w:noProof/>
          <w:rtl/>
        </w:rPr>
        <w:drawing>
          <wp:inline distT="0" distB="0" distL="0" distR="0" wp14:anchorId="2BA6314B" wp14:editId="21BDDA32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515" w:rsidRPr="001E71FC" w:rsidDel="0053203B" w:rsidRDefault="00A13515" w:rsidP="00F326DA">
      <w:pPr>
        <w:pStyle w:val="Heading2"/>
        <w:numPr>
          <w:ilvl w:val="0"/>
          <w:numId w:val="0"/>
        </w:numPr>
        <w:ind w:left="360" w:hanging="360"/>
        <w:jc w:val="center"/>
        <w:rPr>
          <w:del w:id="10" w:author="Arash Tighbor" w:date="2015-11-15T14:56:00Z"/>
          <w:rtl/>
        </w:rPr>
      </w:pPr>
      <w:del w:id="11" w:author="Arash Tighbor" w:date="2015-11-15T14:56:00Z">
        <w:r w:rsidRPr="001E71FC" w:rsidDel="0053203B">
          <w:rPr>
            <w:rFonts w:hint="cs"/>
            <w:rtl/>
          </w:rPr>
          <w:delText>مقدمه</w:delText>
        </w:r>
        <w:bookmarkEnd w:id="9"/>
      </w:del>
    </w:p>
    <w:p w:rsidR="0053203B" w:rsidRDefault="0053203B" w:rsidP="000260A6">
      <w:pPr>
        <w:rPr>
          <w:ins w:id="12" w:author="Arash Tighbor" w:date="2015-11-15T14:56:00Z"/>
          <w:rtl/>
        </w:rPr>
      </w:pPr>
    </w:p>
    <w:p w:rsidR="0053203B" w:rsidRDefault="0053203B" w:rsidP="000260A6">
      <w:pPr>
        <w:rPr>
          <w:ins w:id="13" w:author="Arash Tighbor" w:date="2015-11-15T14:56:00Z"/>
          <w:rtl/>
        </w:rPr>
      </w:pPr>
    </w:p>
    <w:p w:rsidR="00A13515" w:rsidRPr="00F326DA" w:rsidRDefault="00A13515" w:rsidP="0053203B">
      <w:pPr>
        <w:rPr>
          <w:rtl/>
        </w:rPr>
        <w:pPrChange w:id="14" w:author="Arash Tighbor" w:date="2015-11-15T14:56:00Z">
          <w:pPr/>
        </w:pPrChange>
      </w:pPr>
      <w:r w:rsidRPr="00F326DA">
        <w:rPr>
          <w:rFonts w:hint="cs"/>
          <w:rtl/>
        </w:rPr>
        <w:t xml:space="preserve">این </w:t>
      </w:r>
      <w:r w:rsidR="00FE7403" w:rsidRPr="00F326DA">
        <w:rPr>
          <w:rFonts w:hint="cs"/>
          <w:rtl/>
        </w:rPr>
        <w:t>سند</w:t>
      </w:r>
      <w:r w:rsidRPr="00F326DA">
        <w:rPr>
          <w:rFonts w:hint="cs"/>
          <w:rtl/>
        </w:rPr>
        <w:t xml:space="preserve"> با عنوان «</w:t>
      </w:r>
      <w:ins w:id="15" w:author="Arash Tighbor" w:date="2014-05-28T14:41:00Z">
        <w:r w:rsidR="007D3336">
          <w:rPr>
            <w:rtl/>
          </w:rPr>
          <w:t>دستورالعمل</w:t>
        </w:r>
      </w:ins>
      <w:del w:id="16" w:author="Arash Tighbor" w:date="2014-05-28T11:55:00Z">
        <w:r w:rsidR="00F326DA" w:rsidRPr="00F326DA" w:rsidDel="00834906">
          <w:rPr>
            <w:rtl/>
          </w:rPr>
          <w:delText xml:space="preserve"> </w:delText>
        </w:r>
      </w:del>
      <w:del w:id="17" w:author="Arash Tighbor" w:date="2014-05-28T14:41:00Z">
        <w:r w:rsidR="00F326DA" w:rsidRPr="00F326DA" w:rsidDel="007D3336">
          <w:rPr>
            <w:rtl/>
          </w:rPr>
          <w:delText>دستور العمل</w:delText>
        </w:r>
      </w:del>
      <w:r w:rsidR="00F326DA" w:rsidRPr="00F326DA">
        <w:rPr>
          <w:rtl/>
        </w:rPr>
        <w:t xml:space="preserve"> </w:t>
      </w:r>
      <w:ins w:id="18" w:author="Arash Tighbor" w:date="2014-05-28T14:41:00Z">
        <w:r w:rsidR="007D3336">
          <w:rPr>
            <w:rtl/>
          </w:rPr>
          <w:t>جمع‌آور</w:t>
        </w:r>
        <w:r w:rsidR="007D3336">
          <w:rPr>
            <w:rFonts w:hint="cs"/>
            <w:rtl/>
          </w:rPr>
          <w:t>ی</w:t>
        </w:r>
      </w:ins>
      <w:del w:id="19" w:author="Arash Tighbor" w:date="2014-05-28T14:41:00Z">
        <w:r w:rsidR="00F326DA" w:rsidRPr="00F326DA" w:rsidDel="007D3336">
          <w:rPr>
            <w:rtl/>
          </w:rPr>
          <w:delText>جمع آور</w:delText>
        </w:r>
        <w:r w:rsidR="00F326DA" w:rsidRPr="00F326DA" w:rsidDel="007D3336">
          <w:rPr>
            <w:rFonts w:hint="cs"/>
            <w:rtl/>
          </w:rPr>
          <w:delText>ی</w:delText>
        </w:r>
      </w:del>
      <w:r w:rsidR="00F326DA" w:rsidRPr="00F326DA">
        <w:rPr>
          <w:rtl/>
        </w:rPr>
        <w:t xml:space="preserve"> اطلاعات ، شناسا</w:t>
      </w:r>
      <w:r w:rsidR="00F326DA" w:rsidRPr="00F326DA">
        <w:rPr>
          <w:rFonts w:hint="cs"/>
          <w:rtl/>
        </w:rPr>
        <w:t>یی</w:t>
      </w:r>
      <w:r w:rsidR="00F326DA" w:rsidRPr="00F326DA">
        <w:rPr>
          <w:rtl/>
        </w:rPr>
        <w:t xml:space="preserve"> خراب</w:t>
      </w:r>
      <w:r w:rsidR="00F326DA" w:rsidRPr="00F326DA">
        <w:rPr>
          <w:rFonts w:hint="cs"/>
          <w:rtl/>
        </w:rPr>
        <w:t>ی</w:t>
      </w:r>
      <w:r w:rsidR="00F326DA" w:rsidRPr="00F326DA">
        <w:rPr>
          <w:rtl/>
        </w:rPr>
        <w:t xml:space="preserve"> و رفع ع</w:t>
      </w:r>
      <w:r w:rsidR="00F326DA" w:rsidRPr="00F326DA">
        <w:rPr>
          <w:rFonts w:hint="cs"/>
          <w:rtl/>
        </w:rPr>
        <w:t>یب</w:t>
      </w:r>
      <w:r w:rsidR="00F326DA" w:rsidRPr="00F326DA">
        <w:rPr>
          <w:rtl/>
        </w:rPr>
        <w:t xml:space="preserve"> </w:t>
      </w:r>
      <w:ins w:id="20" w:author="Arash Tighbor" w:date="2014-05-28T14:41:00Z">
        <w:r w:rsidR="007D3336">
          <w:rPr>
            <w:rtl/>
          </w:rPr>
          <w:t>دورب</w:t>
        </w:r>
        <w:r w:rsidR="007D3336">
          <w:rPr>
            <w:rFonts w:hint="cs"/>
            <w:rtl/>
          </w:rPr>
          <w:t>ین‌های</w:t>
        </w:r>
      </w:ins>
      <w:del w:id="21" w:author="Arash Tighbor" w:date="2014-05-28T14:41:00Z">
        <w:r w:rsidR="00F326DA" w:rsidRPr="00F326DA" w:rsidDel="007D3336">
          <w:rPr>
            <w:rtl/>
          </w:rPr>
          <w:delText>دورب</w:delText>
        </w:r>
        <w:r w:rsidR="00F326DA" w:rsidRPr="00F326DA" w:rsidDel="007D3336">
          <w:rPr>
            <w:rFonts w:hint="cs"/>
            <w:rtl/>
          </w:rPr>
          <w:delText>ین</w:delText>
        </w:r>
        <w:r w:rsidR="00F326DA" w:rsidRPr="00F326DA" w:rsidDel="007D3336">
          <w:rPr>
            <w:rtl/>
          </w:rPr>
          <w:delText xml:space="preserve"> ها</w:delText>
        </w:r>
        <w:r w:rsidR="00F326DA" w:rsidRPr="00F326DA" w:rsidDel="007D3336">
          <w:rPr>
            <w:rFonts w:hint="cs"/>
            <w:rtl/>
          </w:rPr>
          <w:delText>ی</w:delText>
        </w:r>
      </w:del>
      <w:r w:rsidR="00F326DA" w:rsidRPr="00F326DA">
        <w:rPr>
          <w:rtl/>
        </w:rPr>
        <w:t xml:space="preserve"> </w:t>
      </w:r>
      <w:r w:rsidR="00F326DA">
        <w:rPr>
          <w:rtl/>
        </w:rPr>
        <w:br/>
      </w:r>
      <w:r w:rsidR="00F326DA" w:rsidRPr="00F326DA">
        <w:rPr>
          <w:rtl/>
        </w:rPr>
        <w:t xml:space="preserve">بانک </w:t>
      </w:r>
      <w:del w:id="22" w:author="Arash Tighbor" w:date="2014-06-03T06:53:00Z">
        <w:r w:rsidR="00F326DA" w:rsidRPr="00F326DA" w:rsidDel="00FF3C22">
          <w:rPr>
            <w:rtl/>
          </w:rPr>
          <w:delText xml:space="preserve">پاسارگاد </w:delText>
        </w:r>
      </w:del>
      <w:ins w:id="23" w:author="Arash Tighbor" w:date="2014-06-03T06:53:00Z">
        <w:r w:rsidR="00FF3C22" w:rsidRPr="00F326DA">
          <w:rPr>
            <w:rtl/>
          </w:rPr>
          <w:t>پاسارگاد</w:t>
        </w:r>
        <w:r w:rsidR="00FF3C22">
          <w:rPr>
            <w:rFonts w:hint="cs"/>
            <w:rtl/>
          </w:rPr>
          <w:t>-</w:t>
        </w:r>
      </w:ins>
      <w:r w:rsidR="00F326DA" w:rsidRPr="00F326DA">
        <w:t>Camera (USB&amp;BNC</w:t>
      </w:r>
      <w:r w:rsidR="00F326DA">
        <w:t>)</w:t>
      </w:r>
      <w:r w:rsidRPr="00F326DA">
        <w:rPr>
          <w:rFonts w:hint="cs"/>
          <w:rtl/>
        </w:rPr>
        <w:t xml:space="preserve">» در تاریخ </w:t>
      </w:r>
      <w:r w:rsidR="00774FB7">
        <w:rPr>
          <w:rFonts w:hint="cs"/>
          <w:rtl/>
        </w:rPr>
        <w:t>16</w:t>
      </w:r>
      <w:r w:rsidRPr="00F326DA">
        <w:rPr>
          <w:rFonts w:hint="cs"/>
          <w:rtl/>
        </w:rPr>
        <w:t>/</w:t>
      </w:r>
      <w:r w:rsidR="00FE7403" w:rsidRPr="00F326DA">
        <w:rPr>
          <w:rFonts w:hint="cs"/>
          <w:rtl/>
        </w:rPr>
        <w:t>1</w:t>
      </w:r>
      <w:r w:rsidR="00774FB7">
        <w:rPr>
          <w:rFonts w:hint="cs"/>
          <w:rtl/>
        </w:rPr>
        <w:t>0</w:t>
      </w:r>
      <w:r w:rsidRPr="00F326DA">
        <w:rPr>
          <w:rFonts w:hint="cs"/>
          <w:rtl/>
        </w:rPr>
        <w:t>/</w:t>
      </w:r>
      <w:r w:rsidR="00FE7403" w:rsidRPr="00F326DA">
        <w:rPr>
          <w:rFonts w:hint="cs"/>
          <w:rtl/>
        </w:rPr>
        <w:t>9</w:t>
      </w:r>
      <w:r w:rsidR="00774FB7">
        <w:rPr>
          <w:rFonts w:hint="cs"/>
          <w:rtl/>
        </w:rPr>
        <w:t>2</w:t>
      </w:r>
      <w:r w:rsidRPr="00F326DA">
        <w:rPr>
          <w:rFonts w:hint="cs"/>
          <w:rtl/>
        </w:rPr>
        <w:t xml:space="preserve"> در</w:t>
      </w:r>
      <w:r w:rsidR="00FE7403" w:rsidRPr="00F326DA">
        <w:rPr>
          <w:rFonts w:hint="cs"/>
          <w:rtl/>
        </w:rPr>
        <w:t xml:space="preserve"> گروه پشتیبانی فنی لایه </w:t>
      </w:r>
      <w:r w:rsidR="00DD0809" w:rsidRPr="00F326DA">
        <w:rPr>
          <w:rFonts w:hint="cs"/>
          <w:rtl/>
        </w:rPr>
        <w:t xml:space="preserve">دوم </w:t>
      </w:r>
      <w:r w:rsidRPr="00F326DA">
        <w:rPr>
          <w:rFonts w:hint="cs"/>
          <w:rtl/>
        </w:rPr>
        <w:t>شرک</w:t>
      </w:r>
      <w:r w:rsidR="003275F0" w:rsidRPr="00F326DA">
        <w:rPr>
          <w:rFonts w:hint="cs"/>
          <w:rtl/>
        </w:rPr>
        <w:t>ت توسعه خدمات الکترونیکی آدونیس</w:t>
      </w:r>
      <w:ins w:id="24" w:author="Arash Tighbor" w:date="2014-07-28T12:09:00Z">
        <w:r w:rsidR="006414CE">
          <w:rPr>
            <w:rFonts w:hint="cs"/>
            <w:rtl/>
          </w:rPr>
          <w:t xml:space="preserve"> توسط آقایان کریمی و کهنسال</w:t>
        </w:r>
      </w:ins>
      <w:r w:rsidR="00FE7403" w:rsidRPr="00F326DA">
        <w:rPr>
          <w:rFonts w:hint="cs"/>
          <w:rtl/>
        </w:rPr>
        <w:t xml:space="preserve"> تهیه و </w:t>
      </w:r>
      <w:r w:rsidR="00DD0809" w:rsidRPr="00F326DA">
        <w:rPr>
          <w:rtl/>
        </w:rPr>
        <w:t>تنظ</w:t>
      </w:r>
      <w:r w:rsidR="00DD0809" w:rsidRPr="00F326DA">
        <w:rPr>
          <w:rFonts w:hint="cs"/>
          <w:rtl/>
        </w:rPr>
        <w:t>یم‌شده</w:t>
      </w:r>
      <w:r w:rsidR="00FE7403" w:rsidRPr="00F326DA">
        <w:rPr>
          <w:rFonts w:hint="cs"/>
          <w:rtl/>
        </w:rPr>
        <w:t xml:space="preserve"> است.</w:t>
      </w:r>
      <w:r w:rsidR="003275F0" w:rsidRPr="00F326DA">
        <w:rPr>
          <w:rFonts w:hint="cs"/>
          <w:rtl/>
        </w:rPr>
        <w:t xml:space="preserve"> </w:t>
      </w:r>
      <w:r w:rsidR="00FE7403" w:rsidRPr="00F326DA">
        <w:rPr>
          <w:rFonts w:hint="cs"/>
          <w:rtl/>
        </w:rPr>
        <w:t>این دستورالعمل در</w:t>
      </w:r>
      <w:r w:rsidR="00F326DA">
        <w:rPr>
          <w:rFonts w:hint="cs"/>
          <w:rtl/>
        </w:rPr>
        <w:t xml:space="preserve"> </w:t>
      </w:r>
      <w:del w:id="25" w:author="Arash Tighbor" w:date="2014-06-03T06:54:00Z">
        <w:r w:rsidR="00FE7403" w:rsidRPr="00F326DA" w:rsidDel="00FF3C22">
          <w:rPr>
            <w:rFonts w:hint="cs"/>
            <w:rtl/>
          </w:rPr>
          <w:delText xml:space="preserve">تاریخ                    </w:delText>
        </w:r>
      </w:del>
      <w:ins w:id="26" w:author="Arash Tighbor" w:date="2014-06-03T06:54:00Z">
        <w:r w:rsidR="00FF3C22">
          <w:rPr>
            <w:rFonts w:hint="cs"/>
            <w:rtl/>
          </w:rPr>
          <w:t xml:space="preserve">خرداد ماه 93 </w:t>
        </w:r>
      </w:ins>
      <w:r w:rsidR="00FE7403" w:rsidRPr="00F326DA">
        <w:rPr>
          <w:rFonts w:hint="cs"/>
          <w:rtl/>
        </w:rPr>
        <w:t xml:space="preserve">در واحد آموزش </w:t>
      </w:r>
      <w:del w:id="27" w:author="Arash Tighbor" w:date="2015-11-15T14:56:00Z">
        <w:r w:rsidR="00FE7403" w:rsidRPr="00F326DA" w:rsidDel="0053203B">
          <w:rPr>
            <w:rFonts w:hint="cs"/>
            <w:rtl/>
          </w:rPr>
          <w:delText xml:space="preserve">امور توسعه عملیات </w:delText>
        </w:r>
        <w:r w:rsidRPr="00F326DA" w:rsidDel="0053203B">
          <w:rPr>
            <w:rFonts w:hint="cs"/>
            <w:rtl/>
          </w:rPr>
          <w:delText>توسط</w:delText>
        </w:r>
      </w:del>
      <w:ins w:id="28" w:author="Arash Tighbor" w:date="2015-11-15T14:56:00Z">
        <w:r w:rsidR="0053203B">
          <w:rPr>
            <w:rFonts w:hint="cs"/>
            <w:rtl/>
          </w:rPr>
          <w:t>امور فناوری اطلاعات</w:t>
        </w:r>
      </w:ins>
      <w:ins w:id="29" w:author="Arash Tighbor" w:date="2015-11-15T14:57:00Z">
        <w:r w:rsidR="0053203B">
          <w:rPr>
            <w:rFonts w:hint="cs"/>
            <w:rtl/>
          </w:rPr>
          <w:t xml:space="preserve"> توسط</w:t>
        </w:r>
      </w:ins>
      <w:ins w:id="30" w:author="Arash Tighbor" w:date="2015-11-15T14:56:00Z">
        <w:r w:rsidR="0053203B">
          <w:rPr>
            <w:rFonts w:hint="cs"/>
            <w:rtl/>
          </w:rPr>
          <w:t xml:space="preserve"> </w:t>
        </w:r>
      </w:ins>
      <w:ins w:id="31" w:author="Arash Tighbor" w:date="2014-06-03T06:54:00Z">
        <w:r w:rsidR="00FF3C22">
          <w:rPr>
            <w:rFonts w:hint="cs"/>
            <w:rtl/>
          </w:rPr>
          <w:t>آرش تیغ بر</w:t>
        </w:r>
      </w:ins>
      <w:del w:id="32" w:author="Arash Tighbor" w:date="2014-06-03T06:54:00Z">
        <w:r w:rsidRPr="00F326DA" w:rsidDel="00FF3C22">
          <w:rPr>
            <w:rFonts w:hint="cs"/>
            <w:rtl/>
          </w:rPr>
          <w:delText xml:space="preserve"> </w:delText>
        </w:r>
        <w:r w:rsidR="003275F0" w:rsidRPr="00F326DA" w:rsidDel="00FF3C22">
          <w:rPr>
            <w:rtl/>
          </w:rPr>
          <w:tab/>
        </w:r>
        <w:r w:rsidR="003275F0" w:rsidRPr="00F326DA" w:rsidDel="00FF3C22">
          <w:rPr>
            <w:rtl/>
          </w:rPr>
          <w:tab/>
        </w:r>
        <w:r w:rsidR="003275F0" w:rsidRPr="00F326DA" w:rsidDel="00FF3C22">
          <w:rPr>
            <w:rtl/>
          </w:rPr>
          <w:tab/>
        </w:r>
      </w:del>
      <w:r w:rsidRPr="00F326DA">
        <w:rPr>
          <w:rFonts w:hint="cs"/>
          <w:rtl/>
        </w:rPr>
        <w:t xml:space="preserve"> ویرایش و </w:t>
      </w:r>
      <w:del w:id="33" w:author="Arash Tighbor" w:date="2014-07-21T14:39:00Z">
        <w:r w:rsidRPr="00F326DA" w:rsidDel="00341512">
          <w:rPr>
            <w:rFonts w:hint="cs"/>
            <w:rtl/>
          </w:rPr>
          <w:delText xml:space="preserve">در تاریخ </w:delText>
        </w:r>
        <w:r w:rsidR="003275F0" w:rsidRPr="00F326DA" w:rsidDel="00341512">
          <w:rPr>
            <w:rtl/>
          </w:rPr>
          <w:tab/>
        </w:r>
        <w:r w:rsidR="003275F0" w:rsidRPr="00F326DA" w:rsidDel="00341512">
          <w:rPr>
            <w:rtl/>
          </w:rPr>
          <w:tab/>
        </w:r>
        <w:r w:rsidRPr="00F326DA" w:rsidDel="00341512">
          <w:rPr>
            <w:rFonts w:hint="cs"/>
            <w:rtl/>
          </w:rPr>
          <w:delText xml:space="preserve"> </w:delText>
        </w:r>
      </w:del>
      <w:r w:rsidRPr="00F326DA">
        <w:rPr>
          <w:rFonts w:hint="cs"/>
          <w:rtl/>
        </w:rPr>
        <w:t xml:space="preserve">با شماره </w:t>
      </w:r>
      <w:r w:rsidRPr="00F326DA">
        <w:rPr>
          <w:rtl/>
        </w:rPr>
        <w:t>نسخه‌</w:t>
      </w:r>
      <w:r w:rsidRPr="00F326DA">
        <w:rPr>
          <w:rFonts w:hint="cs"/>
          <w:rtl/>
        </w:rPr>
        <w:t>ی</w:t>
      </w:r>
      <w:del w:id="34" w:author="Arash Tighbor" w:date="2014-07-21T14:39:00Z">
        <w:r w:rsidR="003275F0" w:rsidRPr="00F326DA" w:rsidDel="00341512">
          <w:rPr>
            <w:rFonts w:hint="cs"/>
            <w:rtl/>
          </w:rPr>
          <w:delText xml:space="preserve"> </w:delText>
        </w:r>
        <w:r w:rsidR="003275F0" w:rsidRPr="00F326DA" w:rsidDel="00341512">
          <w:rPr>
            <w:rtl/>
          </w:rPr>
          <w:tab/>
        </w:r>
        <w:r w:rsidRPr="00F326DA" w:rsidDel="00341512">
          <w:rPr>
            <w:rFonts w:hint="cs"/>
            <w:rtl/>
          </w:rPr>
          <w:delText xml:space="preserve"> </w:delText>
        </w:r>
        <w:r w:rsidR="00725142" w:rsidRPr="00F326DA" w:rsidDel="00341512">
          <w:rPr>
            <w:rFonts w:hint="cs"/>
            <w:rtl/>
          </w:rPr>
          <w:delText xml:space="preserve"> </w:delText>
        </w:r>
        <w:r w:rsidR="00DD0809" w:rsidRPr="00F326DA" w:rsidDel="00341512">
          <w:rPr>
            <w:rFonts w:hint="cs"/>
            <w:rtl/>
          </w:rPr>
          <w:delText xml:space="preserve">      </w:delText>
        </w:r>
      </w:del>
      <w:ins w:id="35" w:author="Arash Tighbor" w:date="2014-07-21T14:39:00Z">
        <w:r w:rsidR="00341512">
          <w:rPr>
            <w:rFonts w:hint="cs"/>
            <w:rtl/>
          </w:rPr>
          <w:t xml:space="preserve"> </w:t>
        </w:r>
        <w:r w:rsidR="00341512">
          <w:t>1-</w:t>
        </w:r>
        <w:r w:rsidR="00341512" w:rsidRPr="00341512">
          <w:t>IT9210-19-00</w:t>
        </w:r>
        <w:r w:rsidR="00341512">
          <w:rPr>
            <w:rFonts w:hint="cs"/>
            <w:rtl/>
          </w:rPr>
          <w:t xml:space="preserve"> </w:t>
        </w:r>
      </w:ins>
      <w:r w:rsidRPr="00F326DA">
        <w:rPr>
          <w:rFonts w:hint="cs"/>
          <w:rtl/>
        </w:rPr>
        <w:t>منتشر گردید.</w:t>
      </w:r>
    </w:p>
    <w:p w:rsidR="00A13515" w:rsidDel="0053203B" w:rsidRDefault="00A13515" w:rsidP="0053203B">
      <w:pPr>
        <w:rPr>
          <w:del w:id="36" w:author="Arash Tighbor" w:date="2015-11-15T14:56:00Z"/>
          <w:rtl/>
        </w:rPr>
        <w:pPrChange w:id="37" w:author="Arash Tighbor" w:date="2015-11-15T14:56:00Z">
          <w:pPr/>
        </w:pPrChange>
      </w:pPr>
      <w:r>
        <w:rPr>
          <w:rFonts w:hint="cs"/>
          <w:rtl/>
        </w:rPr>
        <w:t xml:space="preserve">سابقه </w:t>
      </w:r>
      <w:r>
        <w:rPr>
          <w:rtl/>
        </w:rPr>
        <w:t>و</w:t>
      </w:r>
      <w:r>
        <w:rPr>
          <w:rFonts w:hint="cs"/>
          <w:rtl/>
        </w:rPr>
        <w:t>یرایش</w:t>
      </w:r>
      <w:bookmarkStart w:id="38" w:name="_GoBack"/>
      <w:bookmarkEnd w:id="38"/>
      <w:ins w:id="39" w:author="Arash Tighbor" w:date="2015-11-15T14:56:00Z">
        <w:r w:rsidR="0053203B">
          <w:rPr>
            <w:rFonts w:hint="cs"/>
            <w:rtl/>
          </w:rPr>
          <w:t>:</w:t>
        </w:r>
      </w:ins>
      <w:del w:id="40" w:author="Arash Tighbor" w:date="2015-11-15T14:56:00Z">
        <w:r w:rsidDel="0053203B">
          <w:rPr>
            <w:rFonts w:hint="cs"/>
            <w:rtl/>
          </w:rPr>
          <w:delText xml:space="preserve">‌های احتمالی بعدی نیز در جدول زیر </w:delText>
        </w:r>
        <w:r w:rsidR="00DD0809" w:rsidDel="0053203B">
          <w:rPr>
            <w:rtl/>
          </w:rPr>
          <w:delText>قابل‌پ</w:delText>
        </w:r>
        <w:r w:rsidR="00DD0809" w:rsidDel="0053203B">
          <w:rPr>
            <w:rFonts w:hint="cs"/>
            <w:rtl/>
          </w:rPr>
          <w:delText>یگیری</w:delText>
        </w:r>
        <w:r w:rsidDel="0053203B">
          <w:rPr>
            <w:rFonts w:hint="cs"/>
            <w:rtl/>
          </w:rPr>
          <w:delText xml:space="preserve"> </w:delText>
        </w:r>
        <w:r w:rsidDel="0053203B">
          <w:rPr>
            <w:rtl/>
          </w:rPr>
          <w:delText>م</w:delText>
        </w:r>
        <w:r w:rsidDel="0053203B">
          <w:rPr>
            <w:rFonts w:hint="cs"/>
            <w:rtl/>
          </w:rPr>
          <w:delText>ی‌باشد.</w:delText>
        </w:r>
      </w:del>
    </w:p>
    <w:p w:rsidR="00A13515" w:rsidRPr="001E71FC" w:rsidRDefault="00A13515" w:rsidP="0053203B">
      <w:pPr>
        <w:rPr>
          <w:rtl/>
        </w:rPr>
        <w:pPrChange w:id="41" w:author="Arash Tighbor" w:date="2015-11-15T14:56:00Z">
          <w:pPr>
            <w:pStyle w:val="Heading2"/>
            <w:numPr>
              <w:numId w:val="0"/>
            </w:numPr>
            <w:jc w:val="center"/>
          </w:pPr>
        </w:pPrChange>
      </w:pPr>
      <w:bookmarkStart w:id="42" w:name="_Toc375060167"/>
      <w:del w:id="43" w:author="Arash Tighbor" w:date="2015-11-15T14:56:00Z">
        <w:r w:rsidRPr="001E71FC" w:rsidDel="0053203B">
          <w:rPr>
            <w:rFonts w:hint="cs"/>
            <w:rtl/>
          </w:rPr>
          <w:delText xml:space="preserve">سابقه </w:delText>
        </w:r>
        <w:r w:rsidRPr="00F326DA" w:rsidDel="0053203B">
          <w:rPr>
            <w:rFonts w:hint="eastAsia"/>
            <w:szCs w:val="30"/>
            <w:rtl/>
          </w:rPr>
          <w:delText>و</w:delText>
        </w:r>
        <w:r w:rsidRPr="00F326DA" w:rsidDel="0053203B">
          <w:rPr>
            <w:rFonts w:hint="cs"/>
            <w:szCs w:val="30"/>
            <w:rtl/>
          </w:rPr>
          <w:delText>ی</w:delText>
        </w:r>
        <w:r w:rsidRPr="00F326DA" w:rsidDel="0053203B">
          <w:rPr>
            <w:rFonts w:hint="eastAsia"/>
            <w:szCs w:val="30"/>
            <w:rtl/>
          </w:rPr>
          <w:delText>را</w:delText>
        </w:r>
        <w:r w:rsidRPr="00F326DA" w:rsidDel="0053203B">
          <w:rPr>
            <w:rFonts w:hint="cs"/>
            <w:szCs w:val="30"/>
            <w:rtl/>
          </w:rPr>
          <w:delText>ی</w:delText>
        </w:r>
        <w:r w:rsidRPr="00F326DA" w:rsidDel="0053203B">
          <w:rPr>
            <w:rFonts w:hint="eastAsia"/>
            <w:szCs w:val="30"/>
            <w:rtl/>
          </w:rPr>
          <w:delText>ش</w:delText>
        </w:r>
      </w:del>
      <w:bookmarkEnd w:id="42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47"/>
        <w:gridCol w:w="1943"/>
        <w:gridCol w:w="5488"/>
      </w:tblGrid>
      <w:tr w:rsidR="00A13515" w:rsidTr="009A1D60">
        <w:tc>
          <w:tcPr>
            <w:tcW w:w="2147" w:type="dxa"/>
            <w:shd w:val="clear" w:color="auto" w:fill="808080" w:themeFill="background1" w:themeFillShade="80"/>
          </w:tcPr>
          <w:p w:rsidR="00A13515" w:rsidRPr="0068141B" w:rsidRDefault="00A13515" w:rsidP="0053203B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22"/>
                <w:szCs w:val="24"/>
                <w:rtl/>
              </w:rPr>
              <w:pPrChange w:id="44" w:author="Arash Tighbor" w:date="2015-11-15T14:57:00Z">
                <w:pPr>
                  <w:tabs>
                    <w:tab w:val="center" w:pos="1526"/>
                    <w:tab w:val="right" w:pos="3052"/>
                  </w:tabs>
                  <w:bidi w:val="0"/>
                  <w:jc w:val="center"/>
                </w:pPr>
              </w:pPrChange>
            </w:pPr>
            <w:r w:rsidRPr="0068141B">
              <w:rPr>
                <w:rFonts w:hint="cs"/>
                <w:b/>
                <w:bCs/>
                <w:color w:val="FFFFFF" w:themeColor="background1"/>
                <w:sz w:val="22"/>
                <w:szCs w:val="24"/>
                <w:rtl/>
              </w:rPr>
              <w:t>نام</w:t>
            </w:r>
            <w:r w:rsidRPr="0068141B">
              <w:rPr>
                <w:rFonts w:hint="cs"/>
                <w:sz w:val="22"/>
                <w:szCs w:val="24"/>
                <w:rtl/>
              </w:rPr>
              <w:t xml:space="preserve"> </w:t>
            </w:r>
            <w:r w:rsidRPr="0068141B">
              <w:rPr>
                <w:rFonts w:hint="cs"/>
                <w:b/>
                <w:bCs/>
                <w:color w:val="FFFFFF" w:themeColor="background1"/>
                <w:sz w:val="22"/>
                <w:szCs w:val="24"/>
                <w:rtl/>
              </w:rPr>
              <w:t>ویرایشگر</w:t>
            </w:r>
          </w:p>
        </w:tc>
        <w:tc>
          <w:tcPr>
            <w:tcW w:w="1943" w:type="dxa"/>
            <w:shd w:val="clear" w:color="auto" w:fill="808080" w:themeFill="background1" w:themeFillShade="80"/>
          </w:tcPr>
          <w:p w:rsidR="00A13515" w:rsidRPr="0068141B" w:rsidRDefault="00A13515" w:rsidP="0053203B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22"/>
                <w:szCs w:val="24"/>
                <w:rtl/>
              </w:rPr>
              <w:pPrChange w:id="45" w:author="Arash Tighbor" w:date="2015-11-15T14:57:00Z">
                <w:pPr>
                  <w:tabs>
                    <w:tab w:val="center" w:pos="1526"/>
                    <w:tab w:val="right" w:pos="3052"/>
                  </w:tabs>
                  <w:bidi w:val="0"/>
                  <w:jc w:val="center"/>
                </w:pPr>
              </w:pPrChange>
            </w:pPr>
            <w:r w:rsidRPr="0068141B">
              <w:rPr>
                <w:rFonts w:hint="cs"/>
                <w:b/>
                <w:bCs/>
                <w:color w:val="FFFFFF" w:themeColor="background1"/>
                <w:sz w:val="22"/>
                <w:szCs w:val="24"/>
                <w:rtl/>
              </w:rPr>
              <w:t>تاریخ</w:t>
            </w:r>
          </w:p>
        </w:tc>
        <w:tc>
          <w:tcPr>
            <w:tcW w:w="5488" w:type="dxa"/>
            <w:shd w:val="clear" w:color="auto" w:fill="808080" w:themeFill="background1" w:themeFillShade="80"/>
          </w:tcPr>
          <w:p w:rsidR="00A13515" w:rsidRPr="0068141B" w:rsidRDefault="00A13515" w:rsidP="0053203B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22"/>
                <w:szCs w:val="24"/>
                <w:rtl/>
              </w:rPr>
              <w:pPrChange w:id="46" w:author="Arash Tighbor" w:date="2015-11-15T14:57:00Z">
                <w:pPr>
                  <w:tabs>
                    <w:tab w:val="center" w:pos="1526"/>
                    <w:tab w:val="right" w:pos="3052"/>
                  </w:tabs>
                  <w:bidi w:val="0"/>
                  <w:jc w:val="center"/>
                </w:pPr>
              </w:pPrChange>
            </w:pPr>
            <w:r>
              <w:rPr>
                <w:rFonts w:hint="cs"/>
                <w:b/>
                <w:bCs/>
                <w:color w:val="FFFFFF" w:themeColor="background1"/>
                <w:sz w:val="22"/>
                <w:szCs w:val="24"/>
                <w:rtl/>
              </w:rPr>
              <w:t xml:space="preserve">نام / سمت </w:t>
            </w:r>
            <w:r>
              <w:rPr>
                <w:b/>
                <w:bCs/>
                <w:color w:val="FFFFFF" w:themeColor="background1"/>
                <w:sz w:val="22"/>
                <w:szCs w:val="24"/>
                <w:rtl/>
              </w:rPr>
              <w:t>تأ</w:t>
            </w:r>
            <w:r>
              <w:rPr>
                <w:rFonts w:hint="cs"/>
                <w:b/>
                <w:bCs/>
                <w:color w:val="FFFFFF" w:themeColor="background1"/>
                <w:sz w:val="22"/>
                <w:szCs w:val="24"/>
                <w:rtl/>
              </w:rPr>
              <w:t>ییدکننده</w:t>
            </w:r>
          </w:p>
        </w:tc>
      </w:tr>
      <w:tr w:rsidR="00A13515" w:rsidTr="009A1D60">
        <w:tc>
          <w:tcPr>
            <w:tcW w:w="2147" w:type="dxa"/>
          </w:tcPr>
          <w:p w:rsidR="00A13515" w:rsidRDefault="00A13515" w:rsidP="0053203B">
            <w:pPr>
              <w:jc w:val="left"/>
              <w:rPr>
                <w:rtl/>
              </w:rPr>
              <w:pPrChange w:id="47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1943" w:type="dxa"/>
          </w:tcPr>
          <w:p w:rsidR="00A13515" w:rsidRDefault="00A13515" w:rsidP="0053203B">
            <w:pPr>
              <w:jc w:val="left"/>
              <w:rPr>
                <w:rtl/>
              </w:rPr>
              <w:pPrChange w:id="48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5488" w:type="dxa"/>
          </w:tcPr>
          <w:p w:rsidR="00A13515" w:rsidRDefault="00A13515" w:rsidP="0053203B">
            <w:pPr>
              <w:jc w:val="left"/>
              <w:rPr>
                <w:rtl/>
              </w:rPr>
              <w:pPrChange w:id="49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</w:tr>
      <w:tr w:rsidR="00A13515" w:rsidTr="009A1D60">
        <w:tc>
          <w:tcPr>
            <w:tcW w:w="2147" w:type="dxa"/>
          </w:tcPr>
          <w:p w:rsidR="00A13515" w:rsidRDefault="00A13515" w:rsidP="0053203B">
            <w:pPr>
              <w:jc w:val="left"/>
              <w:rPr>
                <w:rtl/>
              </w:rPr>
              <w:pPrChange w:id="50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1943" w:type="dxa"/>
          </w:tcPr>
          <w:p w:rsidR="00A13515" w:rsidRDefault="00A13515" w:rsidP="0053203B">
            <w:pPr>
              <w:jc w:val="left"/>
              <w:rPr>
                <w:rtl/>
              </w:rPr>
              <w:pPrChange w:id="51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5488" w:type="dxa"/>
          </w:tcPr>
          <w:p w:rsidR="00A13515" w:rsidRDefault="00A13515" w:rsidP="0053203B">
            <w:pPr>
              <w:jc w:val="left"/>
              <w:rPr>
                <w:rtl/>
              </w:rPr>
              <w:pPrChange w:id="52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</w:tr>
      <w:tr w:rsidR="00A13515" w:rsidTr="009A1D60">
        <w:tc>
          <w:tcPr>
            <w:tcW w:w="2147" w:type="dxa"/>
          </w:tcPr>
          <w:p w:rsidR="00A13515" w:rsidRDefault="00A13515" w:rsidP="0053203B">
            <w:pPr>
              <w:jc w:val="left"/>
              <w:rPr>
                <w:rtl/>
              </w:rPr>
              <w:pPrChange w:id="53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1943" w:type="dxa"/>
          </w:tcPr>
          <w:p w:rsidR="00A13515" w:rsidRDefault="00A13515" w:rsidP="0053203B">
            <w:pPr>
              <w:jc w:val="left"/>
              <w:rPr>
                <w:rtl/>
              </w:rPr>
              <w:pPrChange w:id="54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5488" w:type="dxa"/>
          </w:tcPr>
          <w:p w:rsidR="00A13515" w:rsidRDefault="00A13515" w:rsidP="0053203B">
            <w:pPr>
              <w:jc w:val="left"/>
              <w:rPr>
                <w:rtl/>
              </w:rPr>
              <w:pPrChange w:id="55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</w:tr>
      <w:tr w:rsidR="00A13515" w:rsidTr="009A1D60">
        <w:tc>
          <w:tcPr>
            <w:tcW w:w="2147" w:type="dxa"/>
          </w:tcPr>
          <w:p w:rsidR="00A13515" w:rsidRDefault="00A13515" w:rsidP="0053203B">
            <w:pPr>
              <w:jc w:val="left"/>
              <w:rPr>
                <w:rtl/>
              </w:rPr>
              <w:pPrChange w:id="56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1943" w:type="dxa"/>
          </w:tcPr>
          <w:p w:rsidR="00A13515" w:rsidRDefault="00A13515" w:rsidP="0053203B">
            <w:pPr>
              <w:jc w:val="left"/>
              <w:rPr>
                <w:rtl/>
              </w:rPr>
              <w:pPrChange w:id="57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5488" w:type="dxa"/>
          </w:tcPr>
          <w:p w:rsidR="00A13515" w:rsidRDefault="00A13515" w:rsidP="0053203B">
            <w:pPr>
              <w:jc w:val="left"/>
              <w:rPr>
                <w:rtl/>
              </w:rPr>
              <w:pPrChange w:id="58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</w:tr>
      <w:tr w:rsidR="00A13515" w:rsidTr="009A1D60">
        <w:tc>
          <w:tcPr>
            <w:tcW w:w="2147" w:type="dxa"/>
          </w:tcPr>
          <w:p w:rsidR="00A13515" w:rsidRDefault="00A13515" w:rsidP="0053203B">
            <w:pPr>
              <w:jc w:val="left"/>
              <w:rPr>
                <w:rtl/>
              </w:rPr>
              <w:pPrChange w:id="59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1943" w:type="dxa"/>
          </w:tcPr>
          <w:p w:rsidR="00A13515" w:rsidRDefault="00A13515" w:rsidP="0053203B">
            <w:pPr>
              <w:jc w:val="left"/>
              <w:rPr>
                <w:rtl/>
              </w:rPr>
              <w:pPrChange w:id="60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  <w:tc>
          <w:tcPr>
            <w:tcW w:w="5488" w:type="dxa"/>
          </w:tcPr>
          <w:p w:rsidR="00A13515" w:rsidRDefault="00A13515" w:rsidP="0053203B">
            <w:pPr>
              <w:jc w:val="left"/>
              <w:rPr>
                <w:rtl/>
              </w:rPr>
              <w:pPrChange w:id="61" w:author="Arash Tighbor" w:date="2015-11-15T14:57:00Z">
                <w:pPr>
                  <w:spacing w:line="276" w:lineRule="auto"/>
                  <w:jc w:val="left"/>
                </w:pPr>
              </w:pPrChange>
            </w:pPr>
          </w:p>
        </w:tc>
      </w:tr>
    </w:tbl>
    <w:p w:rsidR="00A13515" w:rsidRDefault="00A13515" w:rsidP="00A13515">
      <w:pPr>
        <w:spacing w:line="276" w:lineRule="auto"/>
        <w:jc w:val="left"/>
        <w:rPr>
          <w:rtl/>
        </w:rPr>
      </w:pPr>
    </w:p>
    <w:p w:rsidR="00A13515" w:rsidDel="00FF3C22" w:rsidRDefault="00A13515" w:rsidP="00A13515">
      <w:pPr>
        <w:pStyle w:val="Note"/>
        <w:rPr>
          <w:del w:id="62" w:author="Arash Tighbor" w:date="2014-06-03T06:54:00Z"/>
          <w:rtl/>
        </w:rPr>
      </w:pPr>
      <w:del w:id="63" w:author="Arash Tighbor" w:date="2014-06-03T06:54:00Z">
        <w:r w:rsidRPr="00ED621F" w:rsidDel="00FF3C22">
          <w:rPr>
            <w:rFonts w:hint="cs"/>
            <w:highlight w:val="yellow"/>
            <w:rtl/>
          </w:rPr>
          <w:delText xml:space="preserve">قسمت یا </w:delText>
        </w:r>
        <w:r w:rsidR="00DD0809" w:rsidDel="00FF3C22">
          <w:rPr>
            <w:highlight w:val="yellow"/>
            <w:rtl/>
          </w:rPr>
          <w:delText>قسمت‌ها</w:delText>
        </w:r>
        <w:r w:rsidR="00DD0809" w:rsidDel="00FF3C22">
          <w:rPr>
            <w:rFonts w:hint="cs"/>
            <w:highlight w:val="yellow"/>
            <w:rtl/>
          </w:rPr>
          <w:delText>یی</w:delText>
        </w:r>
        <w:r w:rsidRPr="00ED621F" w:rsidDel="00FF3C22">
          <w:rPr>
            <w:rFonts w:hint="cs"/>
            <w:highlight w:val="yellow"/>
            <w:rtl/>
          </w:rPr>
          <w:delText xml:space="preserve"> که با های‌لایت زرد مشخص شده‌اند، دارای ابهام هستند. لطفاً آنها را با</w:delText>
        </w:r>
        <w:r w:rsidDel="00FF3C22">
          <w:rPr>
            <w:rFonts w:hint="cs"/>
            <w:highlight w:val="yellow"/>
            <w:rtl/>
          </w:rPr>
          <w:delText>ز</w:delText>
        </w:r>
        <w:r w:rsidRPr="00ED621F" w:rsidDel="00FF3C22">
          <w:rPr>
            <w:rFonts w:hint="cs"/>
            <w:highlight w:val="yellow"/>
            <w:rtl/>
          </w:rPr>
          <w:delText>نویسی کنید.</w:delText>
        </w:r>
      </w:del>
    </w:p>
    <w:p w:rsidR="00A13515" w:rsidRDefault="00A13515" w:rsidP="006647B1">
      <w:pPr>
        <w:rPr>
          <w:rtl/>
        </w:rPr>
      </w:pPr>
    </w:p>
    <w:p w:rsidR="00A13515" w:rsidRDefault="00A13515" w:rsidP="006647B1">
      <w:pPr>
        <w:rPr>
          <w:rtl/>
        </w:rPr>
      </w:pPr>
    </w:p>
    <w:p w:rsidR="00A13515" w:rsidRDefault="00A13515" w:rsidP="006647B1">
      <w:pPr>
        <w:rPr>
          <w:rtl/>
        </w:rPr>
        <w:sectPr w:rsidR="00A13515" w:rsidSect="00041DA3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907" w:right="1440" w:bottom="720" w:left="878" w:header="720" w:footer="720" w:gutter="0"/>
          <w:pgNumType w:start="1"/>
          <w:cols w:space="720"/>
          <w:titlePg/>
          <w:bidi/>
          <w:rtlGutter/>
          <w:docGrid w:linePitch="360"/>
        </w:sectPr>
      </w:pPr>
    </w:p>
    <w:p w:rsidR="002C51CD" w:rsidRDefault="002C51CD" w:rsidP="0068141B">
      <w:pPr>
        <w:spacing w:line="276" w:lineRule="auto"/>
        <w:jc w:val="left"/>
        <w:rPr>
          <w:rtl/>
        </w:rPr>
      </w:pPr>
    </w:p>
    <w:p w:rsidR="00A3160A" w:rsidRDefault="00A3160A" w:rsidP="00393609">
      <w:pPr>
        <w:jc w:val="center"/>
        <w:rPr>
          <w:rtl/>
        </w:rPr>
      </w:pPr>
    </w:p>
    <w:p w:rsidR="00796584" w:rsidRDefault="006A5708" w:rsidP="006A5708">
      <w:pPr>
        <w:jc w:val="center"/>
        <w:rPr>
          <w:rtl/>
        </w:rPr>
      </w:pPr>
      <w:r>
        <w:rPr>
          <w:noProof/>
          <w:rtl/>
        </w:rPr>
        <w:drawing>
          <wp:inline distT="0" distB="0" distL="0" distR="0" wp14:anchorId="1AF1E3E6" wp14:editId="4CC0A327">
            <wp:extent cx="464928" cy="52717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1F9" w:rsidRDefault="00E211F9" w:rsidP="006A5708">
      <w:pPr>
        <w:jc w:val="center"/>
        <w:rPr>
          <w:rtl/>
        </w:rPr>
      </w:pPr>
    </w:p>
    <w:p w:rsidR="00E211F9" w:rsidRDefault="00E211F9" w:rsidP="006A5708">
      <w:pPr>
        <w:jc w:val="center"/>
        <w:rPr>
          <w:rtl/>
        </w:rPr>
      </w:pPr>
    </w:p>
    <w:p w:rsidR="00774FB7" w:rsidRDefault="00774FB7" w:rsidP="006A5708">
      <w:pPr>
        <w:jc w:val="center"/>
        <w:rPr>
          <w:rtl/>
        </w:rPr>
      </w:pPr>
    </w:p>
    <w:p w:rsidR="00774FB7" w:rsidRDefault="00774FB7" w:rsidP="006A5708">
      <w:pPr>
        <w:jc w:val="center"/>
        <w:rPr>
          <w:rtl/>
        </w:rPr>
      </w:pPr>
    </w:p>
    <w:p w:rsidR="00FE7403" w:rsidRDefault="00FE7403" w:rsidP="00E211F9">
      <w:pPr>
        <w:pStyle w:val="Heading2"/>
        <w:numPr>
          <w:ilvl w:val="0"/>
          <w:numId w:val="0"/>
        </w:numPr>
        <w:ind w:left="360" w:hanging="360"/>
        <w:jc w:val="center"/>
        <w:rPr>
          <w:rtl/>
        </w:rPr>
      </w:pPr>
      <w:r>
        <w:rPr>
          <w:rFonts w:hint="cs"/>
          <w:rtl/>
        </w:rPr>
        <w:t>پیشگفتار</w:t>
      </w:r>
    </w:p>
    <w:p w:rsidR="00834906" w:rsidRDefault="00774FB7" w:rsidP="007D3336">
      <w:pPr>
        <w:rPr>
          <w:ins w:id="64" w:author="Arash Tighbor" w:date="2014-05-28T12:00:00Z"/>
          <w:rtl/>
        </w:rPr>
      </w:pPr>
      <w:del w:id="65" w:author="Arash Tighbor" w:date="2014-05-28T11:58:00Z">
        <w:r w:rsidRPr="00774FB7" w:rsidDel="00834906">
          <w:rPr>
            <w:rtl/>
          </w:rPr>
          <w:delText>ط</w:delText>
        </w:r>
        <w:r w:rsidRPr="00774FB7" w:rsidDel="00834906">
          <w:rPr>
            <w:rFonts w:hint="cs"/>
            <w:rtl/>
          </w:rPr>
          <w:delText>ی</w:delText>
        </w:r>
        <w:r w:rsidRPr="00774FB7" w:rsidDel="00834906">
          <w:rPr>
            <w:rtl/>
          </w:rPr>
          <w:delText xml:space="preserve"> اعلام</w:delText>
        </w:r>
      </w:del>
      <w:ins w:id="66" w:author="Arash Tighbor" w:date="2014-05-28T11:58:00Z">
        <w:r w:rsidR="00834906">
          <w:rPr>
            <w:rFonts w:hint="cs"/>
            <w:rtl/>
          </w:rPr>
          <w:t>در راستای اجرای</w:t>
        </w:r>
      </w:ins>
      <w:r w:rsidRPr="00774FB7">
        <w:rPr>
          <w:rtl/>
        </w:rPr>
        <w:t xml:space="preserve"> پروژه </w:t>
      </w:r>
      <w:ins w:id="67" w:author="Arash Tighbor" w:date="2014-05-28T14:41:00Z">
        <w:r w:rsidR="007D3336">
          <w:rPr>
            <w:rtl/>
          </w:rPr>
          <w:t>جمع‌آور</w:t>
        </w:r>
        <w:r w:rsidR="007D3336">
          <w:rPr>
            <w:rFonts w:hint="cs"/>
            <w:rtl/>
          </w:rPr>
          <w:t>ی</w:t>
        </w:r>
      </w:ins>
      <w:del w:id="68" w:author="Arash Tighbor" w:date="2014-05-28T14:41:00Z">
        <w:r w:rsidRPr="00774FB7" w:rsidDel="007D3336">
          <w:rPr>
            <w:rtl/>
          </w:rPr>
          <w:delText>جمع آور</w:delText>
        </w:r>
        <w:r w:rsidRPr="00774FB7" w:rsidDel="007D3336">
          <w:rPr>
            <w:rFonts w:hint="cs"/>
            <w:rtl/>
          </w:rPr>
          <w:delText>ی</w:delText>
        </w:r>
      </w:del>
      <w:r w:rsidRPr="00774FB7">
        <w:rPr>
          <w:rtl/>
        </w:rPr>
        <w:t xml:space="preserve"> اطلاعات</w:t>
      </w:r>
      <w:del w:id="69" w:author="Arash Tighbor" w:date="2014-05-28T11:58:00Z">
        <w:r w:rsidRPr="00774FB7" w:rsidDel="00834906">
          <w:rPr>
            <w:rtl/>
          </w:rPr>
          <w:delText xml:space="preserve"> و</w:delText>
        </w:r>
      </w:del>
      <w:ins w:id="70" w:author="Arash Tighbor" w:date="2014-05-28T11:58:00Z">
        <w:r w:rsidR="00834906">
          <w:rPr>
            <w:rFonts w:hint="cs"/>
            <w:rtl/>
          </w:rPr>
          <w:t xml:space="preserve">، </w:t>
        </w:r>
      </w:ins>
      <w:del w:id="71" w:author="Arash Tighbor" w:date="2014-05-28T11:58:00Z">
        <w:r w:rsidRPr="00774FB7" w:rsidDel="00834906">
          <w:rPr>
            <w:rtl/>
          </w:rPr>
          <w:delText xml:space="preserve"> شناسا</w:delText>
        </w:r>
        <w:r w:rsidRPr="00774FB7" w:rsidDel="00834906">
          <w:rPr>
            <w:rFonts w:hint="cs"/>
            <w:rtl/>
          </w:rPr>
          <w:delText>یی</w:delText>
        </w:r>
        <w:r w:rsidRPr="00774FB7" w:rsidDel="00834906">
          <w:rPr>
            <w:rtl/>
          </w:rPr>
          <w:delText xml:space="preserve"> خراب</w:delText>
        </w:r>
        <w:r w:rsidRPr="00774FB7" w:rsidDel="00834906">
          <w:rPr>
            <w:rFonts w:hint="cs"/>
            <w:rtl/>
          </w:rPr>
          <w:delText>ی</w:delText>
        </w:r>
      </w:del>
      <w:ins w:id="72" w:author="Arash Tighbor" w:date="2014-05-28T11:58:00Z">
        <w:r w:rsidR="00834906">
          <w:rPr>
            <w:rFonts w:hint="cs"/>
            <w:rtl/>
          </w:rPr>
          <w:t xml:space="preserve">عیب‌یابی و رفع اشکال </w:t>
        </w:r>
      </w:ins>
      <w:ins w:id="73" w:author="Arash Tighbor" w:date="2014-05-28T14:41:00Z">
        <w:r w:rsidR="007D3336">
          <w:rPr>
            <w:rtl/>
          </w:rPr>
          <w:t>دورب</w:t>
        </w:r>
        <w:r w:rsidR="007D3336">
          <w:rPr>
            <w:rFonts w:hint="cs"/>
            <w:rtl/>
          </w:rPr>
          <w:t>ین‌های</w:t>
        </w:r>
      </w:ins>
      <w:del w:id="74" w:author="Arash Tighbor" w:date="2014-05-28T11:58:00Z">
        <w:r w:rsidRPr="00774FB7" w:rsidDel="00834906">
          <w:rPr>
            <w:rtl/>
          </w:rPr>
          <w:delText xml:space="preserve"> و رفع ع</w:delText>
        </w:r>
        <w:r w:rsidRPr="00774FB7" w:rsidDel="00834906">
          <w:rPr>
            <w:rFonts w:hint="cs"/>
            <w:rtl/>
          </w:rPr>
          <w:delText>یب</w:delText>
        </w:r>
        <w:r w:rsidRPr="00774FB7" w:rsidDel="00834906">
          <w:rPr>
            <w:rtl/>
          </w:rPr>
          <w:delText xml:space="preserve"> (تا حد ممکن) </w:delText>
        </w:r>
      </w:del>
      <w:del w:id="75" w:author="Arash Tighbor" w:date="2014-05-28T14:41:00Z">
        <w:r w:rsidRPr="00774FB7" w:rsidDel="007D3336">
          <w:rPr>
            <w:rtl/>
          </w:rPr>
          <w:delText>دورب</w:delText>
        </w:r>
        <w:r w:rsidRPr="00774FB7" w:rsidDel="007D3336">
          <w:rPr>
            <w:rFonts w:hint="cs"/>
            <w:rtl/>
          </w:rPr>
          <w:delText>ین</w:delText>
        </w:r>
        <w:r w:rsidRPr="00774FB7" w:rsidDel="007D3336">
          <w:rPr>
            <w:rtl/>
          </w:rPr>
          <w:delText xml:space="preserve"> ها</w:delText>
        </w:r>
        <w:r w:rsidRPr="00774FB7" w:rsidDel="007D3336">
          <w:rPr>
            <w:rFonts w:hint="cs"/>
            <w:rtl/>
          </w:rPr>
          <w:delText>ی</w:delText>
        </w:r>
      </w:del>
      <w:r w:rsidRPr="00774FB7">
        <w:rPr>
          <w:rtl/>
        </w:rPr>
        <w:t xml:space="preserve"> خودپرداز بانک پاسارگاد</w:t>
      </w:r>
      <w:del w:id="76" w:author="Arash Tighbor" w:date="2014-05-28T11:59:00Z">
        <w:r w:rsidRPr="00774FB7" w:rsidDel="00834906">
          <w:rPr>
            <w:rtl/>
          </w:rPr>
          <w:delText xml:space="preserve"> (</w:delText>
        </w:r>
        <w:r w:rsidRPr="00774FB7" w:rsidDel="00834906">
          <w:delText>USB &amp; BNC</w:delText>
        </w:r>
        <w:r w:rsidRPr="00774FB7" w:rsidDel="00834906">
          <w:rPr>
            <w:rtl/>
          </w:rPr>
          <w:delText xml:space="preserve"> ) </w:delText>
        </w:r>
      </w:del>
      <w:ins w:id="77" w:author="Arash Tighbor" w:date="2014-05-28T11:59:00Z">
        <w:r w:rsidR="00834906">
          <w:rPr>
            <w:rStyle w:val="FootnoteReference"/>
            <w:rtl/>
          </w:rPr>
          <w:footnoteReference w:id="1"/>
        </w:r>
      </w:ins>
      <w:r w:rsidRPr="00774FB7">
        <w:rPr>
          <w:rtl/>
        </w:rPr>
        <w:t>،</w:t>
      </w:r>
      <w:ins w:id="81" w:author="Arash Tighbor" w:date="2014-05-28T12:00:00Z">
        <w:r w:rsidR="00834906">
          <w:rPr>
            <w:rFonts w:hint="cs"/>
            <w:rtl/>
          </w:rPr>
          <w:t xml:space="preserve"> لازم است </w:t>
        </w:r>
      </w:ins>
      <w:r w:rsidRPr="00774FB7">
        <w:rPr>
          <w:rtl/>
        </w:rPr>
        <w:t xml:space="preserve"> </w:t>
      </w:r>
      <w:ins w:id="82" w:author="Arash Tighbor" w:date="2014-05-28T12:00:00Z">
        <w:r w:rsidR="00834906" w:rsidRPr="00774FB7">
          <w:rPr>
            <w:rtl/>
          </w:rPr>
          <w:t>کارشناسان بعد از مراجعه به محل</w:t>
        </w:r>
        <w:r w:rsidR="00834906">
          <w:rPr>
            <w:rFonts w:hint="cs"/>
            <w:rtl/>
          </w:rPr>
          <w:t xml:space="preserve"> و انجام سرویس</w:t>
        </w:r>
      </w:ins>
      <w:ins w:id="83" w:author="Arash Tighbor" w:date="2014-05-28T12:07:00Z">
        <w:r w:rsidR="008F1A85">
          <w:rPr>
            <w:rFonts w:hint="cs"/>
            <w:rtl/>
          </w:rPr>
          <w:t>‌</w:t>
        </w:r>
      </w:ins>
      <w:ins w:id="84" w:author="Arash Tighbor" w:date="2014-05-28T12:00:00Z">
        <w:r w:rsidR="00834906">
          <w:rPr>
            <w:rFonts w:hint="cs"/>
            <w:rtl/>
          </w:rPr>
          <w:t>های مورد درخواست</w:t>
        </w:r>
      </w:ins>
      <w:ins w:id="85" w:author="Arash Tighbor" w:date="2014-05-28T12:04:00Z">
        <w:r w:rsidR="008F1A85">
          <w:rPr>
            <w:rFonts w:hint="cs"/>
            <w:rtl/>
          </w:rPr>
          <w:t>،</w:t>
        </w:r>
      </w:ins>
      <w:ins w:id="86" w:author="Arash Tighbor" w:date="2014-05-28T12:00:00Z">
        <w:r w:rsidR="00834906">
          <w:rPr>
            <w:rFonts w:hint="cs"/>
            <w:rtl/>
          </w:rPr>
          <w:t xml:space="preserve"> فرمی</w:t>
        </w:r>
      </w:ins>
      <w:ins w:id="87" w:author="Arash Tighbor" w:date="2014-05-28T12:04:00Z">
        <w:r w:rsidR="008F1A85">
          <w:rPr>
            <w:rFonts w:hint="cs"/>
            <w:rtl/>
          </w:rPr>
          <w:t xml:space="preserve"> را</w:t>
        </w:r>
      </w:ins>
      <w:ins w:id="88" w:author="Arash Tighbor" w:date="2014-05-28T12:00:00Z">
        <w:r w:rsidR="00834906">
          <w:rPr>
            <w:rFonts w:hint="cs"/>
            <w:rtl/>
          </w:rPr>
          <w:t xml:space="preserve"> که به همین منظور </w:t>
        </w:r>
      </w:ins>
      <w:ins w:id="89" w:author="Arash Tighbor" w:date="2014-05-28T14:41:00Z">
        <w:r w:rsidR="007D3336">
          <w:rPr>
            <w:rtl/>
          </w:rPr>
          <w:t>طراح</w:t>
        </w:r>
        <w:r w:rsidR="007D3336">
          <w:rPr>
            <w:rFonts w:hint="cs"/>
            <w:rtl/>
          </w:rPr>
          <w:t>ی‌شده</w:t>
        </w:r>
      </w:ins>
      <w:ins w:id="90" w:author="Arash Tighbor" w:date="2014-05-28T12:00:00Z">
        <w:r w:rsidR="00834906">
          <w:rPr>
            <w:rFonts w:hint="cs"/>
            <w:rtl/>
          </w:rPr>
          <w:t xml:space="preserve"> است</w:t>
        </w:r>
      </w:ins>
      <w:ins w:id="91" w:author="Arash Tighbor" w:date="2014-05-28T12:04:00Z">
        <w:r w:rsidR="008F1A85">
          <w:rPr>
            <w:rFonts w:hint="cs"/>
            <w:rtl/>
          </w:rPr>
          <w:t>،</w:t>
        </w:r>
      </w:ins>
      <w:ins w:id="92" w:author="Arash Tighbor" w:date="2014-05-28T12:00:00Z">
        <w:r w:rsidR="00834906">
          <w:rPr>
            <w:rFonts w:hint="cs"/>
            <w:rtl/>
          </w:rPr>
          <w:t xml:space="preserve"> تکمیل نمایند.</w:t>
        </w:r>
      </w:ins>
    </w:p>
    <w:p w:rsidR="00FE7403" w:rsidRDefault="00774FB7" w:rsidP="007D3336">
      <w:pPr>
        <w:rPr>
          <w:ins w:id="93" w:author="Arash Tighbor" w:date="2014-05-28T12:04:00Z"/>
          <w:rtl/>
        </w:rPr>
      </w:pPr>
      <w:del w:id="94" w:author="Arash Tighbor" w:date="2014-05-28T12:01:00Z">
        <w:r w:rsidRPr="00774FB7" w:rsidDel="00834906">
          <w:rPr>
            <w:rtl/>
          </w:rPr>
          <w:delText>بد</w:delText>
        </w:r>
        <w:r w:rsidRPr="00774FB7" w:rsidDel="00834906">
          <w:rPr>
            <w:rFonts w:hint="cs"/>
            <w:rtl/>
          </w:rPr>
          <w:delText>ین</w:delText>
        </w:r>
        <w:r w:rsidRPr="00774FB7" w:rsidDel="00834906">
          <w:rPr>
            <w:rtl/>
          </w:rPr>
          <w:delText xml:space="preserve"> منظور فرم خاص</w:delText>
        </w:r>
        <w:r w:rsidRPr="00774FB7" w:rsidDel="00834906">
          <w:rPr>
            <w:rFonts w:hint="cs"/>
            <w:rtl/>
          </w:rPr>
          <w:delText>ی</w:delText>
        </w:r>
        <w:r w:rsidRPr="00774FB7" w:rsidDel="00834906">
          <w:rPr>
            <w:rtl/>
          </w:rPr>
          <w:delText xml:space="preserve"> برا</w:delText>
        </w:r>
        <w:r w:rsidRPr="00774FB7" w:rsidDel="00834906">
          <w:rPr>
            <w:rFonts w:hint="cs"/>
            <w:rtl/>
          </w:rPr>
          <w:delText>ی</w:delText>
        </w:r>
        <w:r w:rsidRPr="00774FB7" w:rsidDel="00834906">
          <w:rPr>
            <w:rtl/>
          </w:rPr>
          <w:delText xml:space="preserve"> ا</w:delText>
        </w:r>
        <w:r w:rsidRPr="00774FB7" w:rsidDel="00834906">
          <w:rPr>
            <w:rFonts w:hint="cs"/>
            <w:rtl/>
          </w:rPr>
          <w:delText>ین</w:delText>
        </w:r>
        <w:r w:rsidRPr="00774FB7" w:rsidDel="00834906">
          <w:rPr>
            <w:rtl/>
          </w:rPr>
          <w:delText xml:space="preserve"> کار طراح</w:delText>
        </w:r>
        <w:r w:rsidRPr="00774FB7" w:rsidDel="00834906">
          <w:rPr>
            <w:rFonts w:hint="cs"/>
            <w:rtl/>
          </w:rPr>
          <w:delText>ی</w:delText>
        </w:r>
        <w:r w:rsidRPr="00774FB7" w:rsidDel="00834906">
          <w:rPr>
            <w:rtl/>
          </w:rPr>
          <w:delText xml:space="preserve"> شده که </w:delText>
        </w:r>
      </w:del>
      <w:del w:id="95" w:author="Arash Tighbor" w:date="2014-05-28T12:00:00Z">
        <w:r w:rsidRPr="00774FB7" w:rsidDel="00834906">
          <w:rPr>
            <w:rtl/>
          </w:rPr>
          <w:delText xml:space="preserve">کارشناسان بعد از مراجعه به محل </w:delText>
        </w:r>
      </w:del>
      <w:del w:id="96" w:author="Arash Tighbor" w:date="2014-05-28T12:01:00Z">
        <w:r w:rsidRPr="00774FB7" w:rsidDel="00834906">
          <w:rPr>
            <w:rtl/>
          </w:rPr>
          <w:delText>نسبت به انجام امور خواسته شده بطور صح</w:delText>
        </w:r>
        <w:r w:rsidRPr="00774FB7" w:rsidDel="00834906">
          <w:rPr>
            <w:rFonts w:hint="cs"/>
            <w:rtl/>
          </w:rPr>
          <w:delText>یح</w:delText>
        </w:r>
        <w:r w:rsidRPr="00774FB7" w:rsidDel="00834906">
          <w:rPr>
            <w:rtl/>
          </w:rPr>
          <w:delText xml:space="preserve"> و کامل اقدام نما</w:delText>
        </w:r>
        <w:r w:rsidRPr="00774FB7" w:rsidDel="00834906">
          <w:rPr>
            <w:rFonts w:hint="cs"/>
            <w:rtl/>
          </w:rPr>
          <w:delText>یند</w:delText>
        </w:r>
        <w:r w:rsidRPr="00774FB7" w:rsidDel="00834906">
          <w:rPr>
            <w:rtl/>
          </w:rPr>
          <w:delText xml:space="preserve">، </w:delText>
        </w:r>
      </w:del>
      <w:r w:rsidRPr="00774FB7">
        <w:rPr>
          <w:rtl/>
        </w:rPr>
        <w:t xml:space="preserve">لذا خواهشمند است </w:t>
      </w:r>
      <w:del w:id="97" w:author="Arash Tighbor" w:date="2014-05-28T12:02:00Z">
        <w:r w:rsidRPr="00774FB7" w:rsidDel="00834906">
          <w:rPr>
            <w:rtl/>
          </w:rPr>
          <w:delText>طبق ا</w:delText>
        </w:r>
        <w:r w:rsidRPr="00774FB7" w:rsidDel="00834906">
          <w:rPr>
            <w:rFonts w:hint="cs"/>
            <w:rtl/>
          </w:rPr>
          <w:delText>ین</w:delText>
        </w:r>
        <w:r w:rsidRPr="00774FB7" w:rsidDel="00834906">
          <w:rPr>
            <w:rtl/>
          </w:rPr>
          <w:delText xml:space="preserve"> دستور العمل </w:delText>
        </w:r>
      </w:del>
      <w:r w:rsidRPr="00774FB7">
        <w:rPr>
          <w:rtl/>
        </w:rPr>
        <w:t>تمام</w:t>
      </w:r>
      <w:r w:rsidRPr="00774FB7">
        <w:rPr>
          <w:rFonts w:hint="cs"/>
          <w:rtl/>
        </w:rPr>
        <w:t>ی</w:t>
      </w:r>
      <w:r w:rsidRPr="00774FB7">
        <w:rPr>
          <w:rtl/>
        </w:rPr>
        <w:t xml:space="preserve"> ف</w:t>
      </w:r>
      <w:r w:rsidRPr="00774FB7">
        <w:rPr>
          <w:rFonts w:hint="cs"/>
          <w:rtl/>
        </w:rPr>
        <w:t>یلدهای</w:t>
      </w:r>
      <w:r w:rsidRPr="00774FB7">
        <w:rPr>
          <w:rtl/>
        </w:rPr>
        <w:t xml:space="preserve"> </w:t>
      </w:r>
      <w:del w:id="98" w:author="Arash Tighbor" w:date="2014-05-28T12:01:00Z">
        <w:r w:rsidRPr="00774FB7" w:rsidDel="00834906">
          <w:rPr>
            <w:rtl/>
          </w:rPr>
          <w:delText xml:space="preserve">مورد نظر و خواسته شده در </w:delText>
        </w:r>
      </w:del>
      <w:r w:rsidRPr="00774FB7">
        <w:rPr>
          <w:rtl/>
        </w:rPr>
        <w:t>فرم</w:t>
      </w:r>
      <w:ins w:id="99" w:author="Arash Tighbor" w:date="2014-05-28T12:02:00Z">
        <w:r w:rsidR="00834906">
          <w:rPr>
            <w:rFonts w:hint="cs"/>
            <w:rtl/>
          </w:rPr>
          <w:t xml:space="preserve"> </w:t>
        </w:r>
      </w:ins>
      <w:ins w:id="100" w:author="Arash Tighbor" w:date="2014-05-28T14:33:00Z">
        <w:r w:rsidR="00591396">
          <w:rPr>
            <w:rFonts w:hint="cs"/>
            <w:rtl/>
          </w:rPr>
          <w:t>مذکور</w:t>
        </w:r>
      </w:ins>
      <w:ins w:id="101" w:author="Arash Tighbor" w:date="2014-05-28T12:02:00Z">
        <w:r w:rsidR="00834906">
          <w:rPr>
            <w:rFonts w:hint="cs"/>
            <w:rtl/>
          </w:rPr>
          <w:t xml:space="preserve"> را </w:t>
        </w:r>
      </w:ins>
      <w:r w:rsidRPr="00774FB7">
        <w:rPr>
          <w:rtl/>
        </w:rPr>
        <w:t xml:space="preserve"> </w:t>
      </w:r>
      <w:ins w:id="102" w:author="Arash Tighbor" w:date="2014-05-28T12:02:00Z">
        <w:r w:rsidR="00834906" w:rsidRPr="00774FB7">
          <w:rPr>
            <w:rtl/>
          </w:rPr>
          <w:t>طبق ا</w:t>
        </w:r>
        <w:r w:rsidR="00834906" w:rsidRPr="00774FB7">
          <w:rPr>
            <w:rFonts w:hint="cs"/>
            <w:rtl/>
          </w:rPr>
          <w:t>ین</w:t>
        </w:r>
        <w:r w:rsidR="00834906" w:rsidRPr="00774FB7">
          <w:rPr>
            <w:rtl/>
          </w:rPr>
          <w:t xml:space="preserve"> دستورالعمل </w:t>
        </w:r>
      </w:ins>
      <w:r w:rsidRPr="00774FB7">
        <w:rPr>
          <w:rtl/>
        </w:rPr>
        <w:t>تکم</w:t>
      </w:r>
      <w:r w:rsidRPr="00774FB7">
        <w:rPr>
          <w:rFonts w:hint="cs"/>
          <w:rtl/>
        </w:rPr>
        <w:t>یل</w:t>
      </w:r>
      <w:r w:rsidRPr="00774FB7">
        <w:rPr>
          <w:rtl/>
        </w:rPr>
        <w:t xml:space="preserve"> </w:t>
      </w:r>
      <w:del w:id="103" w:author="Arash Tighbor" w:date="2014-05-28T12:02:00Z">
        <w:r w:rsidRPr="00774FB7" w:rsidDel="008F1A85">
          <w:rPr>
            <w:rtl/>
          </w:rPr>
          <w:delText>گردد.</w:delText>
        </w:r>
      </w:del>
      <w:ins w:id="104" w:author="Arash Tighbor" w:date="2014-05-28T12:02:00Z">
        <w:r w:rsidR="008F1A85">
          <w:rPr>
            <w:rFonts w:hint="cs"/>
            <w:rtl/>
          </w:rPr>
          <w:t>نمایید.</w:t>
        </w:r>
      </w:ins>
    </w:p>
    <w:p w:rsidR="008F1A85" w:rsidRPr="00774FB7" w:rsidRDefault="008F1A85" w:rsidP="007D3336">
      <w:pPr>
        <w:rPr>
          <w:rtl/>
        </w:rPr>
      </w:pPr>
    </w:p>
    <w:p w:rsidR="00FE7403" w:rsidRDefault="00FE7403" w:rsidP="007D3336">
      <w:pPr>
        <w:pStyle w:val="Heading1"/>
        <w:rPr>
          <w:i/>
          <w:rtl/>
        </w:rPr>
      </w:pPr>
      <w:r>
        <w:rPr>
          <w:rtl/>
        </w:rPr>
        <w:br w:type="page"/>
      </w:r>
      <w:r w:rsidR="00774FB7" w:rsidRPr="00BF63E3">
        <w:rPr>
          <w:rFonts w:hint="cs"/>
          <w:rtl/>
        </w:rPr>
        <w:lastRenderedPageBreak/>
        <w:t xml:space="preserve">هدف </w:t>
      </w:r>
      <w:r w:rsidR="00774FB7">
        <w:rPr>
          <w:rFonts w:hint="cs"/>
          <w:rtl/>
        </w:rPr>
        <w:t>پروژه</w:t>
      </w:r>
    </w:p>
    <w:p w:rsidR="00774FB7" w:rsidRDefault="007D3336" w:rsidP="007D3336">
      <w:pPr>
        <w:rPr>
          <w:rtl/>
        </w:rPr>
      </w:pPr>
      <w:ins w:id="105" w:author="Arash Tighbor" w:date="2014-05-28T14:41:00Z">
        <w:r>
          <w:rPr>
            <w:rtl/>
          </w:rPr>
          <w:t>جمع‌آور</w:t>
        </w:r>
        <w:r>
          <w:rPr>
            <w:rFonts w:hint="cs"/>
            <w:rtl/>
          </w:rPr>
          <w:t>ی</w:t>
        </w:r>
      </w:ins>
      <w:del w:id="106" w:author="Arash Tighbor" w:date="2014-05-28T14:41:00Z">
        <w:r w:rsidR="00774FB7" w:rsidRPr="00774FB7" w:rsidDel="007D3336">
          <w:rPr>
            <w:rtl/>
          </w:rPr>
          <w:delText>جمع آور</w:delText>
        </w:r>
        <w:r w:rsidR="00774FB7" w:rsidRPr="00774FB7" w:rsidDel="007D3336">
          <w:rPr>
            <w:rFonts w:hint="cs"/>
            <w:rtl/>
          </w:rPr>
          <w:delText>ی</w:delText>
        </w:r>
      </w:del>
      <w:r w:rsidR="00774FB7" w:rsidRPr="00774FB7">
        <w:rPr>
          <w:rtl/>
        </w:rPr>
        <w:t xml:space="preserve"> اطلاعات کامل</w:t>
      </w:r>
      <w:del w:id="107" w:author="Arash Tighbor" w:date="2014-05-28T12:13:00Z">
        <w:r w:rsidR="00774FB7" w:rsidRPr="00774FB7" w:rsidDel="00FE730A">
          <w:rPr>
            <w:rtl/>
          </w:rPr>
          <w:delText xml:space="preserve"> و</w:delText>
        </w:r>
      </w:del>
      <w:ins w:id="108" w:author="Arash Tighbor" w:date="2014-05-28T12:13:00Z">
        <w:r w:rsidR="00FE730A">
          <w:rPr>
            <w:rFonts w:hint="cs"/>
            <w:rtl/>
          </w:rPr>
          <w:t>،</w:t>
        </w:r>
      </w:ins>
      <w:r w:rsidR="00774FB7" w:rsidRPr="00774FB7">
        <w:rPr>
          <w:rtl/>
        </w:rPr>
        <w:t xml:space="preserve"> شناسا</w:t>
      </w:r>
      <w:r w:rsidR="00774FB7" w:rsidRPr="00774FB7">
        <w:rPr>
          <w:rFonts w:hint="cs"/>
          <w:rtl/>
        </w:rPr>
        <w:t>یی</w:t>
      </w:r>
      <w:r w:rsidR="00774FB7" w:rsidRPr="00774FB7">
        <w:rPr>
          <w:rtl/>
        </w:rPr>
        <w:t xml:space="preserve"> خراب</w:t>
      </w:r>
      <w:r w:rsidR="00774FB7" w:rsidRPr="00774FB7">
        <w:rPr>
          <w:rFonts w:hint="cs"/>
          <w:rtl/>
        </w:rPr>
        <w:t>ی</w:t>
      </w:r>
      <w:r w:rsidR="00774FB7" w:rsidRPr="00774FB7">
        <w:rPr>
          <w:rtl/>
        </w:rPr>
        <w:t xml:space="preserve"> و رفع ع</w:t>
      </w:r>
      <w:r w:rsidR="00774FB7" w:rsidRPr="00774FB7">
        <w:rPr>
          <w:rFonts w:hint="cs"/>
          <w:rtl/>
        </w:rPr>
        <w:t>یب</w:t>
      </w:r>
      <w:r w:rsidR="00774FB7" w:rsidRPr="00774FB7">
        <w:rPr>
          <w:rtl/>
        </w:rPr>
        <w:t xml:space="preserve"> </w:t>
      </w:r>
      <w:del w:id="109" w:author="Arash Tighbor" w:date="2014-05-28T12:13:00Z">
        <w:r w:rsidR="00774FB7" w:rsidRPr="00774FB7" w:rsidDel="00FE730A">
          <w:rPr>
            <w:rtl/>
          </w:rPr>
          <w:delText>(</w:delText>
        </w:r>
      </w:del>
      <w:ins w:id="110" w:author="Arash Tighbor" w:date="2014-05-28T12:13:00Z">
        <w:r w:rsidR="00FE730A">
          <w:rPr>
            <w:rFonts w:hint="cs"/>
            <w:rtl/>
          </w:rPr>
          <w:t xml:space="preserve"> - </w:t>
        </w:r>
      </w:ins>
      <w:r w:rsidR="00774FB7" w:rsidRPr="00774FB7">
        <w:rPr>
          <w:rtl/>
        </w:rPr>
        <w:t xml:space="preserve">تا حد </w:t>
      </w:r>
      <w:del w:id="111" w:author="Arash Tighbor" w:date="2014-05-28T12:14:00Z">
        <w:r w:rsidR="00774FB7" w:rsidRPr="00774FB7" w:rsidDel="00FE730A">
          <w:rPr>
            <w:rtl/>
          </w:rPr>
          <w:delText>ممکن</w:delText>
        </w:r>
      </w:del>
      <w:del w:id="112" w:author="Arash Tighbor" w:date="2014-05-28T12:13:00Z">
        <w:r w:rsidR="00774FB7" w:rsidRPr="00774FB7" w:rsidDel="00FE730A">
          <w:rPr>
            <w:rtl/>
          </w:rPr>
          <w:delText xml:space="preserve">) </w:delText>
        </w:r>
      </w:del>
      <w:ins w:id="113" w:author="Arash Tighbor" w:date="2014-05-28T12:14:00Z">
        <w:r w:rsidR="00FE730A">
          <w:rPr>
            <w:rFonts w:hint="cs"/>
            <w:rtl/>
          </w:rPr>
          <w:t>امکان</w:t>
        </w:r>
      </w:ins>
      <w:ins w:id="114" w:author="Arash Tighbor" w:date="2014-05-28T12:13:00Z">
        <w:r w:rsidR="00FE730A">
          <w:rPr>
            <w:rFonts w:hint="cs"/>
            <w:rtl/>
          </w:rPr>
          <w:t xml:space="preserve"> -</w:t>
        </w:r>
        <w:r w:rsidR="00FE730A" w:rsidRPr="00774FB7">
          <w:rPr>
            <w:rtl/>
          </w:rPr>
          <w:t xml:space="preserve"> </w:t>
        </w:r>
      </w:ins>
      <w:ins w:id="115" w:author="Arash Tighbor" w:date="2014-05-28T14:41:00Z">
        <w:r>
          <w:rPr>
            <w:rtl/>
          </w:rPr>
          <w:t>دورب</w:t>
        </w:r>
        <w:r>
          <w:rPr>
            <w:rFonts w:hint="cs"/>
            <w:rtl/>
          </w:rPr>
          <w:t>ین‌های</w:t>
        </w:r>
      </w:ins>
      <w:del w:id="116" w:author="Arash Tighbor" w:date="2014-05-28T14:41:00Z">
        <w:r w:rsidR="00774FB7" w:rsidRPr="00774FB7" w:rsidDel="007D3336">
          <w:rPr>
            <w:rtl/>
          </w:rPr>
          <w:delText>دورب</w:delText>
        </w:r>
        <w:r w:rsidR="00774FB7" w:rsidRPr="00774FB7" w:rsidDel="007D3336">
          <w:rPr>
            <w:rFonts w:hint="cs"/>
            <w:rtl/>
          </w:rPr>
          <w:delText>ین</w:delText>
        </w:r>
        <w:r w:rsidR="00774FB7" w:rsidRPr="00774FB7" w:rsidDel="007D3336">
          <w:rPr>
            <w:rtl/>
          </w:rPr>
          <w:delText xml:space="preserve"> ها</w:delText>
        </w:r>
        <w:r w:rsidR="00774FB7" w:rsidRPr="00774FB7" w:rsidDel="007D3336">
          <w:rPr>
            <w:rFonts w:hint="cs"/>
            <w:rtl/>
          </w:rPr>
          <w:delText>ی</w:delText>
        </w:r>
      </w:del>
      <w:r w:rsidR="00774FB7" w:rsidRPr="00774FB7">
        <w:rPr>
          <w:rtl/>
        </w:rPr>
        <w:t xml:space="preserve"> بانک پاسارگاد</w:t>
      </w:r>
      <w:ins w:id="117" w:author="Arash Tighbor" w:date="2014-05-28T12:14:00Z">
        <w:r w:rsidR="00FE730A">
          <w:rPr>
            <w:rStyle w:val="FootnoteReference"/>
            <w:rtl/>
          </w:rPr>
          <w:footnoteReference w:id="2"/>
        </w:r>
      </w:ins>
      <w:del w:id="121" w:author="Arash Tighbor" w:date="2014-05-28T12:14:00Z">
        <w:r w:rsidR="00774FB7" w:rsidRPr="00774FB7" w:rsidDel="00FE730A">
          <w:rPr>
            <w:rtl/>
          </w:rPr>
          <w:delText>(</w:delText>
        </w:r>
        <w:r w:rsidR="00774FB7" w:rsidRPr="00774FB7" w:rsidDel="00FE730A">
          <w:delText>USB &amp; BNC</w:delText>
        </w:r>
        <w:r w:rsidR="00774FB7" w:rsidRPr="00774FB7" w:rsidDel="00FE730A">
          <w:rPr>
            <w:rtl/>
          </w:rPr>
          <w:delText>)</w:delText>
        </w:r>
      </w:del>
    </w:p>
    <w:p w:rsidR="00774FB7" w:rsidRDefault="00774FB7" w:rsidP="007D3336">
      <w:pPr>
        <w:pStyle w:val="Heading1"/>
        <w:rPr>
          <w:rFonts w:cs="2  Nazanin"/>
          <w:sz w:val="32"/>
          <w:szCs w:val="32"/>
          <w:rtl/>
        </w:rPr>
      </w:pPr>
      <w:del w:id="122" w:author="Arash Tighbor" w:date="2014-05-28T12:31:00Z">
        <w:r w:rsidRPr="006A3A27" w:rsidDel="000C792C">
          <w:rPr>
            <w:rFonts w:hint="cs"/>
            <w:rtl/>
          </w:rPr>
          <w:delText xml:space="preserve">تشریح </w:delText>
        </w:r>
      </w:del>
      <w:r w:rsidRPr="006A3A27">
        <w:rPr>
          <w:rFonts w:hint="cs"/>
          <w:rtl/>
        </w:rPr>
        <w:t xml:space="preserve">فرم </w:t>
      </w:r>
      <w:ins w:id="123" w:author="Arash Tighbor" w:date="2014-05-28T14:41:00Z">
        <w:r w:rsidR="007D3336">
          <w:rPr>
            <w:rFonts w:hint="eastAsia"/>
            <w:rtl/>
          </w:rPr>
          <w:t>جمع‌آور</w:t>
        </w:r>
        <w:r w:rsidR="007D3336">
          <w:rPr>
            <w:rFonts w:hint="cs"/>
            <w:rtl/>
          </w:rPr>
          <w:t>ی</w:t>
        </w:r>
      </w:ins>
      <w:del w:id="124" w:author="Arash Tighbor" w:date="2014-05-28T14:41:00Z">
        <w:r w:rsidRPr="006A3A27" w:rsidDel="007D3336">
          <w:rPr>
            <w:rFonts w:hint="cs"/>
            <w:rtl/>
          </w:rPr>
          <w:delText>جمع آوری</w:delText>
        </w:r>
      </w:del>
      <w:r w:rsidRPr="006A3A27">
        <w:rPr>
          <w:rFonts w:hint="cs"/>
          <w:rtl/>
        </w:rPr>
        <w:t xml:space="preserve"> اطلاعات دوربین خودپرداز </w:t>
      </w:r>
      <w:del w:id="125" w:author="Arash Tighbor" w:date="2014-05-28T12:31:00Z">
        <w:r w:rsidRPr="006A3A27" w:rsidDel="000C792C">
          <w:rPr>
            <w:rFonts w:hint="cs"/>
            <w:rtl/>
          </w:rPr>
          <w:delText>بانک پاسارگاد</w:delText>
        </w:r>
      </w:del>
    </w:p>
    <w:p w:rsidR="00774FB7" w:rsidRDefault="00774FB7">
      <w:pPr>
        <w:pStyle w:val="ListParagraph"/>
        <w:numPr>
          <w:ilvl w:val="0"/>
          <w:numId w:val="60"/>
        </w:numPr>
        <w:ind w:left="251" w:hanging="251"/>
        <w:pPrChange w:id="126" w:author="Arash Tighbor" w:date="2014-05-28T14:49:00Z">
          <w:pPr>
            <w:pStyle w:val="ListParagraph"/>
            <w:numPr>
              <w:numId w:val="60"/>
            </w:numPr>
            <w:ind w:left="360" w:hanging="360"/>
          </w:pPr>
        </w:pPrChange>
      </w:pPr>
      <w:del w:id="127" w:author="Arash Tighbor" w:date="2014-05-28T12:28:00Z">
        <w:r w:rsidRPr="00640401" w:rsidDel="000C792C">
          <w:rPr>
            <w:rFonts w:cs="2  Nazanin" w:hint="cs"/>
            <w:b/>
            <w:bCs/>
            <w:sz w:val="28"/>
            <w:rtl/>
            <w:rPrChange w:id="128" w:author="Arash Tighbor" w:date="2014-05-28T13:24:00Z">
              <w:rPr>
                <w:rFonts w:cs="2  Nazanin" w:hint="cs"/>
                <w:sz w:val="28"/>
                <w:rtl/>
              </w:rPr>
            </w:rPrChange>
          </w:rPr>
          <w:delText>تمامی</w:delText>
        </w:r>
        <w:r w:rsidRPr="00640401" w:rsidDel="000C792C">
          <w:rPr>
            <w:rFonts w:cs="2  Nazanin"/>
            <w:b/>
            <w:bCs/>
            <w:sz w:val="28"/>
            <w:rtl/>
            <w:rPrChange w:id="129" w:author="Arash Tighbor" w:date="2014-05-28T13:24:00Z">
              <w:rPr>
                <w:rFonts w:cs="2  Nazanin"/>
                <w:sz w:val="28"/>
                <w:rtl/>
              </w:rPr>
            </w:rPrChange>
          </w:rPr>
          <w:delText xml:space="preserve"> </w:delText>
        </w:r>
      </w:del>
      <w:r w:rsidRPr="00640401">
        <w:rPr>
          <w:rFonts w:cs="2  Nazanin" w:hint="cs"/>
          <w:b/>
          <w:bCs/>
          <w:sz w:val="28"/>
          <w:rtl/>
          <w:rPrChange w:id="130" w:author="Arash Tighbor" w:date="2014-05-28T13:24:00Z">
            <w:rPr>
              <w:rFonts w:cs="2  Nazanin" w:hint="cs"/>
              <w:sz w:val="28"/>
              <w:rtl/>
            </w:rPr>
          </w:rPrChange>
        </w:rPr>
        <w:t>مشخصات</w:t>
      </w:r>
      <w:ins w:id="131" w:author="Arash Tighbor" w:date="2014-05-28T12:28:00Z">
        <w:r w:rsidR="000C792C" w:rsidRPr="00640401">
          <w:rPr>
            <w:rFonts w:cs="2  Nazanin"/>
            <w:b/>
            <w:bCs/>
            <w:sz w:val="28"/>
            <w:rtl/>
            <w:rPrChange w:id="132" w:author="Arash Tighbor" w:date="2014-05-28T13:24:00Z">
              <w:rPr>
                <w:rFonts w:cs="2  Nazanin"/>
                <w:sz w:val="28"/>
                <w:rtl/>
              </w:rPr>
            </w:rPrChange>
          </w:rPr>
          <w:t xml:space="preserve"> کامل</w:t>
        </w:r>
      </w:ins>
      <w:ins w:id="133" w:author="Arash Tighbor" w:date="2014-05-28T13:24:00Z">
        <w:r w:rsidR="00640401">
          <w:rPr>
            <w:rFonts w:cs="2  Nazanin" w:hint="cs"/>
            <w:sz w:val="28"/>
            <w:rtl/>
          </w:rPr>
          <w:t>:</w:t>
        </w:r>
      </w:ins>
      <w:r w:rsidRPr="00774FB7">
        <w:rPr>
          <w:rFonts w:cs="2  Nazanin" w:hint="cs"/>
          <w:sz w:val="28"/>
          <w:rtl/>
        </w:rPr>
        <w:t xml:space="preserve"> شامل نام شعبه یا باجه</w:t>
      </w:r>
      <w:del w:id="134" w:author="Arash Tighbor" w:date="2014-05-28T12:29:00Z">
        <w:r w:rsidRPr="00774FB7" w:rsidDel="000C792C">
          <w:rPr>
            <w:rFonts w:cs="2  Nazanin" w:hint="cs"/>
            <w:sz w:val="28"/>
            <w:rtl/>
          </w:rPr>
          <w:delText xml:space="preserve"> </w:delText>
        </w:r>
      </w:del>
      <w:r w:rsidRPr="00774FB7">
        <w:rPr>
          <w:rFonts w:cs="2  Nazanin" w:hint="cs"/>
          <w:sz w:val="28"/>
          <w:rtl/>
        </w:rPr>
        <w:t>، مدل دستگاه</w:t>
      </w:r>
      <w:del w:id="135" w:author="Arash Tighbor" w:date="2014-05-28T12:29:00Z">
        <w:r w:rsidRPr="00774FB7" w:rsidDel="000C792C">
          <w:rPr>
            <w:rFonts w:cs="2  Nazanin" w:hint="cs"/>
            <w:sz w:val="28"/>
            <w:rtl/>
          </w:rPr>
          <w:delText xml:space="preserve"> </w:delText>
        </w:r>
      </w:del>
      <w:r w:rsidRPr="00774FB7">
        <w:rPr>
          <w:rFonts w:cs="2  Nazanin" w:hint="cs"/>
          <w:sz w:val="28"/>
          <w:rtl/>
        </w:rPr>
        <w:t>،</w:t>
      </w:r>
      <w:ins w:id="136" w:author="Arash Tighbor" w:date="2014-05-28T12:29:00Z">
        <w:r w:rsidR="000C792C">
          <w:rPr>
            <w:rFonts w:cs="2  Nazanin" w:hint="cs"/>
            <w:sz w:val="28"/>
            <w:rtl/>
          </w:rPr>
          <w:t xml:space="preserve"> </w:t>
        </w:r>
      </w:ins>
      <w:r w:rsidRPr="00774FB7">
        <w:rPr>
          <w:rFonts w:cs="2  Nazanin" w:hint="cs"/>
          <w:sz w:val="28"/>
          <w:rtl/>
        </w:rPr>
        <w:t xml:space="preserve">شماره سریال و شماره خودپرداز </w:t>
      </w:r>
      <w:del w:id="137" w:author="Arash Tighbor" w:date="2014-05-28T12:32:00Z">
        <w:r w:rsidRPr="00774FB7" w:rsidDel="000C792C">
          <w:rPr>
            <w:rFonts w:cs="2  Nazanin" w:hint="cs"/>
            <w:sz w:val="28"/>
            <w:rtl/>
          </w:rPr>
          <w:delText xml:space="preserve">کامل </w:delText>
        </w:r>
      </w:del>
      <w:ins w:id="138" w:author="Arash Tighbor" w:date="2014-05-28T14:48:00Z">
        <w:r w:rsidR="002C3599">
          <w:rPr>
            <w:rFonts w:cs="2  Nazanin" w:hint="cs"/>
            <w:sz w:val="28"/>
            <w:rtl/>
          </w:rPr>
          <w:t xml:space="preserve">که </w:t>
        </w:r>
      </w:ins>
      <w:ins w:id="139" w:author="Arash Tighbor" w:date="2014-05-28T14:49:00Z">
        <w:r w:rsidR="002C3599">
          <w:rPr>
            <w:rFonts w:cs="2  Nazanin" w:hint="cs"/>
            <w:sz w:val="28"/>
            <w:rtl/>
          </w:rPr>
          <w:t xml:space="preserve">می </w:t>
        </w:r>
      </w:ins>
      <w:ins w:id="140" w:author="Arash Tighbor" w:date="2014-05-28T14:48:00Z">
        <w:r w:rsidR="002C3599">
          <w:rPr>
            <w:rFonts w:cs="2  Nazanin" w:hint="cs"/>
            <w:sz w:val="28"/>
            <w:rtl/>
          </w:rPr>
          <w:t>باید</w:t>
        </w:r>
      </w:ins>
      <w:ins w:id="141" w:author="Arash Tighbor" w:date="2014-05-28T12:32:00Z">
        <w:r w:rsidR="000C792C">
          <w:rPr>
            <w:rFonts w:cs="2  Nazanin" w:hint="cs"/>
            <w:sz w:val="28"/>
            <w:rtl/>
          </w:rPr>
          <w:t xml:space="preserve"> </w:t>
        </w:r>
      </w:ins>
      <w:ins w:id="142" w:author="Arash Tighbor" w:date="2014-05-28T14:49:00Z">
        <w:r w:rsidR="002C3599">
          <w:rPr>
            <w:rFonts w:cs="2  Nazanin" w:hint="cs"/>
            <w:sz w:val="28"/>
            <w:rtl/>
          </w:rPr>
          <w:t xml:space="preserve">آنها را </w:t>
        </w:r>
      </w:ins>
      <w:ins w:id="143" w:author="Arash Tighbor" w:date="2014-05-28T12:32:00Z">
        <w:r w:rsidR="000C792C">
          <w:rPr>
            <w:rFonts w:cs="2  Nazanin" w:hint="cs"/>
            <w:sz w:val="28"/>
            <w:rtl/>
          </w:rPr>
          <w:t>با دقت وارد نمایید.</w:t>
        </w:r>
      </w:ins>
      <w:del w:id="144" w:author="Arash Tighbor" w:date="2014-05-28T12:32:00Z">
        <w:r w:rsidRPr="00774FB7" w:rsidDel="000C792C">
          <w:rPr>
            <w:rFonts w:cs="2  Nazanin" w:hint="cs"/>
            <w:sz w:val="28"/>
            <w:rtl/>
          </w:rPr>
          <w:delText>و صحیح وارد شود.</w:delText>
        </w:r>
      </w:del>
    </w:p>
    <w:p w:rsidR="00774FB7" w:rsidRDefault="00640401" w:rsidP="007D3336">
      <w:pPr>
        <w:pStyle w:val="ListParagraph"/>
        <w:numPr>
          <w:ilvl w:val="0"/>
          <w:numId w:val="60"/>
        </w:numPr>
        <w:rPr>
          <w:ins w:id="145" w:author="Arash Tighbor" w:date="2014-05-28T12:30:00Z"/>
        </w:rPr>
      </w:pPr>
      <w:ins w:id="146" w:author="Arash Tighbor" w:date="2014-05-28T13:21:00Z">
        <w:r w:rsidRPr="00640401">
          <w:rPr>
            <w:rFonts w:cs="2  Nazanin" w:hint="cs"/>
            <w:b/>
            <w:bCs/>
            <w:sz w:val="28"/>
            <w:rtl/>
            <w:rPrChange w:id="147" w:author="Arash Tighbor" w:date="2014-05-28T13:21:00Z">
              <w:rPr>
                <w:rFonts w:cs="2  Nazanin" w:hint="cs"/>
                <w:sz w:val="28"/>
                <w:rtl/>
              </w:rPr>
            </w:rPrChange>
          </w:rPr>
          <w:t>دوربین</w:t>
        </w:r>
        <w:r w:rsidRPr="007D3336">
          <w:rPr>
            <w:rFonts w:cs="2  Nazanin" w:hint="cs"/>
            <w:sz w:val="28"/>
            <w:rtl/>
          </w:rPr>
          <w:t>:</w:t>
        </w:r>
        <w:r w:rsidRPr="00640401">
          <w:rPr>
            <w:rFonts w:cs="2  Nazanin"/>
            <w:b/>
            <w:bCs/>
            <w:sz w:val="28"/>
            <w:rtl/>
            <w:rPrChange w:id="148" w:author="Arash Tighbor" w:date="2014-05-28T13:21:00Z">
              <w:rPr>
                <w:rFonts w:cs="2  Nazanin"/>
                <w:sz w:val="28"/>
                <w:rtl/>
              </w:rPr>
            </w:rPrChange>
          </w:rPr>
          <w:t xml:space="preserve"> </w:t>
        </w:r>
      </w:ins>
      <w:r w:rsidR="00774FB7" w:rsidRPr="006A3A27">
        <w:rPr>
          <w:rFonts w:cs="2  Nazanin" w:hint="cs"/>
          <w:sz w:val="28"/>
          <w:rtl/>
        </w:rPr>
        <w:t>پس از مراجعه</w:t>
      </w:r>
      <w:del w:id="149" w:author="Arash Tighbor" w:date="2014-05-28T12:33:00Z">
        <w:r w:rsidR="00774FB7" w:rsidRPr="006A3A27" w:rsidDel="000C792C">
          <w:rPr>
            <w:rFonts w:cs="2  Nazanin" w:hint="cs"/>
            <w:sz w:val="28"/>
            <w:rtl/>
          </w:rPr>
          <w:delText xml:space="preserve"> باید </w:delText>
        </w:r>
      </w:del>
      <w:ins w:id="150" w:author="Arash Tighbor" w:date="2014-05-28T12:33:00Z">
        <w:r w:rsidR="000C792C">
          <w:rPr>
            <w:rFonts w:cs="2  Nazanin" w:hint="cs"/>
            <w:sz w:val="28"/>
            <w:rtl/>
          </w:rPr>
          <w:t xml:space="preserve">، </w:t>
        </w:r>
      </w:ins>
      <w:r w:rsidR="00774FB7">
        <w:rPr>
          <w:rFonts w:cs="2  Nazanin" w:hint="cs"/>
          <w:sz w:val="28"/>
          <w:rtl/>
        </w:rPr>
        <w:t>مدل</w:t>
      </w:r>
      <w:r w:rsidR="00774FB7" w:rsidRPr="006A3A27">
        <w:rPr>
          <w:rFonts w:cs="2  Nazanin" w:hint="cs"/>
          <w:sz w:val="28"/>
          <w:rtl/>
        </w:rPr>
        <w:t xml:space="preserve"> دوربین</w:t>
      </w:r>
      <w:ins w:id="151" w:author="Arash Tighbor" w:date="2014-05-28T12:33:00Z">
        <w:r w:rsidR="000C792C">
          <w:rPr>
            <w:rFonts w:cs="2  Nazanin" w:hint="cs"/>
            <w:sz w:val="28"/>
            <w:rtl/>
          </w:rPr>
          <w:t xml:space="preserve"> را مشخص کنید:</w:t>
        </w:r>
      </w:ins>
      <w:del w:id="152" w:author="Arash Tighbor" w:date="2014-05-28T12:33:00Z">
        <w:r w:rsidR="00774FB7" w:rsidRPr="006A3A27" w:rsidDel="000C792C">
          <w:rPr>
            <w:rFonts w:cs="2  Nazanin" w:hint="cs"/>
            <w:sz w:val="28"/>
            <w:rtl/>
          </w:rPr>
          <w:delText xml:space="preserve"> مشخص شود (طبق شکل مقابل)</w:delText>
        </w:r>
      </w:del>
      <w:r w:rsidR="00774FB7" w:rsidRPr="006A3A27">
        <w:rPr>
          <w:rFonts w:cs="2  Nazanin" w:hint="cs"/>
          <w:sz w:val="28"/>
          <w:rtl/>
        </w:rPr>
        <w:t xml:space="preserve"> </w:t>
      </w:r>
    </w:p>
    <w:p w:rsidR="000C792C" w:rsidRPr="000C792C" w:rsidRDefault="000C792C">
      <w:pPr>
        <w:pStyle w:val="ListParagraph"/>
        <w:ind w:left="360"/>
        <w:rPr>
          <w:ins w:id="153" w:author="Arash Tighbor" w:date="2014-05-28T12:16:00Z"/>
          <w:sz w:val="16"/>
          <w:szCs w:val="16"/>
          <w:rtl/>
          <w:rPrChange w:id="154" w:author="Arash Tighbor" w:date="2014-05-28T12:31:00Z">
            <w:rPr>
              <w:ins w:id="155" w:author="Arash Tighbor" w:date="2014-05-28T12:16:00Z"/>
              <w:rFonts w:cs="2  Nazanin"/>
              <w:sz w:val="28"/>
              <w:rtl/>
            </w:rPr>
          </w:rPrChange>
        </w:rPr>
        <w:pPrChange w:id="156" w:author="Arash Tighbor" w:date="2014-05-28T12:31:00Z">
          <w:pPr>
            <w:pStyle w:val="ListParagraph"/>
            <w:numPr>
              <w:numId w:val="60"/>
            </w:numPr>
            <w:ind w:left="360" w:hanging="360"/>
          </w:pPr>
        </w:pPrChange>
      </w:pPr>
    </w:p>
    <w:tbl>
      <w:tblPr>
        <w:tblStyle w:val="TableGrid"/>
        <w:bidiVisual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157" w:author="Arash Tighbor" w:date="2014-05-28T12:27:00Z">
          <w:tblPr>
            <w:tblStyle w:val="TableGrid"/>
            <w:bidiVisual/>
            <w:tblW w:w="0" w:type="auto"/>
            <w:tblInd w:w="360" w:type="dxa"/>
            <w:tblLook w:val="04A0" w:firstRow="1" w:lastRow="0" w:firstColumn="1" w:lastColumn="0" w:noHBand="0" w:noVBand="1"/>
          </w:tblPr>
        </w:tblPrChange>
      </w:tblPr>
      <w:tblGrid>
        <w:gridCol w:w="4609"/>
        <w:gridCol w:w="4609"/>
        <w:tblGridChange w:id="158">
          <w:tblGrid>
            <w:gridCol w:w="4609"/>
            <w:gridCol w:w="4609"/>
          </w:tblGrid>
        </w:tblGridChange>
      </w:tblGrid>
      <w:tr w:rsidR="00FE730A" w:rsidTr="000C792C">
        <w:trPr>
          <w:ins w:id="159" w:author="Arash Tighbor" w:date="2014-05-28T12:17:00Z"/>
        </w:trPr>
        <w:tc>
          <w:tcPr>
            <w:tcW w:w="9218" w:type="dxa"/>
            <w:gridSpan w:val="2"/>
            <w:tcPrChange w:id="160" w:author="Arash Tighbor" w:date="2014-05-28T12:27:00Z">
              <w:tcPr>
                <w:tcW w:w="9218" w:type="dxa"/>
                <w:gridSpan w:val="2"/>
              </w:tcPr>
            </w:tcPrChange>
          </w:tcPr>
          <w:p w:rsidR="00FE730A" w:rsidRDefault="00FE730A">
            <w:pPr>
              <w:pStyle w:val="ListParagraph"/>
              <w:spacing w:before="240"/>
              <w:ind w:left="0"/>
              <w:jc w:val="center"/>
              <w:rPr>
                <w:ins w:id="161" w:author="Arash Tighbor" w:date="2014-05-28T12:17:00Z"/>
                <w:rtl/>
              </w:rPr>
              <w:pPrChange w:id="162" w:author="Arash Tighbor" w:date="2014-05-28T12:30:00Z">
                <w:pPr>
                  <w:pStyle w:val="ListParagraph"/>
                  <w:ind w:left="0"/>
                  <w:jc w:val="center"/>
                </w:pPr>
              </w:pPrChange>
            </w:pPr>
            <w:ins w:id="163" w:author="Arash Tighbor" w:date="2014-05-28T12:17:00Z">
              <w:r>
                <w:rPr>
                  <w:noProof/>
                </w:rPr>
                <w:drawing>
                  <wp:inline distT="0" distB="0" distL="0" distR="0">
                    <wp:extent cx="2736026" cy="1856983"/>
                    <wp:effectExtent l="0" t="0" r="7620" b="0"/>
                    <wp:docPr id="50" name="Picture 5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0" name="image3.emf"/>
                            <pic:cNvPicPr/>
                          </pic:nvPicPr>
                          <pic:blipFill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4956"/>
                            <a:stretch/>
                          </pic:blipFill>
                          <pic:spPr bwMode="auto">
                            <a:xfrm>
                              <a:off x="0" y="0"/>
                              <a:ext cx="2737314" cy="185785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0C792C" w:rsidTr="000C792C">
        <w:trPr>
          <w:ins w:id="164" w:author="Arash Tighbor" w:date="2014-05-28T12:17:00Z"/>
        </w:trPr>
        <w:tc>
          <w:tcPr>
            <w:tcW w:w="9218" w:type="dxa"/>
            <w:gridSpan w:val="2"/>
            <w:tcPrChange w:id="165" w:author="Arash Tighbor" w:date="2014-05-28T12:27:00Z">
              <w:tcPr>
                <w:tcW w:w="9218" w:type="dxa"/>
                <w:gridSpan w:val="2"/>
              </w:tcPr>
            </w:tcPrChange>
          </w:tcPr>
          <w:p w:rsidR="000C792C" w:rsidRDefault="000C792C">
            <w:pPr>
              <w:pStyle w:val="Caption"/>
              <w:bidi w:val="0"/>
              <w:jc w:val="center"/>
              <w:rPr>
                <w:ins w:id="166" w:author="Arash Tighbor" w:date="2014-05-28T12:25:00Z"/>
              </w:rPr>
              <w:pPrChange w:id="167" w:author="Arash Tighbor" w:date="2014-05-28T12:25:00Z">
                <w:pPr>
                  <w:pStyle w:val="ListParagraph"/>
                  <w:ind w:left="0"/>
                  <w:jc w:val="center"/>
                </w:pPr>
              </w:pPrChange>
            </w:pPr>
            <w:ins w:id="168" w:author="Arash Tighbor" w:date="2014-05-28T12:23:00Z">
              <w:r>
                <w:t>BNC</w:t>
              </w:r>
            </w:ins>
          </w:p>
          <w:p w:rsidR="000C792C" w:rsidRPr="007D3336" w:rsidRDefault="000C792C">
            <w:pPr>
              <w:bidi w:val="0"/>
              <w:rPr>
                <w:ins w:id="169" w:author="Arash Tighbor" w:date="2014-05-28T12:17:00Z"/>
              </w:rPr>
              <w:pPrChange w:id="170" w:author="Arash Tighbor" w:date="2014-05-28T12:25:00Z">
                <w:pPr>
                  <w:pStyle w:val="ListParagraph"/>
                  <w:ind w:left="0"/>
                  <w:jc w:val="center"/>
                </w:pPr>
              </w:pPrChange>
            </w:pPr>
          </w:p>
        </w:tc>
      </w:tr>
      <w:tr w:rsidR="00FE730A" w:rsidTr="000C792C">
        <w:trPr>
          <w:ins w:id="171" w:author="Arash Tighbor" w:date="2014-05-28T12:17:00Z"/>
        </w:trPr>
        <w:tc>
          <w:tcPr>
            <w:tcW w:w="4609" w:type="dxa"/>
            <w:tcPrChange w:id="172" w:author="Arash Tighbor" w:date="2014-05-28T12:27:00Z">
              <w:tcPr>
                <w:tcW w:w="4609" w:type="dxa"/>
              </w:tcPr>
            </w:tcPrChange>
          </w:tcPr>
          <w:p w:rsidR="00FE730A" w:rsidRDefault="000C792C">
            <w:pPr>
              <w:pStyle w:val="ListParagraph"/>
              <w:ind w:left="0"/>
              <w:jc w:val="right"/>
              <w:rPr>
                <w:ins w:id="173" w:author="Arash Tighbor" w:date="2014-05-28T12:17:00Z"/>
                <w:rtl/>
              </w:rPr>
              <w:pPrChange w:id="174" w:author="Arash Tighbor" w:date="2014-05-28T12:25:00Z">
                <w:pPr>
                  <w:pStyle w:val="ListParagraph"/>
                  <w:ind w:left="0"/>
                  <w:jc w:val="center"/>
                </w:pPr>
              </w:pPrChange>
            </w:pPr>
            <w:ins w:id="175" w:author="Arash Tighbor" w:date="2014-05-28T12:26:00Z">
              <w:r>
                <w:rPr>
                  <w:noProof/>
                </w:rPr>
                <w:drawing>
                  <wp:inline distT="0" distB="0" distL="0" distR="0">
                    <wp:extent cx="1276066" cy="1217253"/>
                    <wp:effectExtent l="0" t="0" r="635" b="2540"/>
                    <wp:docPr id="52" name="Picture 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2" name="image4.jpeg"/>
                            <pic:cNvPicPr/>
                          </pic:nvPicPr>
                          <pic:blipFill rotWithShape="1"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822" r="16417"/>
                            <a:stretch/>
                          </pic:blipFill>
                          <pic:spPr bwMode="auto">
                            <a:xfrm>
                              <a:off x="0" y="0"/>
                              <a:ext cx="1276655" cy="12178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4609" w:type="dxa"/>
            <w:tcPrChange w:id="176" w:author="Arash Tighbor" w:date="2014-05-28T12:27:00Z">
              <w:tcPr>
                <w:tcW w:w="4609" w:type="dxa"/>
              </w:tcPr>
            </w:tcPrChange>
          </w:tcPr>
          <w:p w:rsidR="00FE730A" w:rsidRDefault="000C792C">
            <w:pPr>
              <w:pStyle w:val="ListParagraph"/>
              <w:ind w:left="0"/>
              <w:jc w:val="left"/>
              <w:rPr>
                <w:ins w:id="177" w:author="Arash Tighbor" w:date="2014-05-28T12:17:00Z"/>
                <w:rtl/>
              </w:rPr>
              <w:pPrChange w:id="178" w:author="Arash Tighbor" w:date="2014-05-28T12:25:00Z">
                <w:pPr>
                  <w:pStyle w:val="ListParagraph"/>
                  <w:ind w:left="0"/>
                  <w:jc w:val="center"/>
                </w:pPr>
              </w:pPrChange>
            </w:pPr>
            <w:ins w:id="179" w:author="Arash Tighbor" w:date="2014-05-28T12:25:00Z">
              <w:r>
                <w:rPr>
                  <w:noProof/>
                </w:rPr>
                <w:drawing>
                  <wp:inline distT="0" distB="0" distL="0" distR="0">
                    <wp:extent cx="1316858" cy="1217162"/>
                    <wp:effectExtent l="0" t="0" r="0" b="2540"/>
                    <wp:docPr id="51" name="Picture 5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1" name="image5.jpeg"/>
                            <pic:cNvPicPr/>
                          </pic:nvPicPr>
                          <pic:blipFill rotWithShape="1"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076" r="5879"/>
                            <a:stretch/>
                          </pic:blipFill>
                          <pic:spPr bwMode="auto">
                            <a:xfrm>
                              <a:off x="0" y="0"/>
                              <a:ext cx="1317565" cy="12178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0C792C" w:rsidTr="000C792C">
        <w:trPr>
          <w:ins w:id="180" w:author="Arash Tighbor" w:date="2014-05-28T12:17:00Z"/>
        </w:trPr>
        <w:tc>
          <w:tcPr>
            <w:tcW w:w="9218" w:type="dxa"/>
            <w:gridSpan w:val="2"/>
            <w:tcPrChange w:id="181" w:author="Arash Tighbor" w:date="2014-05-28T12:27:00Z">
              <w:tcPr>
                <w:tcW w:w="9218" w:type="dxa"/>
                <w:gridSpan w:val="2"/>
              </w:tcPr>
            </w:tcPrChange>
          </w:tcPr>
          <w:p w:rsidR="000C792C" w:rsidRDefault="000C792C">
            <w:pPr>
              <w:pStyle w:val="Caption"/>
              <w:bidi w:val="0"/>
              <w:jc w:val="center"/>
              <w:rPr>
                <w:ins w:id="182" w:author="Arash Tighbor" w:date="2014-05-28T12:17:00Z"/>
                <w:rtl/>
              </w:rPr>
              <w:pPrChange w:id="183" w:author="Arash Tighbor" w:date="2014-05-28T12:27:00Z">
                <w:pPr>
                  <w:pStyle w:val="ListParagraph"/>
                  <w:ind w:left="0"/>
                  <w:jc w:val="center"/>
                </w:pPr>
              </w:pPrChange>
            </w:pPr>
            <w:ins w:id="184" w:author="Arash Tighbor" w:date="2014-05-28T12:27:00Z">
              <w:r>
                <w:t>USB</w:t>
              </w:r>
            </w:ins>
          </w:p>
        </w:tc>
      </w:tr>
    </w:tbl>
    <w:p w:rsidR="00FE730A" w:rsidRPr="00774FB7" w:rsidRDefault="00FE730A">
      <w:pPr>
        <w:pStyle w:val="ListParagraph"/>
        <w:ind w:left="360"/>
        <w:jc w:val="center"/>
        <w:pPrChange w:id="185" w:author="Arash Tighbor" w:date="2014-05-28T12:17:00Z">
          <w:pPr>
            <w:pStyle w:val="ListParagraph"/>
            <w:numPr>
              <w:numId w:val="60"/>
            </w:numPr>
            <w:ind w:left="360" w:hanging="360"/>
          </w:pPr>
        </w:pPrChange>
      </w:pPr>
    </w:p>
    <w:p w:rsidR="00774FB7" w:rsidDel="000A745A" w:rsidRDefault="00774FB7" w:rsidP="007D3336">
      <w:pPr>
        <w:pStyle w:val="ListParagraph"/>
        <w:ind w:left="360"/>
        <w:rPr>
          <w:del w:id="186" w:author="Arash Tighbor" w:date="2014-05-28T12:34:00Z"/>
          <w:rFonts w:cs="2  Nazanin"/>
          <w:sz w:val="28"/>
          <w:rtl/>
        </w:rPr>
      </w:pPr>
      <w:r w:rsidRPr="00774FB7">
        <w:rPr>
          <w:rtl/>
        </w:rPr>
        <w:t xml:space="preserve">پس </w:t>
      </w:r>
      <w:r w:rsidRPr="00774FB7">
        <w:rPr>
          <w:rFonts w:cs="2  Nazanin"/>
          <w:sz w:val="28"/>
          <w:rtl/>
        </w:rPr>
        <w:t>از تشخ</w:t>
      </w:r>
      <w:r w:rsidRPr="00774FB7">
        <w:rPr>
          <w:rFonts w:cs="2  Nazanin" w:hint="cs"/>
          <w:sz w:val="28"/>
          <w:rtl/>
        </w:rPr>
        <w:t>یص</w:t>
      </w:r>
      <w:r w:rsidRPr="00774FB7">
        <w:rPr>
          <w:rFonts w:cs="2  Nazanin"/>
          <w:sz w:val="28"/>
          <w:rtl/>
        </w:rPr>
        <w:t xml:space="preserve"> نوع دورب</w:t>
      </w:r>
      <w:r w:rsidRPr="00774FB7">
        <w:rPr>
          <w:rFonts w:cs="2  Nazanin" w:hint="cs"/>
          <w:sz w:val="28"/>
          <w:rtl/>
        </w:rPr>
        <w:t>ین</w:t>
      </w:r>
      <w:r w:rsidRPr="00774FB7">
        <w:rPr>
          <w:rFonts w:cs="2  Nazanin"/>
          <w:sz w:val="28"/>
          <w:rtl/>
        </w:rPr>
        <w:t xml:space="preserve"> اطلاعات مربوط به آن را ب</w:t>
      </w:r>
      <w:ins w:id="187" w:author="Arash Tighbor" w:date="2014-05-28T12:33:00Z">
        <w:r w:rsidR="000A745A">
          <w:rPr>
            <w:rFonts w:cs="2  Nazanin" w:hint="cs"/>
            <w:sz w:val="28"/>
            <w:rtl/>
          </w:rPr>
          <w:t xml:space="preserve">ه </w:t>
        </w:r>
      </w:ins>
      <w:r w:rsidRPr="00774FB7">
        <w:rPr>
          <w:rFonts w:cs="2  Nazanin"/>
          <w:sz w:val="28"/>
          <w:rtl/>
        </w:rPr>
        <w:t>دست آور</w:t>
      </w:r>
      <w:r w:rsidRPr="00774FB7">
        <w:rPr>
          <w:rFonts w:cs="2  Nazanin" w:hint="cs"/>
          <w:sz w:val="28"/>
          <w:rtl/>
        </w:rPr>
        <w:t>ید</w:t>
      </w:r>
      <w:ins w:id="188" w:author="Arash Tighbor" w:date="2014-05-28T12:38:00Z">
        <w:r w:rsidR="000A745A">
          <w:rPr>
            <w:rFonts w:cs="2  Nazanin" w:hint="cs"/>
            <w:sz w:val="28"/>
            <w:rtl/>
          </w:rPr>
          <w:t>.</w:t>
        </w:r>
      </w:ins>
    </w:p>
    <w:p w:rsidR="000A745A" w:rsidRPr="00774FB7" w:rsidRDefault="000A745A" w:rsidP="00774FB7">
      <w:pPr>
        <w:pStyle w:val="ListParagraph"/>
        <w:ind w:left="360"/>
        <w:rPr>
          <w:ins w:id="189" w:author="Arash Tighbor" w:date="2014-05-28T12:36:00Z"/>
          <w:rFonts w:cs="2  Nazanin"/>
          <w:sz w:val="28"/>
          <w:rtl/>
        </w:rPr>
      </w:pPr>
    </w:p>
    <w:p w:rsidR="00774FB7" w:rsidRDefault="00774FB7">
      <w:pPr>
        <w:pStyle w:val="Note"/>
        <w:rPr>
          <w:rtl/>
        </w:rPr>
        <w:pPrChange w:id="190" w:author="Arash Tighbor" w:date="2014-05-28T14:52:00Z">
          <w:pPr>
            <w:pStyle w:val="ListParagraph"/>
            <w:ind w:left="360"/>
          </w:pPr>
        </w:pPrChange>
      </w:pPr>
      <w:r w:rsidRPr="006A3A27">
        <w:rPr>
          <w:rFonts w:hint="cs"/>
          <w:rtl/>
        </w:rPr>
        <w:lastRenderedPageBreak/>
        <w:t>اگر دوربین</w:t>
      </w:r>
      <w:ins w:id="191" w:author="Arash Tighbor" w:date="2014-05-28T12:35:00Z">
        <w:r w:rsidR="000A745A">
          <w:rPr>
            <w:rFonts w:hint="cs"/>
            <w:rtl/>
          </w:rPr>
          <w:t xml:space="preserve"> از نوع</w:t>
        </w:r>
      </w:ins>
      <w:del w:id="192" w:author="Arash Tighbor" w:date="2014-05-28T12:34:00Z">
        <w:r w:rsidRPr="006A3A27" w:rsidDel="000A745A">
          <w:rPr>
            <w:rFonts w:hint="cs"/>
            <w:rtl/>
          </w:rPr>
          <w:delText xml:space="preserve"> </w:delText>
        </w:r>
      </w:del>
      <w:r w:rsidRPr="006A3A27">
        <w:t xml:space="preserve">BNC </w:t>
      </w:r>
      <w:r w:rsidRPr="006A3A27">
        <w:rPr>
          <w:rFonts w:hint="cs"/>
          <w:rtl/>
        </w:rPr>
        <w:t xml:space="preserve"> </w:t>
      </w:r>
      <w:ins w:id="193" w:author="Arash Tighbor" w:date="2014-05-28T12:34:00Z">
        <w:r w:rsidR="000A745A">
          <w:rPr>
            <w:rFonts w:hint="cs"/>
            <w:rtl/>
          </w:rPr>
          <w:t xml:space="preserve"> </w:t>
        </w:r>
      </w:ins>
      <w:del w:id="194" w:author="Arash Tighbor" w:date="2014-05-28T12:35:00Z">
        <w:r w:rsidRPr="006A3A27" w:rsidDel="000A745A">
          <w:rPr>
            <w:rFonts w:hint="cs"/>
            <w:rtl/>
          </w:rPr>
          <w:delText xml:space="preserve">باشد </w:delText>
        </w:r>
      </w:del>
      <w:ins w:id="195" w:author="Arash Tighbor" w:date="2014-05-28T12:35:00Z">
        <w:r w:rsidR="000A745A">
          <w:rPr>
            <w:rFonts w:hint="cs"/>
            <w:rtl/>
          </w:rPr>
          <w:t>است،</w:t>
        </w:r>
        <w:r w:rsidR="000A745A" w:rsidRPr="006A3A27">
          <w:rPr>
            <w:rFonts w:hint="cs"/>
            <w:rtl/>
          </w:rPr>
          <w:t xml:space="preserve"> </w:t>
        </w:r>
      </w:ins>
      <w:del w:id="196" w:author="Arash Tighbor" w:date="2014-05-28T12:34:00Z">
        <w:r w:rsidRPr="006A3A27" w:rsidDel="000A745A">
          <w:rPr>
            <w:rFonts w:hint="cs"/>
            <w:rtl/>
          </w:rPr>
          <w:delText xml:space="preserve">باید </w:delText>
        </w:r>
      </w:del>
      <w:ins w:id="197" w:author="Arash Tighbor" w:date="2014-05-28T12:34:00Z">
        <w:r w:rsidR="000A745A">
          <w:rPr>
            <w:rFonts w:hint="cs"/>
            <w:rtl/>
          </w:rPr>
          <w:t xml:space="preserve">وجود </w:t>
        </w:r>
      </w:ins>
      <w:del w:id="198" w:author="Arash Tighbor" w:date="2014-05-28T12:34:00Z">
        <w:r w:rsidRPr="006A3A27" w:rsidDel="000A745A">
          <w:rPr>
            <w:rFonts w:hint="cs"/>
            <w:rtl/>
          </w:rPr>
          <w:delText>دقت شود</w:delText>
        </w:r>
      </w:del>
      <w:r w:rsidRPr="006A3A27">
        <w:rPr>
          <w:rFonts w:hint="cs"/>
          <w:rtl/>
        </w:rPr>
        <w:t xml:space="preserve"> </w:t>
      </w:r>
      <w:ins w:id="199" w:author="Arash Tighbor" w:date="2014-05-28T12:34:00Z">
        <w:r w:rsidR="000A745A" w:rsidRPr="006A3A27">
          <w:rPr>
            <w:rFonts w:hint="cs"/>
            <w:rtl/>
          </w:rPr>
          <w:t>کارت کپچر</w:t>
        </w:r>
      </w:ins>
      <w:ins w:id="200" w:author="Arash Tighbor" w:date="2014-05-28T12:36:00Z">
        <w:r w:rsidR="000A745A">
          <w:rPr>
            <w:rFonts w:hint="cs"/>
            <w:rtl/>
          </w:rPr>
          <w:t xml:space="preserve"> </w:t>
        </w:r>
      </w:ins>
      <w:del w:id="201" w:author="Arash Tighbor" w:date="2014-05-28T12:35:00Z">
        <w:r w:rsidRPr="006A3A27" w:rsidDel="000A745A">
          <w:rPr>
            <w:rFonts w:hint="cs"/>
            <w:rtl/>
          </w:rPr>
          <w:delText xml:space="preserve">که </w:delText>
        </w:r>
      </w:del>
      <w:ins w:id="202" w:author="Arash Tighbor" w:date="2014-05-28T12:35:00Z">
        <w:r w:rsidR="000A745A">
          <w:rPr>
            <w:rFonts w:hint="cs"/>
            <w:rtl/>
          </w:rPr>
          <w:t>در</w:t>
        </w:r>
        <w:r w:rsidR="000A745A" w:rsidRPr="006A3A27">
          <w:rPr>
            <w:rFonts w:hint="cs"/>
            <w:rtl/>
          </w:rPr>
          <w:t xml:space="preserve"> </w:t>
        </w:r>
      </w:ins>
      <w:r w:rsidRPr="006A3A27">
        <w:t>PC</w:t>
      </w:r>
      <w:r w:rsidRPr="006A3A27">
        <w:rPr>
          <w:rFonts w:hint="cs"/>
          <w:rtl/>
        </w:rPr>
        <w:t xml:space="preserve"> </w:t>
      </w:r>
      <w:ins w:id="203" w:author="Arash Tighbor" w:date="2014-05-28T12:36:00Z">
        <w:r w:rsidR="000A745A">
          <w:rPr>
            <w:rFonts w:hint="cs"/>
            <w:rtl/>
          </w:rPr>
          <w:t xml:space="preserve"> را </w:t>
        </w:r>
      </w:ins>
      <w:del w:id="204" w:author="Arash Tighbor" w:date="2014-05-28T12:34:00Z">
        <w:r w:rsidRPr="006A3A27" w:rsidDel="000A745A">
          <w:rPr>
            <w:rFonts w:hint="cs"/>
            <w:rtl/>
          </w:rPr>
          <w:delText xml:space="preserve">کارت کپچر </w:delText>
        </w:r>
      </w:del>
      <w:del w:id="205" w:author="Arash Tighbor" w:date="2014-05-28T12:35:00Z">
        <w:r w:rsidRPr="006A3A27" w:rsidDel="000A745A">
          <w:rPr>
            <w:rFonts w:hint="cs"/>
            <w:rtl/>
          </w:rPr>
          <w:delText>دارد</w:delText>
        </w:r>
      </w:del>
      <w:ins w:id="206" w:author="Arash Tighbor" w:date="2014-05-28T12:35:00Z">
        <w:r w:rsidR="000A745A">
          <w:rPr>
            <w:rFonts w:hint="cs"/>
            <w:rtl/>
          </w:rPr>
          <w:t>بررسی کنید.</w:t>
        </w:r>
      </w:ins>
      <w:r w:rsidRPr="006A3A27">
        <w:rPr>
          <w:rFonts w:hint="cs"/>
          <w:rtl/>
        </w:rPr>
        <w:t xml:space="preserve"> </w:t>
      </w:r>
      <w:del w:id="207" w:author="Arash Tighbor" w:date="2014-05-28T12:37:00Z">
        <w:r w:rsidRPr="006A3A27" w:rsidDel="000A745A">
          <w:rPr>
            <w:rFonts w:hint="cs"/>
            <w:rtl/>
          </w:rPr>
          <w:delText>یا خیر  و</w:delText>
        </w:r>
      </w:del>
      <w:ins w:id="208" w:author="Arash Tighbor" w:date="2014-05-28T12:37:00Z">
        <w:r w:rsidR="000A745A">
          <w:rPr>
            <w:rFonts w:hint="cs"/>
            <w:rtl/>
          </w:rPr>
          <w:t xml:space="preserve">در صورت وجود کارت </w:t>
        </w:r>
        <w:r w:rsidR="000A745A" w:rsidRPr="000A745A">
          <w:rPr>
            <w:rFonts w:hint="cs"/>
            <w:szCs w:val="22"/>
            <w:rtl/>
            <w:rPrChange w:id="209" w:author="Arash Tighbor" w:date="2014-05-28T12:39:00Z">
              <w:rPr>
                <w:rFonts w:hint="cs"/>
                <w:rtl/>
              </w:rPr>
            </w:rPrChange>
          </w:rPr>
          <w:t>کپچر</w:t>
        </w:r>
        <w:r w:rsidR="000A745A">
          <w:rPr>
            <w:rFonts w:hint="cs"/>
            <w:rtl/>
          </w:rPr>
          <w:t>،</w:t>
        </w:r>
      </w:ins>
      <w:r w:rsidRPr="006A3A27">
        <w:rPr>
          <w:rFonts w:hint="cs"/>
          <w:rtl/>
        </w:rPr>
        <w:t xml:space="preserve"> نوع آن</w:t>
      </w:r>
      <w:ins w:id="210" w:author="Arash Tighbor" w:date="2014-05-28T12:37:00Z">
        <w:r w:rsidR="000A745A">
          <w:rPr>
            <w:rFonts w:hint="cs"/>
            <w:rtl/>
          </w:rPr>
          <w:t xml:space="preserve"> را</w:t>
        </w:r>
      </w:ins>
      <w:r w:rsidRPr="006A3A27">
        <w:rPr>
          <w:rFonts w:hint="cs"/>
          <w:rtl/>
        </w:rPr>
        <w:t xml:space="preserve"> نیز مشخص </w:t>
      </w:r>
      <w:del w:id="211" w:author="Arash Tighbor" w:date="2014-05-28T12:37:00Z">
        <w:r w:rsidRPr="006A3A27" w:rsidDel="000A745A">
          <w:rPr>
            <w:rFonts w:hint="cs"/>
            <w:rtl/>
          </w:rPr>
          <w:delText xml:space="preserve">شود </w:delText>
        </w:r>
      </w:del>
      <w:ins w:id="212" w:author="Arash Tighbor" w:date="2014-05-28T14:52:00Z">
        <w:r w:rsidR="002C3599">
          <w:rPr>
            <w:rFonts w:hint="cs"/>
            <w:rtl/>
          </w:rPr>
          <w:t>نمایید</w:t>
        </w:r>
      </w:ins>
      <w:ins w:id="213" w:author="Arash Tighbor" w:date="2014-05-28T12:37:00Z">
        <w:r w:rsidR="000A745A">
          <w:rPr>
            <w:rFonts w:hint="cs"/>
            <w:rtl/>
          </w:rPr>
          <w:t>؛</w:t>
        </w:r>
        <w:r w:rsidR="000A745A" w:rsidRPr="006A3A27">
          <w:rPr>
            <w:rFonts w:hint="cs"/>
            <w:rtl/>
          </w:rPr>
          <w:t xml:space="preserve"> </w:t>
        </w:r>
      </w:ins>
      <w:r w:rsidRPr="006A3A27">
        <w:rPr>
          <w:rFonts w:hint="cs"/>
          <w:rtl/>
        </w:rPr>
        <w:t xml:space="preserve">اگر از نوع </w:t>
      </w:r>
      <w:r w:rsidRPr="006A3A27">
        <w:t>3INPUT</w:t>
      </w:r>
      <w:r w:rsidRPr="006A3A27">
        <w:rPr>
          <w:rFonts w:hint="cs"/>
          <w:rtl/>
        </w:rPr>
        <w:t xml:space="preserve">  باشد</w:t>
      </w:r>
      <w:ins w:id="214" w:author="Arash Tighbor" w:date="2014-05-28T12:37:00Z">
        <w:r w:rsidR="000A745A">
          <w:rPr>
            <w:rFonts w:hint="cs"/>
            <w:rtl/>
          </w:rPr>
          <w:t>،</w:t>
        </w:r>
      </w:ins>
      <w:r w:rsidRPr="006A3A27">
        <w:rPr>
          <w:rFonts w:hint="cs"/>
          <w:rtl/>
        </w:rPr>
        <w:t xml:space="preserve"> </w:t>
      </w:r>
      <w:del w:id="215" w:author="Arash Tighbor" w:date="2014-05-28T12:38:00Z">
        <w:r w:rsidRPr="006A3A27" w:rsidDel="000A745A">
          <w:rPr>
            <w:rFonts w:hint="cs"/>
            <w:rtl/>
          </w:rPr>
          <w:delText xml:space="preserve">باید </w:delText>
        </w:r>
      </w:del>
      <w:r w:rsidRPr="006A3A27">
        <w:rPr>
          <w:rFonts w:hint="cs"/>
          <w:rtl/>
        </w:rPr>
        <w:t xml:space="preserve">کابل </w:t>
      </w:r>
      <w:r w:rsidRPr="006A3A27">
        <w:t>Data</w:t>
      </w:r>
      <w:r w:rsidRPr="006A3A27">
        <w:rPr>
          <w:rFonts w:hint="cs"/>
          <w:rtl/>
        </w:rPr>
        <w:t xml:space="preserve"> </w:t>
      </w:r>
      <w:ins w:id="216" w:author="Arash Tighbor" w:date="2014-05-28T12:38:00Z">
        <w:r w:rsidR="000A745A" w:rsidRPr="006A3A27">
          <w:rPr>
            <w:rFonts w:hint="cs"/>
            <w:rtl/>
          </w:rPr>
          <w:t xml:space="preserve">باید </w:t>
        </w:r>
      </w:ins>
      <w:r w:rsidRPr="006A3A27">
        <w:rPr>
          <w:rFonts w:hint="cs"/>
          <w:rtl/>
        </w:rPr>
        <w:t xml:space="preserve">به سوکت آخر متصل </w:t>
      </w:r>
      <w:del w:id="217" w:author="Arash Tighbor" w:date="2014-05-28T12:38:00Z">
        <w:r w:rsidRPr="006A3A27" w:rsidDel="000A745A">
          <w:rPr>
            <w:rFonts w:hint="cs"/>
            <w:rtl/>
          </w:rPr>
          <w:delText xml:space="preserve">شده </w:delText>
        </w:r>
      </w:del>
      <w:r w:rsidRPr="006A3A27">
        <w:rPr>
          <w:rFonts w:hint="cs"/>
          <w:rtl/>
        </w:rPr>
        <w:t>باشد.</w:t>
      </w:r>
    </w:p>
    <w:p w:rsidR="00774FB7" w:rsidRDefault="000A745A">
      <w:pPr>
        <w:pStyle w:val="ListParagraph"/>
        <w:ind w:left="293"/>
        <w:pPrChange w:id="218" w:author="Arash Tighbor" w:date="2014-05-28T13:18:00Z">
          <w:pPr>
            <w:pStyle w:val="ListParagraph"/>
            <w:numPr>
              <w:numId w:val="60"/>
            </w:numPr>
            <w:ind w:left="360" w:hanging="360"/>
          </w:pPr>
        </w:pPrChange>
      </w:pPr>
      <w:ins w:id="219" w:author="Arash Tighbor" w:date="2014-05-28T12:42:00Z">
        <w:r>
          <w:rPr>
            <w:rFonts w:cs="2  Nazanin" w:hint="cs"/>
            <w:sz w:val="28"/>
            <w:rtl/>
          </w:rPr>
          <w:t>ا</w:t>
        </w:r>
      </w:ins>
      <w:r w:rsidR="00774FB7" w:rsidRPr="006A3A27">
        <w:rPr>
          <w:rFonts w:cs="2  Nazanin" w:hint="cs"/>
          <w:sz w:val="28"/>
          <w:rtl/>
        </w:rPr>
        <w:t xml:space="preserve">گر دوربین </w:t>
      </w:r>
      <w:r w:rsidR="00774FB7" w:rsidRPr="006A3A27">
        <w:rPr>
          <w:rFonts w:cs="2  Nazanin"/>
          <w:sz w:val="28"/>
        </w:rPr>
        <w:t>BNC</w:t>
      </w:r>
      <w:r w:rsidR="00774FB7" w:rsidRPr="006A3A27">
        <w:rPr>
          <w:rFonts w:cs="2  Nazanin" w:hint="cs"/>
          <w:sz w:val="28"/>
          <w:rtl/>
        </w:rPr>
        <w:t xml:space="preserve"> </w:t>
      </w:r>
      <w:del w:id="220" w:author="Arash Tighbor" w:date="2014-05-28T12:43:00Z">
        <w:r w:rsidR="00774FB7" w:rsidRPr="006A3A27" w:rsidDel="000A745A">
          <w:rPr>
            <w:rFonts w:cs="2  Nazanin" w:hint="cs"/>
            <w:sz w:val="28"/>
            <w:rtl/>
          </w:rPr>
          <w:delText xml:space="preserve">باشد </w:delText>
        </w:r>
      </w:del>
      <w:ins w:id="221" w:author="Arash Tighbor" w:date="2014-05-28T12:43:00Z">
        <w:r>
          <w:rPr>
            <w:rFonts w:cs="2  Nazanin" w:hint="cs"/>
            <w:sz w:val="28"/>
            <w:rtl/>
          </w:rPr>
          <w:t>است</w:t>
        </w:r>
        <w:r w:rsidRPr="006A3A27">
          <w:rPr>
            <w:rFonts w:cs="2  Nazanin" w:hint="cs"/>
            <w:sz w:val="28"/>
            <w:rtl/>
          </w:rPr>
          <w:t xml:space="preserve"> </w:t>
        </w:r>
      </w:ins>
      <w:r w:rsidR="00774FB7" w:rsidRPr="006A3A27">
        <w:rPr>
          <w:rFonts w:cs="2  Nazanin" w:hint="cs"/>
          <w:sz w:val="28"/>
          <w:rtl/>
        </w:rPr>
        <w:t xml:space="preserve">ولی پس از </w:t>
      </w:r>
      <w:ins w:id="222" w:author="Arash Tighbor" w:date="2014-05-28T14:42:00Z">
        <w:r w:rsidR="007D3336">
          <w:rPr>
            <w:rFonts w:cs="2  Nazanin"/>
            <w:sz w:val="28"/>
            <w:rtl/>
          </w:rPr>
          <w:t>مس</w:t>
        </w:r>
        <w:r w:rsidR="007D3336">
          <w:rPr>
            <w:rFonts w:cs="2  Nazanin" w:hint="cs"/>
            <w:sz w:val="28"/>
            <w:rtl/>
          </w:rPr>
          <w:t>یریابی</w:t>
        </w:r>
      </w:ins>
      <w:del w:id="223" w:author="Arash Tighbor" w:date="2014-05-28T14:42:00Z">
        <w:r w:rsidR="00774FB7" w:rsidRPr="006A3A27" w:rsidDel="007D3336">
          <w:rPr>
            <w:rFonts w:cs="2  Nazanin" w:hint="cs"/>
            <w:sz w:val="28"/>
            <w:rtl/>
          </w:rPr>
          <w:delText>مسیر یابی</w:delText>
        </w:r>
      </w:del>
      <w:ins w:id="224" w:author="Arash Tighbor" w:date="2014-05-28T12:42:00Z">
        <w:r>
          <w:rPr>
            <w:rFonts w:cs="2  Nazanin" w:hint="cs"/>
            <w:sz w:val="28"/>
            <w:rtl/>
          </w:rPr>
          <w:t>،</w:t>
        </w:r>
      </w:ins>
      <w:ins w:id="225" w:author="Arash Tighbor" w:date="2014-05-28T12:47:00Z">
        <w:r w:rsidR="00CF40CC">
          <w:rPr>
            <w:rFonts w:cs="2  Nazanin" w:hint="cs"/>
            <w:sz w:val="28"/>
            <w:rtl/>
          </w:rPr>
          <w:t xml:space="preserve"> مشخص شد که</w:t>
        </w:r>
      </w:ins>
      <w:r w:rsidR="00774FB7" w:rsidRPr="006A3A27">
        <w:rPr>
          <w:rFonts w:cs="2  Nazanin" w:hint="cs"/>
          <w:sz w:val="28"/>
          <w:rtl/>
        </w:rPr>
        <w:t xml:space="preserve"> کابل </w:t>
      </w:r>
      <w:r w:rsidR="00774FB7" w:rsidRPr="000D0863">
        <w:rPr>
          <w:rFonts w:cs="2  Nazanin"/>
          <w:szCs w:val="26"/>
          <w:rPrChange w:id="226" w:author="Arash Tighbor" w:date="2014-05-28T12:54:00Z">
            <w:rPr>
              <w:rFonts w:cs="2  Nazanin"/>
              <w:sz w:val="28"/>
            </w:rPr>
          </w:rPrChange>
        </w:rPr>
        <w:t>Data</w:t>
      </w:r>
      <w:r w:rsidR="00774FB7" w:rsidRPr="006A3A27">
        <w:rPr>
          <w:rFonts w:cs="2  Nazanin" w:hint="cs"/>
          <w:sz w:val="28"/>
          <w:rtl/>
        </w:rPr>
        <w:t xml:space="preserve"> وارد </w:t>
      </w:r>
      <w:r w:rsidR="00774FB7" w:rsidRPr="000D0863">
        <w:rPr>
          <w:rFonts w:cs="2  Nazanin"/>
          <w:szCs w:val="26"/>
          <w:rPrChange w:id="227" w:author="Arash Tighbor" w:date="2014-05-28T12:54:00Z">
            <w:rPr>
              <w:rFonts w:cs="2  Nazanin"/>
              <w:sz w:val="28"/>
            </w:rPr>
          </w:rPrChange>
        </w:rPr>
        <w:t>BOX</w:t>
      </w:r>
      <w:r w:rsidR="00774FB7" w:rsidRPr="006A3A27">
        <w:rPr>
          <w:rFonts w:cs="2  Nazanin"/>
          <w:sz w:val="28"/>
        </w:rPr>
        <w:t xml:space="preserve"> </w:t>
      </w:r>
      <w:r w:rsidR="00774FB7" w:rsidRPr="000D0863">
        <w:rPr>
          <w:rFonts w:cs="2  Nazanin"/>
          <w:szCs w:val="26"/>
          <w:rPrChange w:id="228" w:author="Arash Tighbor" w:date="2014-05-28T12:54:00Z">
            <w:rPr>
              <w:rFonts w:cs="2  Nazanin"/>
              <w:sz w:val="28"/>
            </w:rPr>
          </w:rPrChange>
        </w:rPr>
        <w:t>DVR</w:t>
      </w:r>
      <w:r w:rsidR="00774FB7" w:rsidRPr="006A3A27">
        <w:rPr>
          <w:rFonts w:cs="2  Nazanin" w:hint="cs"/>
          <w:sz w:val="28"/>
          <w:rtl/>
        </w:rPr>
        <w:t xml:space="preserve"> شده </w:t>
      </w:r>
      <w:del w:id="229" w:author="Arash Tighbor" w:date="2014-05-28T12:48:00Z">
        <w:r w:rsidR="00774FB7" w:rsidRPr="006A3A27" w:rsidDel="00CF40CC">
          <w:rPr>
            <w:rFonts w:cs="2  Nazanin" w:hint="cs"/>
            <w:sz w:val="28"/>
            <w:rtl/>
          </w:rPr>
          <w:delText>باشد</w:delText>
        </w:r>
      </w:del>
      <w:ins w:id="230" w:author="Arash Tighbor" w:date="2014-05-28T12:48:00Z">
        <w:r w:rsidR="00CF40CC">
          <w:rPr>
            <w:rFonts w:cs="2  Nazanin" w:hint="cs"/>
            <w:sz w:val="28"/>
            <w:rtl/>
          </w:rPr>
          <w:t>است</w:t>
        </w:r>
      </w:ins>
      <w:ins w:id="231" w:author="Arash Tighbor" w:date="2014-05-28T12:43:00Z">
        <w:r>
          <w:rPr>
            <w:rStyle w:val="FootnoteReference"/>
            <w:rFonts w:cs="2  Nazanin"/>
            <w:sz w:val="28"/>
            <w:rtl/>
          </w:rPr>
          <w:footnoteReference w:id="3"/>
        </w:r>
      </w:ins>
      <w:r w:rsidR="00774FB7" w:rsidRPr="006A3A27">
        <w:rPr>
          <w:rFonts w:cs="2  Nazanin" w:hint="cs"/>
          <w:sz w:val="28"/>
          <w:rtl/>
        </w:rPr>
        <w:t xml:space="preserve"> </w:t>
      </w:r>
      <w:del w:id="236" w:author="Arash Tighbor" w:date="2014-05-28T12:43:00Z">
        <w:r w:rsidR="00774FB7" w:rsidRPr="006A3A27" w:rsidDel="000A745A">
          <w:rPr>
            <w:rFonts w:cs="2  Nazanin" w:hint="cs"/>
            <w:sz w:val="28"/>
            <w:rtl/>
          </w:rPr>
          <w:delText xml:space="preserve">(در دستگاههای 2050 در قسمت بالای </w:delText>
        </w:r>
        <w:r w:rsidR="00774FB7" w:rsidRPr="006A3A27" w:rsidDel="000A745A">
          <w:rPr>
            <w:rFonts w:cs="2  Nazanin"/>
            <w:sz w:val="28"/>
          </w:rPr>
          <w:delText>PC</w:delText>
        </w:r>
        <w:r w:rsidR="00774FB7" w:rsidRPr="006A3A27" w:rsidDel="000A745A">
          <w:rPr>
            <w:rFonts w:cs="2  Nazanin" w:hint="cs"/>
            <w:sz w:val="28"/>
            <w:rtl/>
          </w:rPr>
          <w:delText xml:space="preserve"> قرار دارد)</w:delText>
        </w:r>
      </w:del>
      <w:r w:rsidR="00774FB7" w:rsidRPr="006A3A27">
        <w:rPr>
          <w:rFonts w:cs="2  Nazanin" w:hint="cs"/>
          <w:sz w:val="28"/>
          <w:rtl/>
        </w:rPr>
        <w:t>باید نوع آن</w:t>
      </w:r>
      <w:ins w:id="237" w:author="Arash Tighbor" w:date="2014-05-28T12:44:00Z">
        <w:r w:rsidR="00CF40CC">
          <w:rPr>
            <w:rFonts w:cs="2  Nazanin" w:hint="cs"/>
            <w:sz w:val="28"/>
            <w:rtl/>
          </w:rPr>
          <w:t xml:space="preserve"> را</w:t>
        </w:r>
      </w:ins>
      <w:r w:rsidR="00774FB7" w:rsidRPr="006A3A27">
        <w:rPr>
          <w:rFonts w:cs="2  Nazanin" w:hint="cs"/>
          <w:sz w:val="28"/>
          <w:rtl/>
        </w:rPr>
        <w:t xml:space="preserve"> مشخص </w:t>
      </w:r>
      <w:del w:id="238" w:author="Arash Tighbor" w:date="2014-05-28T12:44:00Z">
        <w:r w:rsidR="00774FB7" w:rsidRPr="006A3A27" w:rsidDel="00CF40CC">
          <w:rPr>
            <w:rFonts w:cs="2  Nazanin" w:hint="cs"/>
            <w:sz w:val="28"/>
            <w:rtl/>
          </w:rPr>
          <w:delText xml:space="preserve">شود </w:delText>
        </w:r>
      </w:del>
      <w:ins w:id="239" w:author="Arash Tighbor" w:date="2014-05-28T12:44:00Z">
        <w:r w:rsidR="00CF40CC">
          <w:rPr>
            <w:rFonts w:cs="2  Nazanin" w:hint="cs"/>
            <w:sz w:val="28"/>
            <w:rtl/>
          </w:rPr>
          <w:t>کنید</w:t>
        </w:r>
      </w:ins>
      <w:ins w:id="240" w:author="Arash Tighbor" w:date="2014-05-28T12:45:00Z">
        <w:r w:rsidR="00CF40CC">
          <w:rPr>
            <w:rFonts w:cs="2  Nazanin" w:hint="cs"/>
            <w:sz w:val="28"/>
            <w:rtl/>
          </w:rPr>
          <w:t xml:space="preserve">. کابل </w:t>
        </w:r>
      </w:ins>
      <w:ins w:id="241" w:author="Arash Tighbor" w:date="2014-05-28T12:46:00Z">
        <w:r w:rsidR="00CF40CC" w:rsidRPr="000D0863">
          <w:rPr>
            <w:rFonts w:cs="2  Nazanin"/>
            <w:szCs w:val="26"/>
            <w:rPrChange w:id="242" w:author="Arash Tighbor" w:date="2014-05-28T12:54:00Z">
              <w:rPr>
                <w:rFonts w:cs="2  Nazanin"/>
                <w:sz w:val="28"/>
              </w:rPr>
            </w:rPrChange>
          </w:rPr>
          <w:t>Data</w:t>
        </w:r>
      </w:ins>
      <w:ins w:id="243" w:author="Arash Tighbor" w:date="2014-05-28T12:44:00Z">
        <w:r w:rsidR="00CF40CC" w:rsidRPr="006A3A27">
          <w:rPr>
            <w:rFonts w:cs="2  Nazanin" w:hint="cs"/>
            <w:sz w:val="28"/>
            <w:rtl/>
          </w:rPr>
          <w:t xml:space="preserve"> </w:t>
        </w:r>
      </w:ins>
      <w:del w:id="244" w:author="Arash Tighbor" w:date="2014-05-28T12:46:00Z">
        <w:r w:rsidR="00774FB7" w:rsidRPr="006A3A27" w:rsidDel="00CF40CC">
          <w:rPr>
            <w:rFonts w:cs="2  Nazanin" w:hint="cs"/>
            <w:sz w:val="28"/>
            <w:rtl/>
          </w:rPr>
          <w:delText xml:space="preserve">و یا </w:delText>
        </w:r>
      </w:del>
      <w:ins w:id="245" w:author="Arash Tighbor" w:date="2014-05-28T12:46:00Z">
        <w:r w:rsidR="00CF40CC">
          <w:rPr>
            <w:rFonts w:cs="2  Nazanin" w:hint="cs"/>
            <w:sz w:val="28"/>
            <w:rtl/>
          </w:rPr>
          <w:t xml:space="preserve"> </w:t>
        </w:r>
      </w:ins>
      <w:ins w:id="246" w:author="Arash Tighbor" w:date="2014-05-28T12:49:00Z">
        <w:r w:rsidR="00CF40CC">
          <w:rPr>
            <w:rFonts w:cs="2  Nazanin" w:hint="cs"/>
            <w:sz w:val="28"/>
            <w:rtl/>
          </w:rPr>
          <w:t xml:space="preserve">ممکن است </w:t>
        </w:r>
      </w:ins>
      <w:r w:rsidR="00774FB7" w:rsidRPr="006A3A27">
        <w:rPr>
          <w:rFonts w:cs="2  Nazanin" w:hint="cs"/>
          <w:sz w:val="28"/>
          <w:rtl/>
        </w:rPr>
        <w:t xml:space="preserve">وارد </w:t>
      </w:r>
      <w:r w:rsidR="00774FB7" w:rsidRPr="000D0863">
        <w:rPr>
          <w:rFonts w:cs="2  Nazanin"/>
          <w:szCs w:val="26"/>
          <w:rPrChange w:id="247" w:author="Arash Tighbor" w:date="2014-05-28T12:54:00Z">
            <w:rPr>
              <w:rFonts w:cs="2  Nazanin"/>
              <w:sz w:val="28"/>
            </w:rPr>
          </w:rPrChange>
        </w:rPr>
        <w:t>BOX SD RECORDER</w:t>
      </w:r>
      <w:ins w:id="248" w:author="Arash Tighbor" w:date="2014-05-28T12:47:00Z">
        <w:r w:rsidR="00CF40CC">
          <w:rPr>
            <w:rStyle w:val="FootnoteReference"/>
            <w:rFonts w:cs="2  Nazanin"/>
            <w:sz w:val="28"/>
          </w:rPr>
          <w:footnoteReference w:id="4"/>
        </w:r>
      </w:ins>
      <w:r w:rsidR="00774FB7" w:rsidRPr="006A3A27">
        <w:rPr>
          <w:rFonts w:cs="2  Nazanin" w:hint="cs"/>
          <w:sz w:val="28"/>
          <w:rtl/>
        </w:rPr>
        <w:t xml:space="preserve"> </w:t>
      </w:r>
      <w:ins w:id="252" w:author="Arash Tighbor" w:date="2014-05-28T12:50:00Z">
        <w:r w:rsidR="00CF40CC">
          <w:rPr>
            <w:rFonts w:cs="2  Nazanin" w:hint="cs"/>
            <w:sz w:val="28"/>
            <w:rtl/>
          </w:rPr>
          <w:t xml:space="preserve">شده باشد </w:t>
        </w:r>
      </w:ins>
      <w:ins w:id="253" w:author="Arash Tighbor" w:date="2014-05-28T14:42:00Z">
        <w:r w:rsidR="007D3336">
          <w:rPr>
            <w:rFonts w:cs="2  Nazanin"/>
            <w:sz w:val="28"/>
            <w:rtl/>
          </w:rPr>
          <w:t xml:space="preserve">و </w:t>
        </w:r>
        <w:r w:rsidR="007D3336">
          <w:rPr>
            <w:rFonts w:cs="2  Nazanin" w:hint="cs"/>
            <w:sz w:val="28"/>
            <w:rtl/>
          </w:rPr>
          <w:t>یا</w:t>
        </w:r>
      </w:ins>
      <w:ins w:id="254" w:author="Arash Tighbor" w:date="2014-05-28T12:50:00Z">
        <w:r w:rsidR="00CF40CC">
          <w:rPr>
            <w:rFonts w:cs="2  Nazanin" w:hint="cs"/>
            <w:sz w:val="28"/>
            <w:rtl/>
          </w:rPr>
          <w:t xml:space="preserve"> </w:t>
        </w:r>
      </w:ins>
      <w:del w:id="255" w:author="Arash Tighbor" w:date="2014-05-28T12:46:00Z">
        <w:r w:rsidR="00774FB7" w:rsidRPr="006A3A27" w:rsidDel="00CF40CC">
          <w:rPr>
            <w:rFonts w:cs="2  Nazanin" w:hint="cs"/>
            <w:sz w:val="28"/>
            <w:rtl/>
          </w:rPr>
          <w:delText>(</w:delText>
        </w:r>
      </w:del>
      <w:del w:id="256" w:author="Arash Tighbor" w:date="2014-05-28T12:47:00Z">
        <w:r w:rsidR="00774FB7" w:rsidRPr="006A3A27" w:rsidDel="00CF40CC">
          <w:rPr>
            <w:rFonts w:cs="2  Nazanin" w:hint="cs"/>
            <w:sz w:val="28"/>
            <w:rtl/>
          </w:rPr>
          <w:delText>در دستگاههای 1500 چسبیده به بدنه</w:delText>
        </w:r>
      </w:del>
      <w:del w:id="257" w:author="Arash Tighbor" w:date="2014-05-28T12:46:00Z">
        <w:r w:rsidR="00774FB7" w:rsidRPr="006A3A27" w:rsidDel="00CF40CC">
          <w:rPr>
            <w:rFonts w:cs="2  Nazanin" w:hint="cs"/>
            <w:sz w:val="28"/>
            <w:rtl/>
          </w:rPr>
          <w:delText>)</w:delText>
        </w:r>
      </w:del>
      <w:del w:id="258" w:author="Arash Tighbor" w:date="2014-05-28T12:47:00Z">
        <w:r w:rsidR="00774FB7" w:rsidRPr="006A3A27" w:rsidDel="00CF40CC">
          <w:rPr>
            <w:rFonts w:cs="2  Nazanin" w:hint="cs"/>
            <w:sz w:val="28"/>
            <w:rtl/>
          </w:rPr>
          <w:delText xml:space="preserve">شده </w:delText>
        </w:r>
      </w:del>
      <w:del w:id="259" w:author="Arash Tighbor" w:date="2014-05-28T12:50:00Z">
        <w:r w:rsidR="00774FB7" w:rsidRPr="006A3A27" w:rsidDel="00CF40CC">
          <w:rPr>
            <w:rFonts w:cs="2  Nazanin" w:hint="cs"/>
            <w:sz w:val="28"/>
            <w:rtl/>
          </w:rPr>
          <w:delText xml:space="preserve">و در غیر اینصورت </w:delText>
        </w:r>
      </w:del>
      <w:r w:rsidR="00774FB7" w:rsidRPr="006A3A27">
        <w:rPr>
          <w:rFonts w:cs="2  Nazanin" w:hint="cs"/>
          <w:sz w:val="28"/>
          <w:rtl/>
        </w:rPr>
        <w:t xml:space="preserve">به کف گاوصندوق رفته و وارد رک بانک شده </w:t>
      </w:r>
      <w:del w:id="260" w:author="Arash Tighbor" w:date="2014-05-28T12:50:00Z">
        <w:r w:rsidR="00774FB7" w:rsidRPr="006A3A27" w:rsidDel="00CF40CC">
          <w:rPr>
            <w:rFonts w:cs="2  Nazanin" w:hint="cs"/>
            <w:sz w:val="28"/>
            <w:rtl/>
          </w:rPr>
          <w:delText>است.</w:delText>
        </w:r>
      </w:del>
      <w:ins w:id="261" w:author="Arash Tighbor" w:date="2014-05-28T12:50:00Z">
        <w:r w:rsidR="00CF40CC">
          <w:rPr>
            <w:rFonts w:cs="2  Nazanin" w:hint="cs"/>
            <w:sz w:val="28"/>
            <w:rtl/>
          </w:rPr>
          <w:t>باشد.</w:t>
        </w:r>
      </w:ins>
    </w:p>
    <w:p w:rsidR="00075B65" w:rsidRDefault="00075B65">
      <w:pPr>
        <w:pStyle w:val="ListParagraph"/>
        <w:numPr>
          <w:ilvl w:val="0"/>
          <w:numId w:val="60"/>
        </w:numPr>
        <w:ind w:left="293" w:hanging="293"/>
        <w:pPrChange w:id="262" w:author="Arash Tighbor" w:date="2014-05-28T14:53:00Z">
          <w:pPr>
            <w:pStyle w:val="ListParagraph"/>
            <w:numPr>
              <w:numId w:val="60"/>
            </w:numPr>
            <w:ind w:left="251" w:hanging="251"/>
          </w:pPr>
        </w:pPrChange>
      </w:pPr>
      <w:del w:id="263" w:author="Arash Tighbor" w:date="2014-05-28T13:22:00Z">
        <w:r w:rsidRPr="00A53144" w:rsidDel="00640401">
          <w:rPr>
            <w:rFonts w:cs="2  Nazanin" w:hint="cs"/>
            <w:sz w:val="28"/>
            <w:rtl/>
          </w:rPr>
          <w:delText xml:space="preserve">منظور </w:delText>
        </w:r>
        <w:r w:rsidRPr="007D3336" w:rsidDel="00640401">
          <w:rPr>
            <w:rFonts w:cs="2  Nazanin" w:hint="cs"/>
            <w:sz w:val="28"/>
            <w:rtl/>
          </w:rPr>
          <w:delText>از</w:delText>
        </w:r>
        <w:r w:rsidRPr="000D0863" w:rsidDel="00640401">
          <w:rPr>
            <w:rFonts w:cs="2  Nazanin"/>
            <w:szCs w:val="26"/>
            <w:rtl/>
            <w:rPrChange w:id="264" w:author="Arash Tighbor" w:date="2014-05-28T12:54:00Z">
              <w:rPr>
                <w:rFonts w:cs="2  Nazanin"/>
                <w:sz w:val="28"/>
                <w:rtl/>
              </w:rPr>
            </w:rPrChange>
          </w:rPr>
          <w:delText xml:space="preserve"> </w:delText>
        </w:r>
      </w:del>
      <w:r w:rsidRPr="00640401">
        <w:rPr>
          <w:rFonts w:cs="2  Nazanin"/>
          <w:b/>
          <w:bCs/>
          <w:szCs w:val="26"/>
          <w:rPrChange w:id="265" w:author="Arash Tighbor" w:date="2014-05-28T13:22:00Z">
            <w:rPr>
              <w:rFonts w:cs="2  Nazanin"/>
              <w:sz w:val="28"/>
            </w:rPr>
          </w:rPrChange>
        </w:rPr>
        <w:t xml:space="preserve">Ad. Light </w:t>
      </w:r>
      <w:del w:id="266" w:author="Arash Tighbor" w:date="2014-05-28T13:22:00Z">
        <w:r w:rsidRPr="00640401" w:rsidDel="00640401">
          <w:rPr>
            <w:rFonts w:cs="2  Nazanin"/>
            <w:b/>
            <w:bCs/>
            <w:szCs w:val="26"/>
            <w:rPrChange w:id="267" w:author="Arash Tighbor" w:date="2014-05-28T13:22:00Z">
              <w:rPr>
                <w:rFonts w:cs="2  Nazanin"/>
                <w:sz w:val="28"/>
              </w:rPr>
            </w:rPrChange>
          </w:rPr>
          <w:delText>Box</w:delText>
        </w:r>
        <w:r w:rsidRPr="00A53144" w:rsidDel="00640401">
          <w:rPr>
            <w:rFonts w:cs="2  Nazanin" w:hint="cs"/>
            <w:sz w:val="28"/>
            <w:rtl/>
          </w:rPr>
          <w:delText xml:space="preserve"> </w:delText>
        </w:r>
      </w:del>
      <w:proofErr w:type="gramStart"/>
      <w:ins w:id="268" w:author="Arash Tighbor" w:date="2014-05-28T13:22:00Z">
        <w:r w:rsidR="00640401" w:rsidRPr="007D3336">
          <w:rPr>
            <w:rFonts w:cs="2  Nazanin"/>
            <w:b/>
            <w:bCs/>
            <w:szCs w:val="26"/>
          </w:rPr>
          <w:t>Box</w:t>
        </w:r>
        <w:r w:rsidR="00640401">
          <w:rPr>
            <w:rFonts w:cs="2  Nazanin" w:hint="cs"/>
            <w:sz w:val="28"/>
            <w:rtl/>
          </w:rPr>
          <w:t xml:space="preserve"> </w:t>
        </w:r>
        <w:r w:rsidR="00640401" w:rsidRPr="00A53144">
          <w:rPr>
            <w:rFonts w:cs="2  Nazanin" w:hint="cs"/>
            <w:sz w:val="28"/>
            <w:rtl/>
          </w:rPr>
          <w:t>:</w:t>
        </w:r>
        <w:proofErr w:type="gramEnd"/>
        <w:r w:rsidR="00640401">
          <w:rPr>
            <w:rFonts w:cs="2  Nazanin" w:hint="cs"/>
            <w:sz w:val="28"/>
            <w:rtl/>
          </w:rPr>
          <w:t xml:space="preserve"> </w:t>
        </w:r>
      </w:ins>
      <w:r w:rsidRPr="00A53144">
        <w:rPr>
          <w:rFonts w:cs="2  Nazanin" w:hint="cs"/>
          <w:sz w:val="28"/>
          <w:rtl/>
        </w:rPr>
        <w:t xml:space="preserve">همان تابلوی تبلیغات خودپرداز </w:t>
      </w:r>
      <w:del w:id="269" w:author="Arash Tighbor" w:date="2014-05-28T12:51:00Z">
        <w:r w:rsidRPr="00A53144" w:rsidDel="00CF40CC">
          <w:rPr>
            <w:rFonts w:cs="2  Nazanin" w:hint="cs"/>
            <w:sz w:val="28"/>
            <w:rtl/>
          </w:rPr>
          <w:delText>می‌باشد</w:delText>
        </w:r>
      </w:del>
      <w:ins w:id="270" w:author="Arash Tighbor" w:date="2014-05-28T12:51:00Z">
        <w:r w:rsidR="00CF40CC">
          <w:rPr>
            <w:rFonts w:cs="2  Nazanin" w:hint="cs"/>
            <w:sz w:val="28"/>
            <w:rtl/>
          </w:rPr>
          <w:t>است</w:t>
        </w:r>
      </w:ins>
      <w:r w:rsidRPr="00A53144">
        <w:rPr>
          <w:rFonts w:cs="2  Nazanin" w:hint="cs"/>
          <w:sz w:val="28"/>
          <w:rtl/>
        </w:rPr>
        <w:t xml:space="preserve">. با </w:t>
      </w:r>
      <w:del w:id="271" w:author="Arash Tighbor" w:date="2014-05-28T14:53:00Z">
        <w:r w:rsidRPr="00A53144" w:rsidDel="002C3599">
          <w:rPr>
            <w:rFonts w:cs="2  Nazanin" w:hint="cs"/>
            <w:sz w:val="28"/>
            <w:rtl/>
          </w:rPr>
          <w:delText>توجه به</w:delText>
        </w:r>
      </w:del>
      <w:ins w:id="272" w:author="Arash Tighbor" w:date="2014-05-28T14:53:00Z">
        <w:r w:rsidR="002C3599">
          <w:rPr>
            <w:rFonts w:cs="2  Nazanin" w:hint="cs"/>
            <w:sz w:val="28"/>
            <w:rtl/>
          </w:rPr>
          <w:t xml:space="preserve">در نظر گرفتن </w:t>
        </w:r>
      </w:ins>
      <w:del w:id="273" w:author="Arash Tighbor" w:date="2014-05-28T14:53:00Z">
        <w:r w:rsidRPr="00A53144" w:rsidDel="002C3599">
          <w:rPr>
            <w:rFonts w:cs="2  Nazanin" w:hint="cs"/>
            <w:sz w:val="28"/>
            <w:rtl/>
          </w:rPr>
          <w:delText xml:space="preserve"> </w:delText>
        </w:r>
      </w:del>
      <w:r w:rsidRPr="00A53144">
        <w:rPr>
          <w:rFonts w:cs="2  Nazanin" w:hint="cs"/>
          <w:sz w:val="28"/>
          <w:rtl/>
        </w:rPr>
        <w:t>اینکه تونل فریم</w:t>
      </w:r>
      <w:ins w:id="274" w:author="Arash Tighbor" w:date="2014-05-28T12:52:00Z">
        <w:r w:rsidR="00CF40CC">
          <w:rPr>
            <w:rFonts w:cs="2  Nazanin" w:hint="cs"/>
            <w:sz w:val="28"/>
            <w:rtl/>
          </w:rPr>
          <w:t>،</w:t>
        </w:r>
      </w:ins>
      <w:r w:rsidRPr="00A53144">
        <w:rPr>
          <w:rFonts w:cs="2  Nazanin" w:hint="cs"/>
          <w:sz w:val="28"/>
          <w:rtl/>
        </w:rPr>
        <w:t xml:space="preserve"> </w:t>
      </w:r>
      <w:del w:id="275" w:author="Arash Tighbor" w:date="2014-05-28T12:52:00Z">
        <w:r w:rsidRPr="00A53144" w:rsidDel="00CF40CC">
          <w:rPr>
            <w:rFonts w:cs="2  Nazanin" w:hint="cs"/>
            <w:sz w:val="28"/>
            <w:rtl/>
          </w:rPr>
          <w:delText xml:space="preserve">شامل </w:delText>
        </w:r>
      </w:del>
      <w:r w:rsidRPr="00A53144">
        <w:rPr>
          <w:rFonts w:cs="2  Nazanin" w:hint="cs"/>
          <w:sz w:val="28"/>
          <w:rtl/>
        </w:rPr>
        <w:t xml:space="preserve">قسمت تبلیغات </w:t>
      </w:r>
      <w:ins w:id="276" w:author="Arash Tighbor" w:date="2014-05-28T12:52:00Z">
        <w:r w:rsidR="00CF40CC">
          <w:rPr>
            <w:rFonts w:cs="2  Nazanin" w:hint="cs"/>
            <w:sz w:val="28"/>
            <w:rtl/>
          </w:rPr>
          <w:t xml:space="preserve">را شامل </w:t>
        </w:r>
      </w:ins>
      <w:ins w:id="277" w:author="Arash Tighbor" w:date="2014-05-28T14:42:00Z">
        <w:r w:rsidR="007D3336">
          <w:rPr>
            <w:rFonts w:cs="2  Nazanin"/>
            <w:sz w:val="28"/>
            <w:rtl/>
          </w:rPr>
          <w:t>م</w:t>
        </w:r>
        <w:r w:rsidR="007D3336">
          <w:rPr>
            <w:rFonts w:cs="2  Nazanin" w:hint="cs"/>
            <w:sz w:val="28"/>
            <w:rtl/>
          </w:rPr>
          <w:t>ی‌شود</w:t>
        </w:r>
      </w:ins>
      <w:ins w:id="278" w:author="Arash Tighbor" w:date="2014-05-28T12:52:00Z">
        <w:r w:rsidR="00CF40CC">
          <w:rPr>
            <w:rFonts w:cs="2  Nazanin" w:hint="cs"/>
            <w:sz w:val="28"/>
            <w:rtl/>
          </w:rPr>
          <w:t xml:space="preserve"> یا </w:t>
        </w:r>
      </w:ins>
      <w:ins w:id="279" w:author="Arash Tighbor" w:date="2014-05-28T12:53:00Z">
        <w:r w:rsidR="00CF40CC">
          <w:rPr>
            <w:rFonts w:cs="2  Nazanin" w:hint="cs"/>
            <w:sz w:val="28"/>
            <w:rtl/>
          </w:rPr>
          <w:t>خیر</w:t>
        </w:r>
      </w:ins>
      <w:ins w:id="280" w:author="Arash Tighbor" w:date="2014-05-28T12:52:00Z">
        <w:r w:rsidR="00CF40CC">
          <w:rPr>
            <w:rFonts w:cs="2  Nazanin" w:hint="cs"/>
            <w:sz w:val="28"/>
            <w:rtl/>
          </w:rPr>
          <w:t xml:space="preserve"> </w:t>
        </w:r>
      </w:ins>
      <w:del w:id="281" w:author="Arash Tighbor" w:date="2014-05-28T12:52:00Z">
        <w:r w:rsidRPr="00A53144" w:rsidDel="00CF40CC">
          <w:rPr>
            <w:rFonts w:cs="2  Nazanin" w:hint="cs"/>
            <w:sz w:val="28"/>
            <w:rtl/>
          </w:rPr>
          <w:delText>باشد یا نباشد گز</w:delText>
        </w:r>
      </w:del>
      <w:ins w:id="282" w:author="Arash Tighbor" w:date="2014-05-28T12:53:00Z">
        <w:r w:rsidR="00CF40CC">
          <w:rPr>
            <w:rFonts w:cs="2  Nazanin" w:hint="cs"/>
            <w:sz w:val="28"/>
            <w:rtl/>
          </w:rPr>
          <w:t>گز</w:t>
        </w:r>
      </w:ins>
      <w:r w:rsidRPr="00A53144">
        <w:rPr>
          <w:rFonts w:cs="2  Nazanin" w:hint="cs"/>
          <w:sz w:val="28"/>
          <w:rtl/>
        </w:rPr>
        <w:t>ینه مناسب</w:t>
      </w:r>
      <w:ins w:id="283" w:author="Arash Tighbor" w:date="2014-05-28T12:53:00Z">
        <w:r w:rsidR="00CF40CC">
          <w:rPr>
            <w:rFonts w:cs="2  Nazanin" w:hint="cs"/>
            <w:sz w:val="28"/>
            <w:rtl/>
          </w:rPr>
          <w:t xml:space="preserve"> را</w:t>
        </w:r>
      </w:ins>
      <w:r w:rsidRPr="00A53144">
        <w:rPr>
          <w:rFonts w:cs="2  Nazanin" w:hint="cs"/>
          <w:sz w:val="28"/>
          <w:rtl/>
        </w:rPr>
        <w:t xml:space="preserve"> انتخاب </w:t>
      </w:r>
      <w:del w:id="284" w:author="Arash Tighbor" w:date="2014-05-28T12:53:00Z">
        <w:r w:rsidRPr="00A53144" w:rsidDel="00CF40CC">
          <w:rPr>
            <w:rFonts w:cs="2  Nazanin" w:hint="cs"/>
            <w:sz w:val="28"/>
            <w:rtl/>
          </w:rPr>
          <w:delText>شود</w:delText>
        </w:r>
      </w:del>
      <w:ins w:id="285" w:author="Arash Tighbor" w:date="2014-05-28T12:53:00Z">
        <w:r w:rsidR="00CF40CC">
          <w:rPr>
            <w:rFonts w:cs="2  Nazanin" w:hint="cs"/>
            <w:sz w:val="28"/>
            <w:rtl/>
          </w:rPr>
          <w:t>کنید</w:t>
        </w:r>
      </w:ins>
      <w:r w:rsidRPr="00A53144">
        <w:rPr>
          <w:rFonts w:cs="2  Nazanin" w:hint="cs"/>
          <w:sz w:val="28"/>
          <w:rtl/>
        </w:rPr>
        <w:t xml:space="preserve">. </w:t>
      </w:r>
      <w:ins w:id="286" w:author="Arash Tighbor" w:date="2014-05-28T14:42:00Z">
        <w:r w:rsidR="007D3336">
          <w:rPr>
            <w:rFonts w:cs="2  Nazanin"/>
            <w:sz w:val="28"/>
            <w:rtl/>
          </w:rPr>
          <w:t>دستگاه‌ها</w:t>
        </w:r>
        <w:r w:rsidR="007D3336">
          <w:rPr>
            <w:rFonts w:cs="2  Nazanin" w:hint="cs"/>
            <w:sz w:val="28"/>
            <w:rtl/>
          </w:rPr>
          <w:t>ی</w:t>
        </w:r>
      </w:ins>
      <w:del w:id="287" w:author="Arash Tighbor" w:date="2014-05-28T14:42:00Z">
        <w:r w:rsidRPr="00A53144" w:rsidDel="007D3336">
          <w:rPr>
            <w:rFonts w:cs="2  Nazanin" w:hint="cs"/>
            <w:sz w:val="28"/>
            <w:rtl/>
          </w:rPr>
          <w:delText>دستگاههای</w:delText>
        </w:r>
      </w:del>
      <w:r w:rsidRPr="00A53144">
        <w:rPr>
          <w:rFonts w:cs="2  Nazanin" w:hint="cs"/>
          <w:sz w:val="28"/>
          <w:rtl/>
        </w:rPr>
        <w:t xml:space="preserve"> </w:t>
      </w:r>
      <w:r w:rsidRPr="000D0863">
        <w:rPr>
          <w:rFonts w:cs="2  Nazanin"/>
          <w:szCs w:val="26"/>
          <w:rPrChange w:id="288" w:author="Arash Tighbor" w:date="2014-05-28T12:54:00Z">
            <w:rPr>
              <w:rFonts w:cs="2  Nazanin"/>
              <w:sz w:val="28"/>
            </w:rPr>
          </w:rPrChange>
        </w:rPr>
        <w:t>2050</w:t>
      </w:r>
      <w:r w:rsidRPr="00A53144">
        <w:rPr>
          <w:rFonts w:cs="2  Nazanin" w:hint="cs"/>
          <w:sz w:val="28"/>
          <w:rtl/>
        </w:rPr>
        <w:t xml:space="preserve"> و </w:t>
      </w:r>
      <w:r w:rsidRPr="000D0863">
        <w:rPr>
          <w:rFonts w:cs="2  Nazanin"/>
          <w:szCs w:val="26"/>
          <w:rPrChange w:id="289" w:author="Arash Tighbor" w:date="2014-05-28T12:54:00Z">
            <w:rPr>
              <w:rFonts w:cs="2  Nazanin"/>
              <w:sz w:val="28"/>
            </w:rPr>
          </w:rPrChange>
        </w:rPr>
        <w:t>2150</w:t>
      </w:r>
      <w:r w:rsidRPr="00A53144">
        <w:rPr>
          <w:rFonts w:cs="2  Nazanin" w:hint="cs"/>
          <w:sz w:val="28"/>
          <w:rtl/>
        </w:rPr>
        <w:t xml:space="preserve"> دارای این تابلو می‌باشند.</w:t>
      </w:r>
    </w:p>
    <w:p w:rsidR="00F016B3" w:rsidRPr="00774FB7" w:rsidRDefault="00E67A21" w:rsidP="00E67A21">
      <w:pPr>
        <w:pStyle w:val="ListParagraph"/>
        <w:ind w:left="251"/>
        <w:jc w:val="center"/>
        <w:rPr>
          <w:rtl/>
        </w:rPr>
      </w:pPr>
      <w:r>
        <w:rPr>
          <w:noProof/>
          <w:rtl/>
        </w:rPr>
        <w:drawing>
          <wp:inline distT="0" distB="0" distL="0" distR="0" wp14:anchorId="0C0BB0E8" wp14:editId="378E5A92">
            <wp:extent cx="2368997" cy="2722729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6.jpe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32" t="-1" r="3304" b="1770"/>
                    <a:stretch/>
                  </pic:blipFill>
                  <pic:spPr bwMode="auto">
                    <a:xfrm>
                      <a:off x="0" y="0"/>
                      <a:ext cx="2369189" cy="272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  </w:t>
      </w:r>
      <w:r>
        <w:rPr>
          <w:noProof/>
          <w:rtl/>
        </w:rPr>
        <w:drawing>
          <wp:inline distT="0" distB="0" distL="0" distR="0" wp14:anchorId="4204E115" wp14:editId="503BC5D5">
            <wp:extent cx="2673054" cy="2592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7.jpe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38" r="6775"/>
                    <a:stretch/>
                  </pic:blipFill>
                  <pic:spPr bwMode="auto">
                    <a:xfrm>
                      <a:off x="0" y="0"/>
                      <a:ext cx="2673054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FB7" w:rsidRDefault="00E67A21">
      <w:pPr>
        <w:pStyle w:val="ListParagraph"/>
        <w:ind w:left="293"/>
        <w:rPr>
          <w:rtl/>
        </w:rPr>
        <w:pPrChange w:id="290" w:author="Arash Tighbor" w:date="2014-05-28T14:55:00Z">
          <w:pPr>
            <w:pStyle w:val="ListParagraph"/>
            <w:ind w:left="251"/>
          </w:pPr>
        </w:pPrChange>
      </w:pPr>
      <w:del w:id="291" w:author="Arash Tighbor" w:date="2014-05-28T12:58:00Z">
        <w:r w:rsidRPr="00E67A21" w:rsidDel="000D0863">
          <w:rPr>
            <w:rtl/>
          </w:rPr>
          <w:delText>تشخ</w:delText>
        </w:r>
        <w:r w:rsidRPr="00E67A21" w:rsidDel="000D0863">
          <w:rPr>
            <w:rFonts w:hint="cs"/>
            <w:rtl/>
          </w:rPr>
          <w:delText>یص</w:delText>
        </w:r>
        <w:r w:rsidRPr="00E67A21" w:rsidDel="000D0863">
          <w:rPr>
            <w:rtl/>
          </w:rPr>
          <w:delText xml:space="preserve"> </w:delText>
        </w:r>
      </w:del>
      <w:r w:rsidRPr="00E67A21">
        <w:rPr>
          <w:rFonts w:cs="2  Nazanin"/>
          <w:sz w:val="28"/>
          <w:rtl/>
        </w:rPr>
        <w:t>نوع</w:t>
      </w:r>
      <w:r w:rsidRPr="00E67A21">
        <w:rPr>
          <w:rtl/>
        </w:rPr>
        <w:t xml:space="preserve"> چراغ </w:t>
      </w:r>
      <w:del w:id="292" w:author="Arash Tighbor" w:date="2014-05-28T12:57:00Z">
        <w:r w:rsidRPr="00E67A21" w:rsidDel="000D0863">
          <w:rPr>
            <w:rtl/>
          </w:rPr>
          <w:delText xml:space="preserve">استفاده شده در </w:delText>
        </w:r>
      </w:del>
      <w:r w:rsidRPr="00E67A21">
        <w:rPr>
          <w:rtl/>
        </w:rPr>
        <w:t>دستگاه</w:t>
      </w:r>
      <w:ins w:id="293" w:author="Arash Tighbor" w:date="2014-05-28T12:57:00Z">
        <w:r w:rsidR="000D0863">
          <w:rPr>
            <w:rFonts w:hint="cs"/>
            <w:rtl/>
          </w:rPr>
          <w:t>‌</w:t>
        </w:r>
      </w:ins>
      <w:r w:rsidRPr="00E67A21">
        <w:rPr>
          <w:rtl/>
        </w:rPr>
        <w:t>ها</w:t>
      </w:r>
      <w:r w:rsidRPr="00E67A21">
        <w:rPr>
          <w:rFonts w:hint="cs"/>
          <w:rtl/>
        </w:rPr>
        <w:t>ی</w:t>
      </w:r>
      <w:r w:rsidRPr="00E67A21">
        <w:rPr>
          <w:rtl/>
        </w:rPr>
        <w:t xml:space="preserve"> </w:t>
      </w:r>
      <w:r w:rsidR="002C3599" w:rsidRPr="00E67A21">
        <w:t xml:space="preserve">WINCOR </w:t>
      </w:r>
      <w:r w:rsidRPr="00E67A21">
        <w:t>2050</w:t>
      </w:r>
      <w:r w:rsidRPr="00E67A21">
        <w:rPr>
          <w:rtl/>
        </w:rPr>
        <w:t xml:space="preserve">  </w:t>
      </w:r>
      <w:del w:id="294" w:author="Arash Tighbor" w:date="2014-05-28T12:58:00Z">
        <w:r w:rsidRPr="00E67A21" w:rsidDel="000D0863">
          <w:rPr>
            <w:rtl/>
          </w:rPr>
          <w:delText xml:space="preserve">نسبت </w:delText>
        </w:r>
      </w:del>
      <w:ins w:id="295" w:author="Arash Tighbor" w:date="2014-05-28T12:58:00Z">
        <w:r w:rsidR="000D0863">
          <w:rPr>
            <w:rFonts w:hint="cs"/>
            <w:rtl/>
          </w:rPr>
          <w:t>را با توجه به</w:t>
        </w:r>
      </w:ins>
      <w:del w:id="296" w:author="Arash Tighbor" w:date="2014-05-28T12:58:00Z">
        <w:r w:rsidRPr="00E67A21" w:rsidDel="000D0863">
          <w:rPr>
            <w:rtl/>
          </w:rPr>
          <w:delText>به</w:delText>
        </w:r>
      </w:del>
      <w:r w:rsidRPr="00E67A21">
        <w:rPr>
          <w:rtl/>
        </w:rPr>
        <w:t xml:space="preserve"> کابل ورود</w:t>
      </w:r>
      <w:r w:rsidRPr="00E67A21">
        <w:rPr>
          <w:rFonts w:hint="cs"/>
          <w:rtl/>
        </w:rPr>
        <w:t>ی</w:t>
      </w:r>
      <w:ins w:id="297" w:author="Arash Tighbor" w:date="2014-05-28T12:57:00Z">
        <w:r w:rsidR="000D0863">
          <w:rPr>
            <w:rFonts w:hint="cs"/>
            <w:rtl/>
          </w:rPr>
          <w:t xml:space="preserve"> </w:t>
        </w:r>
      </w:ins>
      <w:del w:id="298" w:author="Arash Tighbor" w:date="2014-05-28T14:54:00Z">
        <w:r w:rsidRPr="00E67A21" w:rsidDel="002C3599">
          <w:rPr>
            <w:rtl/>
          </w:rPr>
          <w:delText>(</w:delText>
        </w:r>
      </w:del>
      <w:del w:id="299" w:author="Arash Tighbor" w:date="2014-05-28T12:58:00Z">
        <w:r w:rsidRPr="00E67A21" w:rsidDel="000D0863">
          <w:rPr>
            <w:rtl/>
          </w:rPr>
          <w:delText xml:space="preserve"> </w:delText>
        </w:r>
      </w:del>
      <w:del w:id="300" w:author="Arash Tighbor" w:date="2014-05-28T14:54:00Z">
        <w:r w:rsidRPr="00E67A21" w:rsidDel="002C3599">
          <w:delText>LED=2pin</w:delText>
        </w:r>
      </w:del>
      <w:del w:id="301" w:author="Arash Tighbor" w:date="2014-05-28T12:58:00Z">
        <w:r w:rsidRPr="00E67A21" w:rsidDel="000D0863">
          <w:rPr>
            <w:rtl/>
          </w:rPr>
          <w:delText xml:space="preserve"> </w:delText>
        </w:r>
      </w:del>
      <w:del w:id="302" w:author="Arash Tighbor" w:date="2014-05-28T14:54:00Z">
        <w:r w:rsidRPr="00E67A21" w:rsidDel="002C3599">
          <w:rPr>
            <w:rtl/>
          </w:rPr>
          <w:delText xml:space="preserve">) </w:delText>
        </w:r>
      </w:del>
      <w:r w:rsidRPr="00E67A21">
        <w:rPr>
          <w:rtl/>
        </w:rPr>
        <w:t xml:space="preserve">و </w:t>
      </w:r>
      <w:r w:rsidRPr="00E67A21">
        <w:t>Part Number</w:t>
      </w:r>
      <w:r w:rsidRPr="00E67A21">
        <w:rPr>
          <w:rtl/>
        </w:rPr>
        <w:t xml:space="preserve"> </w:t>
      </w:r>
      <w:ins w:id="303" w:author="Arash Tighbor" w:date="2014-05-28T12:59:00Z">
        <w:r w:rsidR="000D0863">
          <w:rPr>
            <w:rFonts w:hint="cs"/>
            <w:rtl/>
          </w:rPr>
          <w:t xml:space="preserve"> مشخص نمایید؛ </w:t>
        </w:r>
      </w:ins>
      <w:del w:id="304" w:author="Arash Tighbor" w:date="2014-05-28T12:59:00Z">
        <w:r w:rsidRPr="00E67A21" w:rsidDel="000D0863">
          <w:rPr>
            <w:rtl/>
          </w:rPr>
          <w:delText xml:space="preserve">که </w:delText>
        </w:r>
      </w:del>
      <w:r w:rsidRPr="00E67A21">
        <w:rPr>
          <w:rtl/>
        </w:rPr>
        <w:t xml:space="preserve">در </w:t>
      </w:r>
      <w:ins w:id="305" w:author="Arash Tighbor" w:date="2014-05-28T14:42:00Z">
        <w:r w:rsidR="007D3336">
          <w:rPr>
            <w:rtl/>
          </w:rPr>
          <w:t>چراغ‌ها</w:t>
        </w:r>
        <w:r w:rsidR="007D3336">
          <w:rPr>
            <w:rFonts w:hint="cs"/>
            <w:rtl/>
          </w:rPr>
          <w:t>ی</w:t>
        </w:r>
      </w:ins>
      <w:del w:id="306" w:author="Arash Tighbor" w:date="2014-05-28T14:42:00Z">
        <w:r w:rsidRPr="00E67A21" w:rsidDel="007D3336">
          <w:rPr>
            <w:rtl/>
          </w:rPr>
          <w:delText>چراغ ها</w:delText>
        </w:r>
        <w:r w:rsidRPr="00E67A21" w:rsidDel="007D3336">
          <w:rPr>
            <w:rFonts w:hint="cs"/>
            <w:rtl/>
          </w:rPr>
          <w:delText>ی</w:delText>
        </w:r>
      </w:del>
      <w:r w:rsidRPr="00E67A21">
        <w:rPr>
          <w:rtl/>
        </w:rPr>
        <w:t xml:space="preserve"> </w:t>
      </w:r>
      <w:ins w:id="307" w:author="Arash Tighbor" w:date="2014-05-28T12:59:00Z">
        <w:r w:rsidR="000D0863">
          <w:t xml:space="preserve"> </w:t>
        </w:r>
      </w:ins>
      <w:r w:rsidRPr="00E67A21">
        <w:t>LED</w:t>
      </w:r>
      <w:del w:id="308" w:author="Arash Tighbor" w:date="2014-05-28T12:59:00Z">
        <w:r w:rsidRPr="00E67A21" w:rsidDel="000D0863">
          <w:delText>=01750171417</w:delText>
        </w:r>
        <w:r w:rsidRPr="00E67A21" w:rsidDel="000D0863">
          <w:rPr>
            <w:rtl/>
          </w:rPr>
          <w:delText xml:space="preserve"> </w:delText>
        </w:r>
      </w:del>
      <w:ins w:id="309" w:author="Arash Tighbor" w:date="2014-05-28T14:55:00Z">
        <w:r w:rsidR="002C3599">
          <w:rPr>
            <w:rFonts w:hint="cs"/>
            <w:rtl/>
          </w:rPr>
          <w:t xml:space="preserve">، نوع کابل ورودی </w:t>
        </w:r>
        <w:r w:rsidR="002C3599" w:rsidRPr="00E67A21">
          <w:t>2</w:t>
        </w:r>
        <w:r w:rsidR="002C3599">
          <w:t xml:space="preserve"> </w:t>
        </w:r>
        <w:r w:rsidR="002C3599" w:rsidRPr="00E67A21">
          <w:t>Pin</w:t>
        </w:r>
        <w:r w:rsidR="002C3599">
          <w:rPr>
            <w:rFonts w:hint="cs"/>
            <w:rtl/>
          </w:rPr>
          <w:t xml:space="preserve"> </w:t>
        </w:r>
      </w:ins>
      <w:ins w:id="310" w:author="Arash Tighbor" w:date="2014-05-28T14:56:00Z">
        <w:r w:rsidR="002C3599">
          <w:rPr>
            <w:rFonts w:hint="cs"/>
            <w:rtl/>
          </w:rPr>
          <w:t>و م</w:t>
        </w:r>
      </w:ins>
      <w:del w:id="311" w:author="Arash Tighbor" w:date="2014-05-28T14:55:00Z">
        <w:r w:rsidRPr="00E67A21" w:rsidDel="002C3599">
          <w:rPr>
            <w:rtl/>
          </w:rPr>
          <w:delText>م</w:delText>
        </w:r>
      </w:del>
      <w:ins w:id="312" w:author="Arash Tighbor" w:date="2014-05-28T13:01:00Z">
        <w:r w:rsidR="000D0863">
          <w:rPr>
            <w:rFonts w:hint="cs"/>
            <w:rtl/>
          </w:rPr>
          <w:t xml:space="preserve">قدار </w:t>
        </w:r>
        <w:r w:rsidR="000D0863">
          <w:rPr>
            <w:rFonts w:cs="Cambria"/>
          </w:rPr>
          <w:t>Part Number</w:t>
        </w:r>
        <w:r w:rsidR="000D0863">
          <w:rPr>
            <w:rFonts w:cstheme="minorBidi" w:hint="cs"/>
            <w:rtl/>
          </w:rPr>
          <w:t xml:space="preserve"> </w:t>
        </w:r>
        <w:r w:rsidR="000D0863" w:rsidRPr="000D0863">
          <w:rPr>
            <w:rFonts w:hint="cs"/>
            <w:rtl/>
            <w:rPrChange w:id="313" w:author="Arash Tighbor" w:date="2014-05-28T13:01:00Z">
              <w:rPr>
                <w:rFonts w:cstheme="minorBidi" w:hint="cs"/>
                <w:rtl/>
              </w:rPr>
            </w:rPrChange>
          </w:rPr>
          <w:t>معادل</w:t>
        </w:r>
        <w:r w:rsidR="000D0863">
          <w:rPr>
            <w:rFonts w:cstheme="minorBidi" w:hint="cs"/>
            <w:rtl/>
          </w:rPr>
          <w:t xml:space="preserve"> </w:t>
        </w:r>
        <w:r w:rsidR="000D0863" w:rsidRPr="00E67A21">
          <w:t>01750171417</w:t>
        </w:r>
        <w:r w:rsidR="000D0863" w:rsidRPr="00E67A21">
          <w:rPr>
            <w:rtl/>
          </w:rPr>
          <w:t xml:space="preserve"> </w:t>
        </w:r>
      </w:ins>
      <w:ins w:id="314" w:author="Arash Tighbor" w:date="2014-05-28T13:02:00Z">
        <w:r w:rsidR="000D0863">
          <w:rPr>
            <w:rFonts w:hint="cs"/>
            <w:rtl/>
          </w:rPr>
          <w:t>م</w:t>
        </w:r>
      </w:ins>
      <w:r w:rsidRPr="00E67A21">
        <w:rPr>
          <w:rFonts w:hint="cs"/>
          <w:rtl/>
        </w:rPr>
        <w:t>ی</w:t>
      </w:r>
      <w:ins w:id="315" w:author="Arash Tighbor" w:date="2014-05-28T13:02:00Z">
        <w:r w:rsidR="000D0863">
          <w:rPr>
            <w:rFonts w:hint="cs"/>
            <w:rtl/>
          </w:rPr>
          <w:t>‌</w:t>
        </w:r>
      </w:ins>
      <w:r w:rsidRPr="00E67A21">
        <w:rPr>
          <w:rFonts w:hint="cs"/>
          <w:rtl/>
        </w:rPr>
        <w:t>باشد</w:t>
      </w:r>
      <w:ins w:id="316" w:author="Arash Tighbor" w:date="2014-05-28T13:02:00Z">
        <w:r w:rsidR="000D0863">
          <w:rPr>
            <w:rFonts w:hint="cs"/>
            <w:rtl/>
          </w:rPr>
          <w:t>.</w:t>
        </w:r>
      </w:ins>
      <w:r w:rsidRPr="00E67A21">
        <w:rPr>
          <w:rtl/>
        </w:rPr>
        <w:t xml:space="preserve"> در غ</w:t>
      </w:r>
      <w:r w:rsidRPr="00E67A21">
        <w:rPr>
          <w:rFonts w:hint="cs"/>
          <w:rtl/>
        </w:rPr>
        <w:t>یر</w:t>
      </w:r>
      <w:r w:rsidRPr="00E67A21">
        <w:rPr>
          <w:rtl/>
        </w:rPr>
        <w:t xml:space="preserve"> ا</w:t>
      </w:r>
      <w:r w:rsidRPr="00E67A21">
        <w:rPr>
          <w:rFonts w:hint="cs"/>
          <w:rtl/>
        </w:rPr>
        <w:t>ینصورت</w:t>
      </w:r>
      <w:r w:rsidRPr="00E67A21">
        <w:rPr>
          <w:rtl/>
        </w:rPr>
        <w:t xml:space="preserve"> اگر </w:t>
      </w:r>
      <w:ins w:id="317" w:author="Arash Tighbor" w:date="2014-05-28T13:02:00Z">
        <w:r w:rsidR="000D0863">
          <w:rPr>
            <w:rFonts w:hint="cs"/>
            <w:rtl/>
          </w:rPr>
          <w:t xml:space="preserve">چراغ </w:t>
        </w:r>
      </w:ins>
      <w:r w:rsidRPr="00E67A21">
        <w:rPr>
          <w:rtl/>
        </w:rPr>
        <w:t>برچسب تعم</w:t>
      </w:r>
      <w:r w:rsidRPr="00E67A21">
        <w:rPr>
          <w:rFonts w:hint="cs"/>
          <w:rtl/>
        </w:rPr>
        <w:t>یرات</w:t>
      </w:r>
      <w:r w:rsidRPr="00E67A21">
        <w:rPr>
          <w:rtl/>
        </w:rPr>
        <w:t xml:space="preserve"> نداشته باشد </w:t>
      </w:r>
      <w:del w:id="318" w:author="Arash Tighbor" w:date="2014-05-28T13:02:00Z">
        <w:r w:rsidRPr="00E67A21" w:rsidDel="000D0863">
          <w:rPr>
            <w:rtl/>
          </w:rPr>
          <w:delText xml:space="preserve">چراغ </w:delText>
        </w:r>
      </w:del>
      <w:ins w:id="319" w:author="Arash Tighbor" w:date="2014-05-28T13:02:00Z">
        <w:r w:rsidR="000D0863">
          <w:rPr>
            <w:rFonts w:hint="cs"/>
            <w:rtl/>
          </w:rPr>
          <w:t xml:space="preserve">از نوع </w:t>
        </w:r>
      </w:ins>
      <w:r w:rsidRPr="00E67A21">
        <w:rPr>
          <w:rtl/>
        </w:rPr>
        <w:t xml:space="preserve">فلورسنت </w:t>
      </w:r>
      <w:del w:id="320" w:author="Arash Tighbor" w:date="2014-05-28T13:03:00Z">
        <w:r w:rsidRPr="00E67A21" w:rsidDel="00353D38">
          <w:rPr>
            <w:rtl/>
          </w:rPr>
          <w:delText>م</w:delText>
        </w:r>
        <w:r w:rsidRPr="00E67A21" w:rsidDel="00353D38">
          <w:rPr>
            <w:rFonts w:hint="cs"/>
            <w:rtl/>
          </w:rPr>
          <w:delText>یباشد</w:delText>
        </w:r>
      </w:del>
      <w:ins w:id="321" w:author="Arash Tighbor" w:date="2014-05-28T13:03:00Z">
        <w:r w:rsidR="00353D38">
          <w:rPr>
            <w:rFonts w:hint="cs"/>
            <w:rtl/>
          </w:rPr>
          <w:t>خواهد بود</w:t>
        </w:r>
      </w:ins>
      <w:ins w:id="322" w:author="Arash Tighbor" w:date="2014-05-28T13:02:00Z">
        <w:r w:rsidR="000D0863">
          <w:rPr>
            <w:rFonts w:hint="cs"/>
            <w:rtl/>
          </w:rPr>
          <w:t>.</w:t>
        </w:r>
      </w:ins>
      <w:r w:rsidRPr="00E67A21">
        <w:rPr>
          <w:rtl/>
        </w:rPr>
        <w:t xml:space="preserve"> </w:t>
      </w:r>
      <w:ins w:id="323" w:author="Arash Tighbor" w:date="2014-05-28T13:03:00Z">
        <w:r w:rsidR="00353D38">
          <w:rPr>
            <w:rFonts w:hint="cs"/>
            <w:rtl/>
          </w:rPr>
          <w:t xml:space="preserve">در </w:t>
        </w:r>
      </w:ins>
      <w:ins w:id="324" w:author="Arash Tighbor" w:date="2014-05-28T14:42:00Z">
        <w:r w:rsidR="007D3336">
          <w:rPr>
            <w:rtl/>
          </w:rPr>
          <w:t>دستگاه‌ها</w:t>
        </w:r>
        <w:r w:rsidR="007D3336">
          <w:rPr>
            <w:rFonts w:hint="cs"/>
            <w:rtl/>
          </w:rPr>
          <w:t>ی</w:t>
        </w:r>
      </w:ins>
      <w:del w:id="325" w:author="Arash Tighbor" w:date="2014-05-28T13:02:00Z">
        <w:r w:rsidRPr="00E67A21" w:rsidDel="000D0863">
          <w:rPr>
            <w:rtl/>
          </w:rPr>
          <w:delText xml:space="preserve"> و </w:delText>
        </w:r>
      </w:del>
      <w:del w:id="326" w:author="Arash Tighbor" w:date="2014-05-28T14:42:00Z">
        <w:r w:rsidRPr="00E67A21" w:rsidDel="007D3336">
          <w:rPr>
            <w:rtl/>
          </w:rPr>
          <w:delText>دستگاهها</w:delText>
        </w:r>
        <w:r w:rsidRPr="00E67A21" w:rsidDel="007D3336">
          <w:rPr>
            <w:rFonts w:hint="cs"/>
            <w:rtl/>
          </w:rPr>
          <w:delText>ی</w:delText>
        </w:r>
      </w:del>
      <w:r w:rsidRPr="00E67A21">
        <w:rPr>
          <w:rtl/>
        </w:rPr>
        <w:t xml:space="preserve"> </w:t>
      </w:r>
      <w:r w:rsidR="00353D38" w:rsidRPr="00E67A21">
        <w:t>EASTCOM</w:t>
      </w:r>
      <w:r w:rsidRPr="00E67A21">
        <w:rPr>
          <w:rtl/>
        </w:rPr>
        <w:t xml:space="preserve"> تمام</w:t>
      </w:r>
      <w:r w:rsidRPr="00E67A21">
        <w:rPr>
          <w:rFonts w:hint="cs"/>
          <w:rtl/>
        </w:rPr>
        <w:t>ی</w:t>
      </w:r>
      <w:r w:rsidRPr="00E67A21">
        <w:rPr>
          <w:rtl/>
        </w:rPr>
        <w:t xml:space="preserve"> </w:t>
      </w:r>
      <w:ins w:id="327" w:author="Arash Tighbor" w:date="2014-05-28T14:42:00Z">
        <w:r w:rsidR="007D3336">
          <w:rPr>
            <w:rtl/>
          </w:rPr>
          <w:t>چراغ‌ها</w:t>
        </w:r>
      </w:ins>
      <w:del w:id="328" w:author="Arash Tighbor" w:date="2014-05-28T14:42:00Z">
        <w:r w:rsidRPr="00E67A21" w:rsidDel="007D3336">
          <w:rPr>
            <w:rtl/>
          </w:rPr>
          <w:delText>چراغ ها</w:delText>
        </w:r>
      </w:del>
      <w:ins w:id="329" w:author="Arash Tighbor" w:date="2014-05-28T13:04:00Z">
        <w:r w:rsidR="00AA3021">
          <w:rPr>
            <w:rFonts w:hint="cs"/>
            <w:rtl/>
          </w:rPr>
          <w:t xml:space="preserve"> از نوع</w:t>
        </w:r>
      </w:ins>
      <w:r w:rsidRPr="00E67A21">
        <w:rPr>
          <w:rtl/>
        </w:rPr>
        <w:t xml:space="preserve"> </w:t>
      </w:r>
      <w:r w:rsidRPr="00E67A21">
        <w:t>LED</w:t>
      </w:r>
      <w:r w:rsidRPr="00E67A21">
        <w:rPr>
          <w:rtl/>
        </w:rPr>
        <w:t xml:space="preserve"> </w:t>
      </w:r>
      <w:del w:id="330" w:author="Arash Tighbor" w:date="2014-05-28T13:04:00Z">
        <w:r w:rsidRPr="00E67A21" w:rsidDel="00AA3021">
          <w:rPr>
            <w:rtl/>
          </w:rPr>
          <w:delText>م</w:delText>
        </w:r>
        <w:r w:rsidRPr="00E67A21" w:rsidDel="00AA3021">
          <w:rPr>
            <w:rFonts w:hint="cs"/>
            <w:rtl/>
          </w:rPr>
          <w:delText>ی</w:delText>
        </w:r>
        <w:r w:rsidRPr="00E67A21" w:rsidDel="00AA3021">
          <w:rPr>
            <w:rtl/>
          </w:rPr>
          <w:delText xml:space="preserve"> باشد</w:delText>
        </w:r>
      </w:del>
      <w:ins w:id="331" w:author="Arash Tighbor" w:date="2014-05-28T13:04:00Z">
        <w:r w:rsidR="00AA3021">
          <w:rPr>
            <w:rFonts w:hint="cs"/>
            <w:rtl/>
          </w:rPr>
          <w:t>هستند؛</w:t>
        </w:r>
      </w:ins>
      <w:ins w:id="332" w:author="Arash Tighbor" w:date="2014-05-28T13:17:00Z">
        <w:r w:rsidR="004224BA">
          <w:rPr>
            <w:rFonts w:hint="cs"/>
            <w:rtl/>
          </w:rPr>
          <w:t xml:space="preserve"> </w:t>
        </w:r>
      </w:ins>
      <w:del w:id="333" w:author="Arash Tighbor" w:date="2014-05-28T13:04:00Z">
        <w:r w:rsidRPr="00E67A21" w:rsidDel="00AA3021">
          <w:rPr>
            <w:rtl/>
          </w:rPr>
          <w:delText xml:space="preserve"> و با</w:delText>
        </w:r>
        <w:r w:rsidRPr="00E67A21" w:rsidDel="00AA3021">
          <w:rPr>
            <w:rFonts w:hint="cs"/>
            <w:rtl/>
          </w:rPr>
          <w:delText>ید</w:delText>
        </w:r>
        <w:r w:rsidRPr="00E67A21" w:rsidDel="00AA3021">
          <w:rPr>
            <w:rtl/>
          </w:rPr>
          <w:delText xml:space="preserve"> ت</w:delText>
        </w:r>
        <w:r w:rsidRPr="00E67A21" w:rsidDel="00AA3021">
          <w:rPr>
            <w:rFonts w:hint="cs"/>
            <w:rtl/>
          </w:rPr>
          <w:delText>وجه</w:delText>
        </w:r>
        <w:r w:rsidRPr="00E67A21" w:rsidDel="00AA3021">
          <w:rPr>
            <w:rtl/>
          </w:rPr>
          <w:delText xml:space="preserve"> شود که اگر مشکل</w:delText>
        </w:r>
        <w:r w:rsidRPr="00E67A21" w:rsidDel="00AA3021">
          <w:rPr>
            <w:rFonts w:hint="cs"/>
            <w:rtl/>
          </w:rPr>
          <w:delText>ی</w:delText>
        </w:r>
      </w:del>
      <w:ins w:id="334" w:author="Arash Tighbor" w:date="2014-05-28T13:04:00Z">
        <w:r w:rsidR="00AA3021">
          <w:rPr>
            <w:rFonts w:hint="cs"/>
            <w:rtl/>
          </w:rPr>
          <w:t>اگر اشکالی</w:t>
        </w:r>
      </w:ins>
      <w:ins w:id="335" w:author="Arash Tighbor" w:date="2014-05-28T13:05:00Z">
        <w:r w:rsidR="00AA3021">
          <w:rPr>
            <w:rFonts w:hint="cs"/>
            <w:rtl/>
          </w:rPr>
          <w:t xml:space="preserve"> </w:t>
        </w:r>
        <w:r w:rsidR="00AA3021">
          <w:rPr>
            <w:rFonts w:ascii="Sakkal Majalla" w:hAnsi="Sakkal Majalla" w:cs="Sakkal Majalla" w:hint="cs"/>
            <w:rtl/>
          </w:rPr>
          <w:t>–</w:t>
        </w:r>
        <w:r w:rsidR="00AA3021">
          <w:rPr>
            <w:rFonts w:hint="cs"/>
            <w:rtl/>
          </w:rPr>
          <w:t xml:space="preserve"> نظیر </w:t>
        </w:r>
        <w:r w:rsidR="00AA3021" w:rsidRPr="00E67A21">
          <w:rPr>
            <w:rtl/>
          </w:rPr>
          <w:t>سوختگ</w:t>
        </w:r>
        <w:r w:rsidR="00AA3021" w:rsidRPr="00E67A21">
          <w:rPr>
            <w:rFonts w:hint="cs"/>
            <w:rtl/>
          </w:rPr>
          <w:t>ی</w:t>
        </w:r>
        <w:r w:rsidR="00AA3021" w:rsidRPr="00E67A21">
          <w:rPr>
            <w:rtl/>
          </w:rPr>
          <w:t xml:space="preserve"> قسمت</w:t>
        </w:r>
        <w:r w:rsidR="00AA3021" w:rsidRPr="00E67A21">
          <w:rPr>
            <w:rFonts w:hint="cs"/>
            <w:rtl/>
          </w:rPr>
          <w:t>ی</w:t>
        </w:r>
        <w:r w:rsidR="00AA3021" w:rsidRPr="00E67A21">
          <w:rPr>
            <w:rtl/>
          </w:rPr>
          <w:t xml:space="preserve"> از آن </w:t>
        </w:r>
        <w:r w:rsidR="00AA3021" w:rsidRPr="00E67A21">
          <w:rPr>
            <w:rFonts w:hint="cs"/>
            <w:rtl/>
          </w:rPr>
          <w:t>یا</w:t>
        </w:r>
        <w:r w:rsidR="00AA3021" w:rsidRPr="00E67A21">
          <w:rPr>
            <w:rtl/>
          </w:rPr>
          <w:t xml:space="preserve"> </w:t>
        </w:r>
      </w:ins>
      <w:ins w:id="336" w:author="Arash Tighbor" w:date="2014-05-28T14:42:00Z">
        <w:r w:rsidR="007D3336">
          <w:rPr>
            <w:rtl/>
          </w:rPr>
          <w:t>کم‌نور</w:t>
        </w:r>
      </w:ins>
      <w:ins w:id="337" w:author="Arash Tighbor" w:date="2014-05-28T13:05:00Z">
        <w:r w:rsidR="00AA3021" w:rsidRPr="00E67A21">
          <w:rPr>
            <w:rtl/>
          </w:rPr>
          <w:t xml:space="preserve"> بودن و ... </w:t>
        </w:r>
        <w:r w:rsidR="00AA3021">
          <w:rPr>
            <w:rFonts w:hint="cs"/>
            <w:rtl/>
          </w:rPr>
          <w:t xml:space="preserve">- </w:t>
        </w:r>
      </w:ins>
      <w:ins w:id="338" w:author="Arash Tighbor" w:date="2014-05-28T13:04:00Z">
        <w:r w:rsidR="00AA3021">
          <w:rPr>
            <w:rFonts w:hint="cs"/>
            <w:rtl/>
          </w:rPr>
          <w:t xml:space="preserve">در این قطعه مشاهده </w:t>
        </w:r>
      </w:ins>
      <w:ins w:id="339" w:author="Arash Tighbor" w:date="2014-05-28T14:42:00Z">
        <w:r w:rsidR="007D3336">
          <w:rPr>
            <w:rtl/>
          </w:rPr>
          <w:t>م</w:t>
        </w:r>
        <w:r w:rsidR="007D3336">
          <w:rPr>
            <w:rFonts w:hint="cs"/>
            <w:rtl/>
          </w:rPr>
          <w:t>ی‌کنید</w:t>
        </w:r>
      </w:ins>
      <w:del w:id="340" w:author="Arash Tighbor" w:date="2014-05-28T13:05:00Z">
        <w:r w:rsidRPr="00E67A21" w:rsidDel="00AA3021">
          <w:rPr>
            <w:rtl/>
          </w:rPr>
          <w:delText xml:space="preserve"> در ا</w:delText>
        </w:r>
        <w:r w:rsidRPr="00E67A21" w:rsidDel="00AA3021">
          <w:rPr>
            <w:rFonts w:hint="cs"/>
            <w:rtl/>
          </w:rPr>
          <w:delText>ین</w:delText>
        </w:r>
        <w:r w:rsidRPr="00E67A21" w:rsidDel="00AA3021">
          <w:rPr>
            <w:rtl/>
          </w:rPr>
          <w:delText xml:space="preserve"> قطعه وجود داشته باشد</w:delText>
        </w:r>
      </w:del>
      <w:r w:rsidRPr="00E67A21">
        <w:rPr>
          <w:rtl/>
        </w:rPr>
        <w:t xml:space="preserve"> </w:t>
      </w:r>
      <w:del w:id="341" w:author="Arash Tighbor" w:date="2014-05-28T13:06:00Z">
        <w:r w:rsidRPr="00E67A21" w:rsidDel="00AA3021">
          <w:rPr>
            <w:rtl/>
          </w:rPr>
          <w:delText>اعم از</w:delText>
        </w:r>
      </w:del>
      <w:ins w:id="342" w:author="Arash Tighbor" w:date="2014-05-28T13:06:00Z">
        <w:r w:rsidR="00AA3021">
          <w:rPr>
            <w:rFonts w:hint="cs"/>
            <w:rtl/>
          </w:rPr>
          <w:t>حتماً</w:t>
        </w:r>
      </w:ins>
      <w:r w:rsidRPr="00E67A21">
        <w:rPr>
          <w:rtl/>
        </w:rPr>
        <w:t xml:space="preserve"> </w:t>
      </w:r>
      <w:del w:id="343" w:author="Arash Tighbor" w:date="2014-05-28T13:05:00Z">
        <w:r w:rsidRPr="00E67A21" w:rsidDel="00AA3021">
          <w:rPr>
            <w:rtl/>
          </w:rPr>
          <w:delText>سوختگ</w:delText>
        </w:r>
        <w:r w:rsidRPr="00E67A21" w:rsidDel="00AA3021">
          <w:rPr>
            <w:rFonts w:hint="cs"/>
            <w:rtl/>
          </w:rPr>
          <w:delText>ی</w:delText>
        </w:r>
        <w:r w:rsidRPr="00E67A21" w:rsidDel="00AA3021">
          <w:rPr>
            <w:rtl/>
          </w:rPr>
          <w:delText xml:space="preserve"> قسمت</w:delText>
        </w:r>
        <w:r w:rsidRPr="00E67A21" w:rsidDel="00AA3021">
          <w:rPr>
            <w:rFonts w:hint="cs"/>
            <w:rtl/>
          </w:rPr>
          <w:delText>ی</w:delText>
        </w:r>
        <w:r w:rsidRPr="00E67A21" w:rsidDel="00AA3021">
          <w:rPr>
            <w:rtl/>
          </w:rPr>
          <w:delText xml:space="preserve"> از آن </w:delText>
        </w:r>
        <w:r w:rsidRPr="00E67A21" w:rsidDel="00AA3021">
          <w:rPr>
            <w:rFonts w:hint="cs"/>
            <w:rtl/>
          </w:rPr>
          <w:delText>یا</w:delText>
        </w:r>
        <w:r w:rsidRPr="00E67A21" w:rsidDel="00AA3021">
          <w:rPr>
            <w:rtl/>
          </w:rPr>
          <w:delText xml:space="preserve"> کم نور بودن و ...</w:delText>
        </w:r>
      </w:del>
      <w:del w:id="344" w:author="Arash Tighbor" w:date="2014-05-28T12:56:00Z">
        <w:r w:rsidRPr="00E67A21" w:rsidDel="000D0863">
          <w:rPr>
            <w:rtl/>
          </w:rPr>
          <w:delText>.</w:delText>
        </w:r>
      </w:del>
      <w:del w:id="345" w:author="Arash Tighbor" w:date="2014-05-28T13:05:00Z">
        <w:r w:rsidRPr="00E67A21" w:rsidDel="00AA3021">
          <w:rPr>
            <w:rtl/>
          </w:rPr>
          <w:delText xml:space="preserve"> </w:delText>
        </w:r>
      </w:del>
      <w:r w:rsidRPr="00E67A21">
        <w:rPr>
          <w:rtl/>
        </w:rPr>
        <w:t>با</w:t>
      </w:r>
      <w:r w:rsidRPr="00E67A21">
        <w:rPr>
          <w:rFonts w:hint="cs"/>
          <w:rtl/>
        </w:rPr>
        <w:t>ید</w:t>
      </w:r>
      <w:ins w:id="346" w:author="Arash Tighbor" w:date="2014-05-28T13:06:00Z">
        <w:r w:rsidR="00AA3021">
          <w:rPr>
            <w:rFonts w:hint="cs"/>
            <w:rtl/>
          </w:rPr>
          <w:t xml:space="preserve"> آن را</w:t>
        </w:r>
      </w:ins>
      <w:r w:rsidRPr="00E67A21">
        <w:rPr>
          <w:rtl/>
        </w:rPr>
        <w:t xml:space="preserve"> در قسمت توض</w:t>
      </w:r>
      <w:r w:rsidRPr="00E67A21">
        <w:rPr>
          <w:rFonts w:hint="cs"/>
          <w:rtl/>
        </w:rPr>
        <w:t>یحات</w:t>
      </w:r>
      <w:r w:rsidRPr="00E67A21">
        <w:rPr>
          <w:rtl/>
        </w:rPr>
        <w:t xml:space="preserve"> </w:t>
      </w:r>
      <w:del w:id="347" w:author="Arash Tighbor" w:date="2014-05-28T13:06:00Z">
        <w:r w:rsidRPr="00E67A21" w:rsidDel="00AA3021">
          <w:rPr>
            <w:rtl/>
          </w:rPr>
          <w:delText>نوشته شود.</w:delText>
        </w:r>
      </w:del>
      <w:ins w:id="348" w:author="Arash Tighbor" w:date="2014-05-28T13:06:00Z">
        <w:r w:rsidR="00AA3021">
          <w:rPr>
            <w:rFonts w:hint="cs"/>
            <w:rtl/>
          </w:rPr>
          <w:t>درج نمایید.</w:t>
        </w:r>
      </w:ins>
    </w:p>
    <w:p w:rsidR="00E67A21" w:rsidRDefault="00E67A21" w:rsidP="007D3336">
      <w:pPr>
        <w:pStyle w:val="ListParagraph"/>
        <w:numPr>
          <w:ilvl w:val="0"/>
          <w:numId w:val="60"/>
        </w:numPr>
        <w:ind w:left="251" w:hanging="251"/>
        <w:rPr>
          <w:ins w:id="349" w:author="Arash Tighbor" w:date="2014-05-28T13:28:00Z"/>
        </w:rPr>
      </w:pPr>
      <w:r w:rsidRPr="00640401">
        <w:rPr>
          <w:rFonts w:cs="2  Nazanin" w:hint="cs"/>
          <w:b/>
          <w:bCs/>
          <w:sz w:val="28"/>
          <w:rtl/>
          <w:rPrChange w:id="350" w:author="Arash Tighbor" w:date="2014-05-28T13:21:00Z">
            <w:rPr>
              <w:rFonts w:cs="2  Nazanin" w:hint="cs"/>
              <w:sz w:val="28"/>
              <w:rtl/>
            </w:rPr>
          </w:rPrChange>
        </w:rPr>
        <w:t>سایبان</w:t>
      </w:r>
      <w:r>
        <w:rPr>
          <w:rFonts w:cs="2  Nazanin" w:hint="cs"/>
          <w:sz w:val="28"/>
          <w:rtl/>
        </w:rPr>
        <w:t>:</w:t>
      </w:r>
      <w:ins w:id="351" w:author="Arash Tighbor" w:date="2014-05-28T13:18:00Z">
        <w:r w:rsidR="00640401">
          <w:rPr>
            <w:rFonts w:cs="2  Nazanin" w:hint="cs"/>
            <w:sz w:val="28"/>
            <w:rtl/>
          </w:rPr>
          <w:t xml:space="preserve"> </w:t>
        </w:r>
      </w:ins>
      <w:del w:id="352" w:author="Arash Tighbor" w:date="2014-05-28T13:18:00Z">
        <w:r w:rsidDel="00640401">
          <w:rPr>
            <w:rFonts w:cs="2  Nazanin" w:hint="cs"/>
            <w:sz w:val="28"/>
            <w:rtl/>
          </w:rPr>
          <w:delText xml:space="preserve">باید توجه شود که </w:delText>
        </w:r>
      </w:del>
      <w:r>
        <w:rPr>
          <w:rFonts w:cs="2  Nazanin" w:hint="cs"/>
          <w:sz w:val="28"/>
          <w:rtl/>
        </w:rPr>
        <w:t xml:space="preserve">اگر دستگاه </w:t>
      </w:r>
      <w:del w:id="353" w:author="Arash Tighbor" w:date="2014-05-28T13:18:00Z">
        <w:r w:rsidDel="00640401">
          <w:rPr>
            <w:rFonts w:cs="2  Nazanin" w:hint="cs"/>
            <w:sz w:val="28"/>
            <w:rtl/>
          </w:rPr>
          <w:delText xml:space="preserve">دارای </w:delText>
        </w:r>
      </w:del>
      <w:r>
        <w:rPr>
          <w:rFonts w:cs="2  Nazanin" w:hint="cs"/>
          <w:sz w:val="28"/>
          <w:rtl/>
        </w:rPr>
        <w:t>سایبان</w:t>
      </w:r>
      <w:ins w:id="354" w:author="Arash Tighbor" w:date="2014-05-28T13:18:00Z">
        <w:r w:rsidR="00640401">
          <w:rPr>
            <w:rFonts w:cs="2  Nazanin" w:hint="cs"/>
            <w:sz w:val="28"/>
            <w:rtl/>
          </w:rPr>
          <w:t xml:space="preserve"> دارد</w:t>
        </w:r>
      </w:ins>
      <w:del w:id="355" w:author="Arash Tighbor" w:date="2014-05-28T13:18:00Z">
        <w:r w:rsidDel="00640401">
          <w:rPr>
            <w:rFonts w:cs="2  Nazanin" w:hint="cs"/>
            <w:sz w:val="28"/>
            <w:rtl/>
          </w:rPr>
          <w:delText xml:space="preserve"> میب</w:delText>
        </w:r>
      </w:del>
      <w:del w:id="356" w:author="Arash Tighbor" w:date="2014-05-28T13:19:00Z">
        <w:r w:rsidDel="00640401">
          <w:rPr>
            <w:rFonts w:cs="2  Nazanin" w:hint="cs"/>
            <w:sz w:val="28"/>
            <w:rtl/>
          </w:rPr>
          <w:delText>اشد</w:delText>
        </w:r>
      </w:del>
      <w:r>
        <w:rPr>
          <w:rFonts w:cs="2  Nazanin" w:hint="cs"/>
          <w:sz w:val="28"/>
          <w:rtl/>
        </w:rPr>
        <w:t xml:space="preserve"> ولی مشکلاتی از قبیل کوتاه بودن</w:t>
      </w:r>
      <w:del w:id="357" w:author="Arash Tighbor" w:date="2014-05-28T13:20:00Z">
        <w:r w:rsidDel="00640401">
          <w:rPr>
            <w:rFonts w:cs="2  Nazanin" w:hint="cs"/>
            <w:sz w:val="28"/>
            <w:rtl/>
          </w:rPr>
          <w:delText xml:space="preserve"> یا</w:delText>
        </w:r>
      </w:del>
      <w:ins w:id="358" w:author="Arash Tighbor" w:date="2014-05-28T13:20:00Z">
        <w:r w:rsidR="00640401">
          <w:rPr>
            <w:rFonts w:cs="2  Nazanin" w:hint="cs"/>
            <w:sz w:val="28"/>
            <w:rtl/>
          </w:rPr>
          <w:t>،</w:t>
        </w:r>
      </w:ins>
      <w:r>
        <w:rPr>
          <w:rFonts w:cs="2  Nazanin" w:hint="cs"/>
          <w:sz w:val="28"/>
          <w:rtl/>
        </w:rPr>
        <w:t xml:space="preserve"> پارگی و یا </w:t>
      </w:r>
      <w:del w:id="359" w:author="Arash Tighbor" w:date="2014-05-28T13:19:00Z">
        <w:r w:rsidDel="00640401">
          <w:rPr>
            <w:rFonts w:cs="2  Nazanin" w:hint="cs"/>
            <w:sz w:val="28"/>
            <w:rtl/>
          </w:rPr>
          <w:delText xml:space="preserve">مشکلات </w:delText>
        </w:r>
      </w:del>
      <w:ins w:id="360" w:author="Arash Tighbor" w:date="2014-05-28T13:19:00Z">
        <w:r w:rsidR="00640401">
          <w:rPr>
            <w:rFonts w:cs="2  Nazanin" w:hint="cs"/>
            <w:sz w:val="28"/>
            <w:rtl/>
          </w:rPr>
          <w:t xml:space="preserve">ایراداتی </w:t>
        </w:r>
      </w:ins>
      <w:r>
        <w:rPr>
          <w:rFonts w:cs="2  Nazanin" w:hint="cs"/>
          <w:sz w:val="28"/>
          <w:rtl/>
        </w:rPr>
        <w:t>از این قبیل</w:t>
      </w:r>
      <w:ins w:id="361" w:author="Arash Tighbor" w:date="2014-05-28T13:19:00Z">
        <w:r w:rsidR="00640401">
          <w:rPr>
            <w:rFonts w:cs="2  Nazanin" w:hint="cs"/>
            <w:sz w:val="28"/>
            <w:rtl/>
          </w:rPr>
          <w:t xml:space="preserve"> در آن </w:t>
        </w:r>
      </w:ins>
      <w:ins w:id="362" w:author="Arash Tighbor" w:date="2014-05-28T13:20:00Z">
        <w:r w:rsidR="00640401">
          <w:rPr>
            <w:rFonts w:cs="2  Nazanin"/>
            <w:sz w:val="28"/>
            <w:rtl/>
          </w:rPr>
          <w:br/>
        </w:r>
      </w:ins>
      <w:ins w:id="363" w:author="Arash Tighbor" w:date="2014-05-28T14:42:00Z">
        <w:r w:rsidR="007D3336">
          <w:rPr>
            <w:rFonts w:cs="2  Nazanin"/>
            <w:sz w:val="28"/>
            <w:rtl/>
          </w:rPr>
          <w:lastRenderedPageBreak/>
          <w:t>م</w:t>
        </w:r>
        <w:r w:rsidR="007D3336">
          <w:rPr>
            <w:rFonts w:cs="2  Nazanin" w:hint="cs"/>
            <w:sz w:val="28"/>
            <w:rtl/>
          </w:rPr>
          <w:t>ی‌بینید</w:t>
        </w:r>
      </w:ins>
      <w:ins w:id="364" w:author="Arash Tighbor" w:date="2014-05-28T13:19:00Z">
        <w:r w:rsidR="00640401">
          <w:rPr>
            <w:rFonts w:cs="2  Nazanin" w:hint="cs"/>
            <w:sz w:val="28"/>
            <w:rtl/>
          </w:rPr>
          <w:t xml:space="preserve"> </w:t>
        </w:r>
      </w:ins>
      <w:ins w:id="365" w:author="Arash Tighbor" w:date="2014-05-28T14:42:00Z">
        <w:r w:rsidR="007D3336">
          <w:rPr>
            <w:rFonts w:cs="2  Nazanin"/>
            <w:sz w:val="28"/>
            <w:rtl/>
          </w:rPr>
          <w:t>حتماً</w:t>
        </w:r>
      </w:ins>
      <w:ins w:id="366" w:author="Arash Tighbor" w:date="2014-05-28T13:19:00Z">
        <w:r w:rsidR="00640401">
          <w:rPr>
            <w:rFonts w:cs="2  Nazanin" w:hint="cs"/>
            <w:sz w:val="28"/>
            <w:rtl/>
          </w:rPr>
          <w:t xml:space="preserve"> اشکال یا اشکالات موجود را </w:t>
        </w:r>
      </w:ins>
      <w:ins w:id="367" w:author="Arash Tighbor" w:date="2014-05-28T14:42:00Z">
        <w:r w:rsidR="007D3336">
          <w:rPr>
            <w:rFonts w:cs="2  Nazanin"/>
            <w:sz w:val="28"/>
            <w:rtl/>
          </w:rPr>
          <w:t>به‌طور</w:t>
        </w:r>
      </w:ins>
      <w:ins w:id="368" w:author="Arash Tighbor" w:date="2014-05-28T13:21:00Z">
        <w:r w:rsidR="00640401">
          <w:rPr>
            <w:rFonts w:cs="2  Nazanin" w:hint="cs"/>
            <w:sz w:val="28"/>
            <w:rtl/>
          </w:rPr>
          <w:t xml:space="preserve"> کامل </w:t>
        </w:r>
      </w:ins>
      <w:ins w:id="369" w:author="Arash Tighbor" w:date="2014-05-28T13:19:00Z">
        <w:r w:rsidR="00640401">
          <w:rPr>
            <w:rFonts w:cs="2  Nazanin" w:hint="cs"/>
            <w:sz w:val="28"/>
            <w:rtl/>
          </w:rPr>
          <w:t>در قسمت</w:t>
        </w:r>
      </w:ins>
      <w:del w:id="370" w:author="Arash Tighbor" w:date="2014-05-28T13:20:00Z">
        <w:r w:rsidDel="00640401">
          <w:rPr>
            <w:rFonts w:cs="2  Nazanin" w:hint="cs"/>
            <w:sz w:val="28"/>
            <w:rtl/>
          </w:rPr>
          <w:delText xml:space="preserve"> باید در</w:delText>
        </w:r>
      </w:del>
      <w:r>
        <w:rPr>
          <w:rFonts w:cs="2  Nazanin" w:hint="cs"/>
          <w:sz w:val="28"/>
          <w:rtl/>
        </w:rPr>
        <w:t xml:space="preserve"> توضیحات </w:t>
      </w:r>
      <w:del w:id="371" w:author="Arash Tighbor" w:date="2014-05-28T13:21:00Z">
        <w:r w:rsidDel="00640401">
          <w:rPr>
            <w:rFonts w:cs="2  Nazanin" w:hint="cs"/>
            <w:sz w:val="28"/>
            <w:rtl/>
          </w:rPr>
          <w:delText>بطور کامل</w:delText>
        </w:r>
      </w:del>
      <w:r>
        <w:rPr>
          <w:rFonts w:cs="2  Nazanin" w:hint="cs"/>
          <w:sz w:val="28"/>
          <w:rtl/>
        </w:rPr>
        <w:t xml:space="preserve"> </w:t>
      </w:r>
      <w:del w:id="372" w:author="Arash Tighbor" w:date="2014-05-28T13:20:00Z">
        <w:r w:rsidDel="00640401">
          <w:rPr>
            <w:rFonts w:cs="2  Nazanin" w:hint="cs"/>
            <w:sz w:val="28"/>
            <w:rtl/>
          </w:rPr>
          <w:delText>تشریح شود</w:delText>
        </w:r>
        <w:r w:rsidDel="00640401">
          <w:rPr>
            <w:rFonts w:hint="cs"/>
            <w:rtl/>
          </w:rPr>
          <w:delText>.</w:delText>
        </w:r>
      </w:del>
      <w:ins w:id="373" w:author="Arash Tighbor" w:date="2014-05-28T13:20:00Z">
        <w:r w:rsidR="00640401">
          <w:rPr>
            <w:rFonts w:cs="2  Nazanin" w:hint="cs"/>
            <w:sz w:val="28"/>
            <w:rtl/>
          </w:rPr>
          <w:t>شرح دهید.</w:t>
        </w:r>
      </w:ins>
    </w:p>
    <w:p w:rsidR="00F67DA8" w:rsidRPr="007D3336" w:rsidRDefault="00F67DA8">
      <w:pPr>
        <w:pStyle w:val="Note"/>
        <w:pPrChange w:id="374" w:author="Arash Tighbor" w:date="2014-05-28T13:29:00Z">
          <w:pPr>
            <w:pStyle w:val="ListParagraph"/>
            <w:numPr>
              <w:numId w:val="60"/>
            </w:numPr>
            <w:ind w:left="251" w:hanging="251"/>
          </w:pPr>
        </w:pPrChange>
      </w:pPr>
      <w:ins w:id="375" w:author="Arash Tighbor" w:date="2014-05-28T13:28:00Z">
        <w:r w:rsidRPr="007D3336">
          <w:rPr>
            <w:rFonts w:hint="cs"/>
            <w:rtl/>
          </w:rPr>
          <w:t xml:space="preserve">در این فرم به چند نمونه از خطاهای رایج به همراه راهکار رفع آنها </w:t>
        </w:r>
      </w:ins>
      <w:ins w:id="376" w:author="Arash Tighbor" w:date="2014-05-28T14:42:00Z">
        <w:r w:rsidR="007D3336">
          <w:rPr>
            <w:rtl/>
          </w:rPr>
          <w:t>اشاره‌شده</w:t>
        </w:r>
      </w:ins>
      <w:ins w:id="377" w:author="Arash Tighbor" w:date="2014-05-28T13:28:00Z">
        <w:r w:rsidRPr="007D3336">
          <w:rPr>
            <w:rFonts w:hint="cs"/>
            <w:rtl/>
          </w:rPr>
          <w:t xml:space="preserve"> است. در صورتیکه راهکارهای مذکور مثمر ثمر واقع نشدند، </w:t>
        </w:r>
      </w:ins>
      <w:ins w:id="378" w:author="Arash Tighbor" w:date="2014-05-28T14:42:00Z">
        <w:r w:rsidR="007D3336">
          <w:rPr>
            <w:rtl/>
          </w:rPr>
          <w:t>م</w:t>
        </w:r>
        <w:r w:rsidR="007D3336">
          <w:rPr>
            <w:rFonts w:hint="cs"/>
            <w:rtl/>
          </w:rPr>
          <w:t>ی‌باید</w:t>
        </w:r>
      </w:ins>
      <w:ins w:id="379" w:author="Arash Tighbor" w:date="2014-05-28T13:28:00Z">
        <w:r w:rsidRPr="007D3336">
          <w:rPr>
            <w:rFonts w:hint="cs"/>
            <w:rtl/>
          </w:rPr>
          <w:t xml:space="preserve"> اقدامات دیگری را در جهت رفع خرابی انجام دهید و شرح آن را در قسمت توضیحات چگونگی رفع خرابی درج نمایید.</w:t>
        </w:r>
      </w:ins>
    </w:p>
    <w:p w:rsidR="00E67A21" w:rsidRDefault="00E67A21" w:rsidP="007D3336">
      <w:pPr>
        <w:pStyle w:val="ListParagraph"/>
        <w:numPr>
          <w:ilvl w:val="0"/>
          <w:numId w:val="60"/>
        </w:numPr>
        <w:ind w:left="251" w:hanging="251"/>
      </w:pPr>
      <w:r w:rsidRPr="00640401">
        <w:rPr>
          <w:rFonts w:cs="2  Nazanin" w:hint="cs"/>
          <w:b/>
          <w:bCs/>
          <w:sz w:val="28"/>
          <w:rtl/>
          <w:rPrChange w:id="380" w:author="Arash Tighbor" w:date="2014-05-28T13:22:00Z">
            <w:rPr>
              <w:rFonts w:cs="2  Nazanin" w:hint="cs"/>
              <w:sz w:val="28"/>
              <w:rtl/>
            </w:rPr>
          </w:rPrChange>
        </w:rPr>
        <w:t>کنترل</w:t>
      </w:r>
      <w:r w:rsidRPr="00640401">
        <w:rPr>
          <w:rFonts w:cs="2  Nazanin"/>
          <w:b/>
          <w:bCs/>
          <w:sz w:val="28"/>
          <w:rtl/>
          <w:rPrChange w:id="381" w:author="Arash Tighbor" w:date="2014-05-28T13:22:00Z">
            <w:rPr>
              <w:rFonts w:cs="2  Nazanin"/>
              <w:sz w:val="28"/>
              <w:rtl/>
            </w:rPr>
          </w:rPrChange>
        </w:rPr>
        <w:t xml:space="preserve"> </w:t>
      </w:r>
      <w:ins w:id="382" w:author="Arash Tighbor" w:date="2014-05-28T14:42:00Z">
        <w:r w:rsidR="007D3336">
          <w:rPr>
            <w:rFonts w:cs="2  Nazanin"/>
            <w:b/>
            <w:bCs/>
            <w:sz w:val="28"/>
            <w:rtl/>
          </w:rPr>
          <w:t>عکس‌ها</w:t>
        </w:r>
        <w:r w:rsidR="007D3336">
          <w:rPr>
            <w:rFonts w:cs="2  Nazanin" w:hint="cs"/>
            <w:b/>
            <w:bCs/>
            <w:sz w:val="28"/>
            <w:rtl/>
          </w:rPr>
          <w:t>ی</w:t>
        </w:r>
      </w:ins>
      <w:del w:id="383" w:author="Arash Tighbor" w:date="2014-05-28T14:42:00Z">
        <w:r w:rsidRPr="00640401" w:rsidDel="007D3336">
          <w:rPr>
            <w:rFonts w:cs="2  Nazanin" w:hint="cs"/>
            <w:b/>
            <w:bCs/>
            <w:sz w:val="28"/>
            <w:rtl/>
            <w:rPrChange w:id="384" w:author="Arash Tighbor" w:date="2014-05-28T13:22:00Z">
              <w:rPr>
                <w:rFonts w:cs="2  Nazanin" w:hint="cs"/>
                <w:sz w:val="28"/>
                <w:rtl/>
              </w:rPr>
            </w:rPrChange>
          </w:rPr>
          <w:delText>عکس</w:delText>
        </w:r>
        <w:r w:rsidRPr="00640401" w:rsidDel="007D3336">
          <w:rPr>
            <w:rFonts w:cs="2  Nazanin"/>
            <w:b/>
            <w:bCs/>
            <w:sz w:val="28"/>
            <w:rtl/>
            <w:rPrChange w:id="385" w:author="Arash Tighbor" w:date="2014-05-28T13:22:00Z">
              <w:rPr>
                <w:rFonts w:cs="2  Nazanin"/>
                <w:sz w:val="28"/>
                <w:rtl/>
              </w:rPr>
            </w:rPrChange>
          </w:rPr>
          <w:delText xml:space="preserve"> </w:delText>
        </w:r>
        <w:r w:rsidRPr="00640401" w:rsidDel="007D3336">
          <w:rPr>
            <w:rFonts w:cs="2  Nazanin" w:hint="cs"/>
            <w:b/>
            <w:bCs/>
            <w:sz w:val="28"/>
            <w:rtl/>
            <w:rPrChange w:id="386" w:author="Arash Tighbor" w:date="2014-05-28T13:22:00Z">
              <w:rPr>
                <w:rFonts w:cs="2  Nazanin" w:hint="cs"/>
                <w:sz w:val="28"/>
                <w:rtl/>
              </w:rPr>
            </w:rPrChange>
          </w:rPr>
          <w:delText>های</w:delText>
        </w:r>
      </w:del>
      <w:r w:rsidRPr="00640401">
        <w:rPr>
          <w:rFonts w:cs="2  Nazanin"/>
          <w:b/>
          <w:bCs/>
          <w:sz w:val="28"/>
          <w:rtl/>
          <w:rPrChange w:id="387" w:author="Arash Tighbor" w:date="2014-05-28T13:22:00Z">
            <w:rPr>
              <w:rFonts w:cs="2  Nazanin"/>
              <w:sz w:val="28"/>
              <w:rtl/>
            </w:rPr>
          </w:rPrChange>
        </w:rPr>
        <w:t xml:space="preserve"> دورب</w:t>
      </w:r>
      <w:r w:rsidRPr="00640401">
        <w:rPr>
          <w:rFonts w:cs="2  Nazanin" w:hint="cs"/>
          <w:b/>
          <w:bCs/>
          <w:sz w:val="28"/>
          <w:rtl/>
          <w:rPrChange w:id="388" w:author="Arash Tighbor" w:date="2014-05-28T13:22:00Z">
            <w:rPr>
              <w:rFonts w:cs="2  Nazanin" w:hint="cs"/>
              <w:sz w:val="28"/>
              <w:rtl/>
            </w:rPr>
          </w:rPrChange>
        </w:rPr>
        <w:t>ین</w:t>
      </w:r>
      <w:del w:id="389" w:author="Arash Tighbor" w:date="2014-05-28T13:22:00Z">
        <w:r w:rsidDel="00640401">
          <w:rPr>
            <w:rFonts w:cs="2  Nazanin" w:hint="cs"/>
            <w:sz w:val="28"/>
            <w:rtl/>
          </w:rPr>
          <w:delText xml:space="preserve"> </w:delText>
        </w:r>
      </w:del>
      <w:r>
        <w:rPr>
          <w:rFonts w:cs="2  Nazanin" w:hint="cs"/>
          <w:sz w:val="28"/>
          <w:rtl/>
        </w:rPr>
        <w:t xml:space="preserve">: </w:t>
      </w:r>
      <w:del w:id="390" w:author="Arash Tighbor" w:date="2014-05-28T13:28:00Z">
        <w:r w:rsidDel="00F67DA8">
          <w:rPr>
            <w:rFonts w:cs="2  Nazanin" w:hint="cs"/>
            <w:sz w:val="28"/>
            <w:rtl/>
          </w:rPr>
          <w:delText>در این فرم چند نمونه از خطاهای</w:delText>
        </w:r>
      </w:del>
      <w:del w:id="391" w:author="Arash Tighbor" w:date="2014-05-28T13:24:00Z">
        <w:r w:rsidDel="00640401">
          <w:rPr>
            <w:rFonts w:cs="2  Nazanin" w:hint="cs"/>
            <w:sz w:val="28"/>
            <w:rtl/>
          </w:rPr>
          <w:delText xml:space="preserve">ی که به دفعات دیده شده </w:delText>
        </w:r>
      </w:del>
      <w:del w:id="392" w:author="Arash Tighbor" w:date="2014-05-28T13:28:00Z">
        <w:r w:rsidDel="00F67DA8">
          <w:rPr>
            <w:rFonts w:cs="2  Nazanin" w:hint="cs"/>
            <w:sz w:val="28"/>
            <w:rtl/>
          </w:rPr>
          <w:delText xml:space="preserve">همراه راهکار </w:delText>
        </w:r>
      </w:del>
      <w:del w:id="393" w:author="Arash Tighbor" w:date="2014-05-28T13:26:00Z">
        <w:r w:rsidDel="00640401">
          <w:rPr>
            <w:rFonts w:cs="2  Nazanin" w:hint="cs"/>
            <w:sz w:val="28"/>
            <w:rtl/>
          </w:rPr>
          <w:delText xml:space="preserve">آورده شده ولی صرفا دلیل اصلی خرابی نمی باشد و </w:delText>
        </w:r>
      </w:del>
      <w:del w:id="394" w:author="Arash Tighbor" w:date="2014-05-28T13:28:00Z">
        <w:r w:rsidDel="00F67DA8">
          <w:rPr>
            <w:rFonts w:cs="2  Nazanin" w:hint="cs"/>
            <w:sz w:val="28"/>
            <w:rtl/>
          </w:rPr>
          <w:delText>در صورت</w:delText>
        </w:r>
      </w:del>
      <w:del w:id="395" w:author="Arash Tighbor" w:date="2014-05-28T13:26:00Z">
        <w:r w:rsidDel="00640401">
          <w:rPr>
            <w:rFonts w:cs="2  Nazanin" w:hint="cs"/>
            <w:sz w:val="28"/>
            <w:rtl/>
          </w:rPr>
          <w:delText xml:space="preserve"> عدم رفع خرابی باید</w:delText>
        </w:r>
      </w:del>
      <w:del w:id="396" w:author="Arash Tighbor" w:date="2014-05-28T13:27:00Z">
        <w:r w:rsidDel="00640401">
          <w:rPr>
            <w:rFonts w:cs="2  Nazanin" w:hint="cs"/>
            <w:sz w:val="28"/>
            <w:rtl/>
          </w:rPr>
          <w:delText xml:space="preserve"> کار های دیگر نیز انجام شود و حتما در </w:delText>
        </w:r>
      </w:del>
      <w:del w:id="397" w:author="Arash Tighbor" w:date="2014-05-28T13:28:00Z">
        <w:r w:rsidDel="00F67DA8">
          <w:rPr>
            <w:rFonts w:cs="2  Nazanin" w:hint="cs"/>
            <w:sz w:val="28"/>
            <w:rtl/>
          </w:rPr>
          <w:delText xml:space="preserve">قسمت توضیحات چگونگی رفع خرابی </w:delText>
        </w:r>
        <w:r w:rsidDel="00640401">
          <w:rPr>
            <w:rFonts w:cs="2  Nazanin" w:hint="cs"/>
            <w:sz w:val="28"/>
            <w:rtl/>
          </w:rPr>
          <w:delText>آورده شود.</w:delText>
        </w:r>
      </w:del>
    </w:p>
    <w:p w:rsidR="00E67A21" w:rsidRDefault="00E67A21" w:rsidP="00FF3C22">
      <w:pPr>
        <w:pStyle w:val="ListParagraph"/>
        <w:numPr>
          <w:ilvl w:val="1"/>
          <w:numId w:val="60"/>
        </w:numPr>
      </w:pPr>
      <w:r>
        <w:rPr>
          <w:rFonts w:cs="2  Nazanin" w:hint="cs"/>
          <w:sz w:val="28"/>
          <w:rtl/>
        </w:rPr>
        <w:t xml:space="preserve">اولین </w:t>
      </w:r>
      <w:del w:id="398" w:author="Arash Tighbor" w:date="2014-05-28T13:29:00Z">
        <w:r w:rsidDel="00F67DA8">
          <w:rPr>
            <w:rFonts w:cs="2  Nazanin" w:hint="cs"/>
            <w:sz w:val="28"/>
            <w:rtl/>
          </w:rPr>
          <w:delText xml:space="preserve">قدم </w:delText>
        </w:r>
      </w:del>
      <w:ins w:id="399" w:author="Arash Tighbor" w:date="2014-05-28T13:29:00Z">
        <w:r w:rsidR="00F67DA8">
          <w:rPr>
            <w:rFonts w:cs="2  Nazanin" w:hint="cs"/>
            <w:sz w:val="28"/>
            <w:rtl/>
          </w:rPr>
          <w:t xml:space="preserve">گام در </w:t>
        </w:r>
      </w:ins>
      <w:del w:id="400" w:author="Arash Tighbor" w:date="2014-05-28T13:29:00Z">
        <w:r w:rsidDel="00F67DA8">
          <w:rPr>
            <w:rFonts w:cs="2  Nazanin" w:hint="cs"/>
            <w:sz w:val="28"/>
            <w:rtl/>
          </w:rPr>
          <w:delText xml:space="preserve">برای </w:delText>
        </w:r>
      </w:del>
      <w:ins w:id="401" w:author="Arash Tighbor" w:date="2014-05-28T13:29:00Z">
        <w:r w:rsidR="00F67DA8">
          <w:rPr>
            <w:rFonts w:cs="2  Nazanin" w:hint="cs"/>
            <w:sz w:val="28"/>
            <w:rtl/>
          </w:rPr>
          <w:t xml:space="preserve">جهت </w:t>
        </w:r>
      </w:ins>
      <w:r>
        <w:rPr>
          <w:rFonts w:cs="2  Nazanin" w:hint="cs"/>
          <w:sz w:val="28"/>
          <w:rtl/>
        </w:rPr>
        <w:t>تست دوربین</w:t>
      </w:r>
      <w:ins w:id="402" w:author="Arash Tighbor" w:date="2014-05-28T13:34:00Z">
        <w:r w:rsidR="00F67DA8">
          <w:rPr>
            <w:rFonts w:cs="2  Nazanin" w:hint="cs"/>
            <w:sz w:val="28"/>
            <w:rtl/>
          </w:rPr>
          <w:t>،</w:t>
        </w:r>
      </w:ins>
      <w:r>
        <w:rPr>
          <w:rFonts w:cs="2  Nazanin" w:hint="cs"/>
          <w:sz w:val="28"/>
          <w:rtl/>
        </w:rPr>
        <w:t xml:space="preserve"> وجود درایو </w:t>
      </w:r>
      <w:r>
        <w:rPr>
          <w:rFonts w:cs="2  Nazanin"/>
          <w:sz w:val="28"/>
        </w:rPr>
        <w:t>D</w:t>
      </w:r>
      <w:del w:id="403" w:author="Arash Tighbor" w:date="2014-05-28T13:30:00Z">
        <w:r w:rsidDel="00F67DA8">
          <w:rPr>
            <w:rFonts w:cs="2  Nazanin"/>
            <w:sz w:val="28"/>
          </w:rPr>
          <w:delText>:\</w:delText>
        </w:r>
      </w:del>
      <w:r>
        <w:rPr>
          <w:rFonts w:cs="2  Nazanin" w:hint="cs"/>
          <w:sz w:val="28"/>
          <w:rtl/>
        </w:rPr>
        <w:t xml:space="preserve"> </w:t>
      </w:r>
      <w:del w:id="404" w:author="Arash Tighbor" w:date="2014-05-28T13:30:00Z">
        <w:r w:rsidDel="00F67DA8">
          <w:rPr>
            <w:rFonts w:cs="2  Nazanin" w:hint="cs"/>
            <w:sz w:val="28"/>
            <w:rtl/>
          </w:rPr>
          <w:delText xml:space="preserve">است </w:delText>
        </w:r>
      </w:del>
      <w:ins w:id="405" w:author="Arash Tighbor" w:date="2014-05-28T13:30:00Z">
        <w:r w:rsidR="00F67DA8">
          <w:rPr>
            <w:rFonts w:cs="2  Nazanin" w:hint="cs"/>
            <w:sz w:val="28"/>
            <w:rtl/>
          </w:rPr>
          <w:t xml:space="preserve"> </w:t>
        </w:r>
      </w:ins>
      <w:ins w:id="406" w:author="Arash Tighbor" w:date="2014-05-28T14:42:00Z">
        <w:r w:rsidR="007D3336">
          <w:rPr>
            <w:rFonts w:cs="2  Nazanin"/>
            <w:sz w:val="28"/>
            <w:rtl/>
          </w:rPr>
          <w:t>م</w:t>
        </w:r>
        <w:r w:rsidR="007D3336">
          <w:rPr>
            <w:rFonts w:cs="2  Nazanin" w:hint="cs"/>
            <w:sz w:val="28"/>
            <w:rtl/>
          </w:rPr>
          <w:t>ی‌باشد</w:t>
        </w:r>
      </w:ins>
      <w:ins w:id="407" w:author="Arash Tighbor" w:date="2014-05-28T13:30:00Z">
        <w:r w:rsidR="00F67DA8">
          <w:rPr>
            <w:rFonts w:cs="2  Nazanin" w:hint="cs"/>
            <w:sz w:val="28"/>
            <w:rtl/>
          </w:rPr>
          <w:t>.</w:t>
        </w:r>
      </w:ins>
      <w:del w:id="408" w:author="Arash Tighbor" w:date="2014-05-28T13:30:00Z">
        <w:r w:rsidDel="00F67DA8">
          <w:rPr>
            <w:rFonts w:cs="2  Nazanin" w:hint="cs"/>
            <w:sz w:val="28"/>
            <w:rtl/>
          </w:rPr>
          <w:delText>و پس از آن نسبت</w:delText>
        </w:r>
      </w:del>
      <w:ins w:id="409" w:author="Arash Tighbor" w:date="2014-05-28T13:30:00Z">
        <w:r w:rsidR="00F67DA8">
          <w:rPr>
            <w:rFonts w:cs="2  Nazanin" w:hint="cs"/>
            <w:sz w:val="28"/>
            <w:rtl/>
          </w:rPr>
          <w:t xml:space="preserve"> سپس از </w:t>
        </w:r>
      </w:ins>
      <w:ins w:id="410" w:author="Arash Tighbor" w:date="2014-05-28T14:58:00Z">
        <w:r w:rsidR="008509E9">
          <w:rPr>
            <w:rFonts w:cs="2  Nazanin" w:hint="cs"/>
            <w:sz w:val="28"/>
            <w:rtl/>
          </w:rPr>
          <w:t>صحت</w:t>
        </w:r>
      </w:ins>
      <w:ins w:id="411" w:author="Arash Tighbor" w:date="2014-05-28T13:30:00Z">
        <w:r w:rsidR="00F67DA8">
          <w:rPr>
            <w:rFonts w:cs="2  Nazanin" w:hint="cs"/>
            <w:sz w:val="28"/>
            <w:rtl/>
          </w:rPr>
          <w:t xml:space="preserve"> عملکرد</w:t>
        </w:r>
      </w:ins>
      <w:del w:id="412" w:author="Arash Tighbor" w:date="2014-05-28T13:30:00Z">
        <w:r w:rsidDel="00F67DA8">
          <w:rPr>
            <w:rFonts w:cs="2  Nazanin" w:hint="cs"/>
            <w:sz w:val="28"/>
            <w:rtl/>
          </w:rPr>
          <w:delText xml:space="preserve"> به مطمئن شدن</w:delText>
        </w:r>
      </w:del>
      <w:r>
        <w:rPr>
          <w:rFonts w:cs="2  Nazanin" w:hint="cs"/>
          <w:sz w:val="28"/>
          <w:rtl/>
        </w:rPr>
        <w:t xml:space="preserve"> </w:t>
      </w:r>
      <w:ins w:id="413" w:author="Arash Tighbor" w:date="2014-05-28T14:43:00Z">
        <w:r w:rsidR="007D3336">
          <w:rPr>
            <w:rFonts w:cs="2  Nazanin"/>
            <w:sz w:val="28"/>
            <w:rtl/>
          </w:rPr>
          <w:t>نرم‌افزار</w:t>
        </w:r>
      </w:ins>
      <w:del w:id="414" w:author="Arash Tighbor" w:date="2014-05-28T14:43:00Z">
        <w:r w:rsidDel="007D3336">
          <w:rPr>
            <w:rFonts w:cs="2  Nazanin" w:hint="cs"/>
            <w:sz w:val="28"/>
            <w:rtl/>
          </w:rPr>
          <w:delText>نرم افزار</w:delText>
        </w:r>
      </w:del>
      <w:r>
        <w:rPr>
          <w:rFonts w:cs="2  Nazanin" w:hint="cs"/>
          <w:sz w:val="28"/>
          <w:rtl/>
        </w:rPr>
        <w:t xml:space="preserve"> دوربین (</w:t>
      </w:r>
      <w:ins w:id="415" w:author="Arash Tighbor" w:date="2014-05-28T13:32:00Z">
        <w:r w:rsidR="00F67DA8">
          <w:rPr>
            <w:rFonts w:cs="2  Nazanin"/>
            <w:sz w:val="28"/>
          </w:rPr>
          <w:t>SP</w:t>
        </w:r>
      </w:ins>
      <w:ins w:id="416" w:author="Arash Tighbor" w:date="2014-05-28T13:33:00Z">
        <w:r w:rsidR="00F67DA8">
          <w:rPr>
            <w:rFonts w:cs="2  Nazanin" w:hint="cs"/>
            <w:sz w:val="28"/>
            <w:rtl/>
          </w:rPr>
          <w:t xml:space="preserve"> و </w:t>
        </w:r>
        <w:r w:rsidR="00F67DA8">
          <w:rPr>
            <w:rFonts w:cs="2  Nazanin"/>
            <w:sz w:val="28"/>
          </w:rPr>
          <w:t>Driver</w:t>
        </w:r>
      </w:ins>
      <w:del w:id="417" w:author="Arash Tighbor" w:date="2014-05-28T13:31:00Z">
        <w:r w:rsidDel="00F67DA8">
          <w:rPr>
            <w:rFonts w:cs="2  Nazanin"/>
            <w:sz w:val="28"/>
          </w:rPr>
          <w:delText>Driver ,</w:delText>
        </w:r>
      </w:del>
      <w:del w:id="418" w:author="Arash Tighbor" w:date="2014-05-28T13:32:00Z">
        <w:r w:rsidDel="00F67DA8">
          <w:rPr>
            <w:rFonts w:cs="2  Nazanin"/>
            <w:sz w:val="28"/>
          </w:rPr>
          <w:delText>SP</w:delText>
        </w:r>
        <w:r w:rsidDel="00F67DA8">
          <w:rPr>
            <w:rFonts w:cs="2  Nazanin" w:hint="cs"/>
            <w:sz w:val="28"/>
            <w:rtl/>
          </w:rPr>
          <w:delText xml:space="preserve"> </w:delText>
        </w:r>
      </w:del>
      <w:r>
        <w:rPr>
          <w:rFonts w:cs="2  Nazanin" w:hint="cs"/>
          <w:sz w:val="28"/>
          <w:rtl/>
        </w:rPr>
        <w:t>)</w:t>
      </w:r>
      <w:ins w:id="419" w:author="Arash Tighbor" w:date="2014-05-28T13:30:00Z">
        <w:r w:rsidR="00F67DA8">
          <w:rPr>
            <w:rFonts w:cs="2  Nazanin" w:hint="cs"/>
            <w:sz w:val="28"/>
            <w:rtl/>
          </w:rPr>
          <w:t xml:space="preserve"> اطمینان حاصل نمایید</w:t>
        </w:r>
      </w:ins>
      <w:ins w:id="420" w:author="Arash Tighbor" w:date="2014-05-28T13:34:00Z">
        <w:r w:rsidR="00F67DA8">
          <w:rPr>
            <w:rStyle w:val="FootnoteReference"/>
            <w:rFonts w:cs="2  Nazanin"/>
            <w:sz w:val="28"/>
            <w:rtl/>
          </w:rPr>
          <w:footnoteReference w:id="5"/>
        </w:r>
      </w:ins>
      <w:ins w:id="425" w:author="Arash Tighbor" w:date="2014-05-28T13:30:00Z">
        <w:r w:rsidR="00F67DA8">
          <w:rPr>
            <w:rFonts w:cs="2  Nazanin" w:hint="cs"/>
            <w:sz w:val="28"/>
            <w:rtl/>
          </w:rPr>
          <w:t>.</w:t>
        </w:r>
      </w:ins>
      <w:r>
        <w:rPr>
          <w:rFonts w:cs="2  Nazanin" w:hint="cs"/>
          <w:sz w:val="28"/>
          <w:rtl/>
        </w:rPr>
        <w:t xml:space="preserve"> </w:t>
      </w:r>
      <w:del w:id="426" w:author="Arash Tighbor" w:date="2014-05-28T13:33:00Z">
        <w:r w:rsidDel="00F67DA8">
          <w:rPr>
            <w:rFonts w:cs="2  Nazanin" w:hint="cs"/>
            <w:sz w:val="28"/>
            <w:rtl/>
          </w:rPr>
          <w:delText>و تست آن طبق</w:delText>
        </w:r>
      </w:del>
      <w:r>
        <w:rPr>
          <w:rFonts w:cs="2  Nazanin" w:hint="cs"/>
          <w:sz w:val="28"/>
          <w:rtl/>
        </w:rPr>
        <w:t xml:space="preserve"> </w:t>
      </w:r>
      <w:del w:id="427" w:author="Arash Tighbor" w:date="2014-05-28T13:35:00Z">
        <w:r w:rsidDel="00F67DA8">
          <w:rPr>
            <w:rFonts w:cs="2  Nazanin" w:hint="cs"/>
            <w:sz w:val="28"/>
            <w:rtl/>
          </w:rPr>
          <w:delText>دستورالعمل</w:delText>
        </w:r>
      </w:del>
      <w:del w:id="428" w:author="Arash Tighbor" w:date="2014-05-28T13:33:00Z">
        <w:r w:rsidDel="00F67DA8">
          <w:rPr>
            <w:rFonts w:cs="2  Nazanin" w:hint="cs"/>
            <w:sz w:val="28"/>
            <w:rtl/>
          </w:rPr>
          <w:delText xml:space="preserve"> قبلی</w:delText>
        </w:r>
      </w:del>
      <w:del w:id="429" w:author="Arash Tighbor" w:date="2014-05-28T13:35:00Z">
        <w:r w:rsidDel="00F67DA8">
          <w:rPr>
            <w:rFonts w:cs="2  Nazanin" w:hint="cs"/>
            <w:sz w:val="28"/>
            <w:rtl/>
          </w:rPr>
          <w:delText xml:space="preserve"> که توسط آقای مهندس غریبی تهیه </w:delText>
        </w:r>
      </w:del>
      <w:del w:id="430" w:author="Arash Tighbor" w:date="2014-05-28T13:34:00Z">
        <w:r w:rsidDel="00F67DA8">
          <w:rPr>
            <w:rFonts w:cs="2  Nazanin" w:hint="cs"/>
            <w:sz w:val="28"/>
            <w:rtl/>
          </w:rPr>
          <w:delText xml:space="preserve">و ارسال </w:delText>
        </w:r>
      </w:del>
      <w:del w:id="431" w:author="Arash Tighbor" w:date="2014-05-28T13:35:00Z">
        <w:r w:rsidDel="00F67DA8">
          <w:rPr>
            <w:rFonts w:cs="2  Nazanin" w:hint="cs"/>
            <w:sz w:val="28"/>
            <w:rtl/>
          </w:rPr>
          <w:delText xml:space="preserve">شده </w:delText>
        </w:r>
      </w:del>
      <w:del w:id="432" w:author="Arash Tighbor" w:date="2014-05-28T13:34:00Z">
        <w:r w:rsidDel="00F67DA8">
          <w:rPr>
            <w:rFonts w:cs="2  Nazanin" w:hint="cs"/>
            <w:sz w:val="28"/>
            <w:rtl/>
          </w:rPr>
          <w:delText>بود اقدام مینمائیم.</w:delText>
        </w:r>
      </w:del>
    </w:p>
    <w:p w:rsidR="00E67A21" w:rsidRDefault="00E67A21">
      <w:pPr>
        <w:pStyle w:val="ListParagraph"/>
        <w:numPr>
          <w:ilvl w:val="1"/>
          <w:numId w:val="60"/>
        </w:numPr>
        <w:spacing w:after="0"/>
        <w:pPrChange w:id="433" w:author="Arash Tighbor" w:date="2014-05-28T14:37:00Z">
          <w:pPr>
            <w:pStyle w:val="ListParagraph"/>
            <w:numPr>
              <w:ilvl w:val="1"/>
              <w:numId w:val="60"/>
            </w:numPr>
            <w:ind w:left="792" w:hanging="432"/>
          </w:pPr>
        </w:pPrChange>
      </w:pPr>
      <w:r>
        <w:rPr>
          <w:rFonts w:cs="2  Nazanin" w:hint="cs"/>
          <w:sz w:val="28"/>
          <w:rtl/>
        </w:rPr>
        <w:t xml:space="preserve">پس از اطمینان از نصب </w:t>
      </w:r>
      <w:del w:id="434" w:author="Arash Tighbor" w:date="2014-05-28T13:35:00Z">
        <w:r w:rsidDel="00F67DA8">
          <w:rPr>
            <w:rFonts w:cs="2  Nazanin" w:hint="cs"/>
            <w:sz w:val="28"/>
            <w:rtl/>
          </w:rPr>
          <w:delText xml:space="preserve">بودن </w:delText>
        </w:r>
      </w:del>
      <w:ins w:id="435" w:author="Arash Tighbor" w:date="2014-05-28T13:35:00Z">
        <w:r w:rsidR="00F67DA8">
          <w:rPr>
            <w:rFonts w:cs="2  Nazanin" w:hint="cs"/>
            <w:sz w:val="28"/>
            <w:rtl/>
          </w:rPr>
          <w:t xml:space="preserve">درست </w:t>
        </w:r>
      </w:ins>
      <w:ins w:id="436" w:author="Arash Tighbor" w:date="2014-05-28T14:43:00Z">
        <w:r w:rsidR="007D3336">
          <w:rPr>
            <w:rFonts w:cs="2  Nazanin"/>
            <w:sz w:val="28"/>
            <w:rtl/>
          </w:rPr>
          <w:t>نرم‌افزار</w:t>
        </w:r>
      </w:ins>
      <w:del w:id="437" w:author="Arash Tighbor" w:date="2014-05-28T14:43:00Z">
        <w:r w:rsidDel="007D3336">
          <w:rPr>
            <w:rFonts w:cs="2  Nazanin" w:hint="cs"/>
            <w:sz w:val="28"/>
            <w:rtl/>
          </w:rPr>
          <w:delText>نرم افزار</w:delText>
        </w:r>
      </w:del>
      <w:r>
        <w:rPr>
          <w:rFonts w:cs="2  Nazanin" w:hint="cs"/>
          <w:sz w:val="28"/>
          <w:rtl/>
        </w:rPr>
        <w:t xml:space="preserve"> و تست آن</w:t>
      </w:r>
      <w:ins w:id="438" w:author="Arash Tighbor" w:date="2014-05-28T13:35:00Z">
        <w:r w:rsidR="00F67DA8">
          <w:rPr>
            <w:rFonts w:cs="2  Nazanin" w:hint="cs"/>
            <w:sz w:val="28"/>
            <w:rtl/>
          </w:rPr>
          <w:t xml:space="preserve">، </w:t>
        </w:r>
      </w:ins>
      <w:ins w:id="439" w:author="Arash Tighbor" w:date="2014-05-28T14:43:00Z">
        <w:r w:rsidR="007D3336">
          <w:rPr>
            <w:rFonts w:cs="2  Nazanin"/>
            <w:sz w:val="28"/>
            <w:rtl/>
          </w:rPr>
          <w:t>م</w:t>
        </w:r>
        <w:r w:rsidR="007D3336">
          <w:rPr>
            <w:rFonts w:cs="2  Nazanin" w:hint="cs"/>
            <w:sz w:val="28"/>
            <w:rtl/>
          </w:rPr>
          <w:t>ی‌باید</w:t>
        </w:r>
      </w:ins>
      <w:del w:id="440" w:author="Arash Tighbor" w:date="2014-05-28T14:43:00Z">
        <w:r w:rsidDel="007D3336">
          <w:rPr>
            <w:rFonts w:cs="2  Nazanin" w:hint="cs"/>
            <w:sz w:val="28"/>
            <w:rtl/>
          </w:rPr>
          <w:delText xml:space="preserve"> باید</w:delText>
        </w:r>
      </w:del>
      <w:r>
        <w:rPr>
          <w:rFonts w:cs="2  Nazanin" w:hint="cs"/>
          <w:sz w:val="28"/>
          <w:rtl/>
        </w:rPr>
        <w:t xml:space="preserve"> </w:t>
      </w:r>
      <w:ins w:id="441" w:author="Arash Tighbor" w:date="2014-05-28T14:43:00Z">
        <w:r w:rsidR="007D3336">
          <w:rPr>
            <w:rFonts w:cs="2  Nazanin"/>
            <w:sz w:val="28"/>
            <w:rtl/>
          </w:rPr>
          <w:t>عکس‌ها</w:t>
        </w:r>
      </w:ins>
      <w:del w:id="442" w:author="Arash Tighbor" w:date="2014-05-28T13:36:00Z">
        <w:r w:rsidDel="00F67DA8">
          <w:rPr>
            <w:rFonts w:cs="2  Nazanin" w:hint="cs"/>
            <w:sz w:val="28"/>
            <w:rtl/>
          </w:rPr>
          <w:delText xml:space="preserve">تصاویر </w:delText>
        </w:r>
      </w:del>
      <w:ins w:id="443" w:author="Arash Tighbor" w:date="2014-05-28T13:36:00Z">
        <w:r w:rsidR="00F67DA8">
          <w:rPr>
            <w:rFonts w:cs="2  Nazanin" w:hint="cs"/>
            <w:sz w:val="28"/>
            <w:rtl/>
          </w:rPr>
          <w:t xml:space="preserve"> </w:t>
        </w:r>
      </w:ins>
      <w:r>
        <w:rPr>
          <w:rFonts w:cs="2  Nazanin" w:hint="cs"/>
          <w:sz w:val="28"/>
          <w:rtl/>
        </w:rPr>
        <w:t xml:space="preserve">را </w:t>
      </w:r>
      <w:del w:id="444" w:author="Arash Tighbor" w:date="2014-05-28T13:36:00Z">
        <w:r w:rsidDel="00F67DA8">
          <w:rPr>
            <w:rFonts w:cs="2  Nazanin" w:hint="cs"/>
            <w:sz w:val="28"/>
            <w:rtl/>
          </w:rPr>
          <w:delText>مشاهده و مشکل های</w:delText>
        </w:r>
      </w:del>
      <w:ins w:id="445" w:author="Arash Tighbor" w:date="2014-05-28T13:36:00Z">
        <w:r w:rsidR="00F67DA8">
          <w:rPr>
            <w:rFonts w:cs="2  Nazanin" w:hint="cs"/>
            <w:sz w:val="28"/>
            <w:rtl/>
          </w:rPr>
          <w:t xml:space="preserve">بررسی و اشکالات موجود را طبق جدول زیر </w:t>
        </w:r>
      </w:ins>
      <w:ins w:id="446" w:author="Arash Tighbor" w:date="2014-05-28T14:43:00Z">
        <w:r w:rsidR="007D3336">
          <w:rPr>
            <w:rFonts w:cs="2  Nazanin"/>
            <w:sz w:val="28"/>
            <w:rtl/>
          </w:rPr>
          <w:t>برطرف</w:t>
        </w:r>
      </w:ins>
      <w:ins w:id="447" w:author="Arash Tighbor" w:date="2014-05-28T13:36:00Z">
        <w:r w:rsidR="00F67DA8">
          <w:rPr>
            <w:rFonts w:cs="2  Nazanin" w:hint="cs"/>
            <w:sz w:val="28"/>
            <w:rtl/>
          </w:rPr>
          <w:t xml:space="preserve"> نمایید:</w:t>
        </w:r>
      </w:ins>
      <w:del w:id="448" w:author="Arash Tighbor" w:date="2014-05-28T13:36:00Z">
        <w:r w:rsidDel="00F67DA8">
          <w:rPr>
            <w:rFonts w:cs="2  Nazanin" w:hint="cs"/>
            <w:sz w:val="28"/>
            <w:rtl/>
          </w:rPr>
          <w:delText xml:space="preserve"> موجود را بررسی نمائیم</w:delText>
        </w:r>
      </w:del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single" w:sz="8" w:space="0" w:color="0F243E" w:themeColor="text2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PrChange w:id="449" w:author="Arash Tighbor" w:date="2014-05-28T14:38:00Z">
          <w:tblPr>
            <w:tblStyle w:val="TableGrid"/>
            <w:bidiVisual/>
            <w:tblW w:w="0" w:type="auto"/>
            <w:tblInd w:w="792" w:type="dxa"/>
            <w:tblLook w:val="04A0" w:firstRow="1" w:lastRow="0" w:firstColumn="1" w:lastColumn="0" w:noHBand="0" w:noVBand="1"/>
          </w:tblPr>
        </w:tblPrChange>
      </w:tblPr>
      <w:tblGrid>
        <w:gridCol w:w="3257"/>
        <w:gridCol w:w="5529"/>
        <w:tblGridChange w:id="450">
          <w:tblGrid>
            <w:gridCol w:w="3257"/>
            <w:gridCol w:w="5529"/>
          </w:tblGrid>
        </w:tblGridChange>
      </w:tblGrid>
      <w:tr w:rsidR="00E67A21" w:rsidTr="00000738">
        <w:trPr>
          <w:jc w:val="center"/>
        </w:trPr>
        <w:tc>
          <w:tcPr>
            <w:tcW w:w="3257" w:type="dxa"/>
            <w:tcBorders>
              <w:bottom w:val="nil"/>
            </w:tcBorders>
            <w:shd w:val="clear" w:color="auto" w:fill="17365D" w:themeFill="text2" w:themeFillShade="BF"/>
            <w:tcPrChange w:id="451" w:author="Arash Tighbor" w:date="2014-05-28T14:38:00Z">
              <w:tcPr>
                <w:tcW w:w="3257" w:type="dxa"/>
              </w:tcPr>
            </w:tcPrChange>
          </w:tcPr>
          <w:p w:rsidR="00E67A21" w:rsidRPr="00F67DA8" w:rsidRDefault="00834906">
            <w:pPr>
              <w:jc w:val="center"/>
              <w:rPr>
                <w:b/>
                <w:bCs/>
                <w:sz w:val="20"/>
                <w:szCs w:val="20"/>
                <w:rtl/>
                <w:rPrChange w:id="452" w:author="Arash Tighbor" w:date="2014-05-28T13:38:00Z">
                  <w:rPr>
                    <w:rtl/>
                  </w:rPr>
                </w:rPrChange>
              </w:rPr>
              <w:pPrChange w:id="453" w:author="Arash Tighbor" w:date="2014-05-28T13:37:00Z">
                <w:pPr/>
              </w:pPrChange>
            </w:pPr>
            <w:r w:rsidRPr="00F67DA8">
              <w:rPr>
                <w:rFonts w:hint="cs"/>
                <w:b/>
                <w:bCs/>
                <w:sz w:val="20"/>
                <w:szCs w:val="20"/>
                <w:rtl/>
                <w:rPrChange w:id="454" w:author="Arash Tighbor" w:date="2014-05-28T13:38:00Z">
                  <w:rPr>
                    <w:rFonts w:hint="cs"/>
                    <w:rtl/>
                  </w:rPr>
                </w:rPrChange>
              </w:rPr>
              <w:t>اشکال</w:t>
            </w:r>
          </w:p>
        </w:tc>
        <w:tc>
          <w:tcPr>
            <w:tcW w:w="5529" w:type="dxa"/>
            <w:tcBorders>
              <w:bottom w:val="nil"/>
            </w:tcBorders>
            <w:shd w:val="clear" w:color="auto" w:fill="17365D" w:themeFill="text2" w:themeFillShade="BF"/>
            <w:tcPrChange w:id="455" w:author="Arash Tighbor" w:date="2014-05-28T14:38:00Z">
              <w:tcPr>
                <w:tcW w:w="5529" w:type="dxa"/>
              </w:tcPr>
            </w:tcPrChange>
          </w:tcPr>
          <w:p w:rsidR="00E67A21" w:rsidRPr="00F67DA8" w:rsidRDefault="007D3336">
            <w:pPr>
              <w:jc w:val="center"/>
              <w:rPr>
                <w:b/>
                <w:bCs/>
                <w:sz w:val="20"/>
                <w:szCs w:val="20"/>
                <w:rtl/>
                <w:rPrChange w:id="456" w:author="Arash Tighbor" w:date="2014-05-28T13:38:00Z">
                  <w:rPr>
                    <w:rtl/>
                  </w:rPr>
                </w:rPrChange>
              </w:rPr>
              <w:pPrChange w:id="457" w:author="Arash Tighbor" w:date="2014-05-28T13:37:00Z">
                <w:pPr/>
              </w:pPrChange>
            </w:pPr>
            <w:ins w:id="458" w:author="Arash Tighbor" w:date="2014-05-28T14:43:00Z">
              <w:r>
                <w:rPr>
                  <w:b/>
                  <w:bCs/>
                  <w:sz w:val="20"/>
                  <w:szCs w:val="20"/>
                  <w:rtl/>
                </w:rPr>
                <w:t>راه‌حل</w:t>
              </w:r>
            </w:ins>
            <w:del w:id="459" w:author="Arash Tighbor" w:date="2014-05-28T14:43:00Z">
              <w:r w:rsidR="00834906" w:rsidRPr="00F67DA8" w:rsidDel="007D3336">
                <w:rPr>
                  <w:rFonts w:hint="cs"/>
                  <w:b/>
                  <w:bCs/>
                  <w:sz w:val="20"/>
                  <w:szCs w:val="20"/>
                  <w:rtl/>
                  <w:rPrChange w:id="460" w:author="Arash Tighbor" w:date="2014-05-28T13:38:00Z">
                    <w:rPr>
                      <w:rFonts w:hint="cs"/>
                      <w:rtl/>
                    </w:rPr>
                  </w:rPrChange>
                </w:rPr>
                <w:delText>راه</w:delText>
              </w:r>
              <w:r w:rsidR="00834906" w:rsidRPr="00F67DA8" w:rsidDel="007D3336">
                <w:rPr>
                  <w:b/>
                  <w:bCs/>
                  <w:sz w:val="20"/>
                  <w:szCs w:val="20"/>
                  <w:rtl/>
                  <w:rPrChange w:id="461" w:author="Arash Tighbor" w:date="2014-05-28T13:38:00Z">
                    <w:rPr>
                      <w:rtl/>
                    </w:rPr>
                  </w:rPrChange>
                </w:rPr>
                <w:delText xml:space="preserve"> </w:delText>
              </w:r>
              <w:r w:rsidR="00834906" w:rsidRPr="00F67DA8" w:rsidDel="007D3336">
                <w:rPr>
                  <w:rFonts w:hint="cs"/>
                  <w:b/>
                  <w:bCs/>
                  <w:sz w:val="20"/>
                  <w:szCs w:val="20"/>
                  <w:rtl/>
                  <w:rPrChange w:id="462" w:author="Arash Tighbor" w:date="2014-05-28T13:38:00Z">
                    <w:rPr>
                      <w:rFonts w:hint="cs"/>
                      <w:rtl/>
                    </w:rPr>
                  </w:rPrChange>
                </w:rPr>
                <w:delText>حل</w:delText>
              </w:r>
            </w:del>
          </w:p>
        </w:tc>
      </w:tr>
      <w:tr w:rsidR="00E67A21" w:rsidTr="00000738">
        <w:trPr>
          <w:jc w:val="center"/>
        </w:trPr>
        <w:tc>
          <w:tcPr>
            <w:tcW w:w="3257" w:type="dxa"/>
            <w:tcBorders>
              <w:bottom w:val="single" w:sz="8" w:space="0" w:color="0F243E" w:themeColor="text2" w:themeShade="80"/>
              <w:right w:val="single" w:sz="8" w:space="0" w:color="0F243E" w:themeColor="text2" w:themeShade="80"/>
            </w:tcBorders>
            <w:vAlign w:val="center"/>
            <w:tcPrChange w:id="463" w:author="Arash Tighbor" w:date="2014-05-28T14:38:00Z">
              <w:tcPr>
                <w:tcW w:w="3257" w:type="dxa"/>
              </w:tcPr>
            </w:tcPrChange>
          </w:tcPr>
          <w:p w:rsidR="00E67A21" w:rsidRPr="00043C74" w:rsidRDefault="00E67A21">
            <w:pPr>
              <w:jc w:val="center"/>
              <w:rPr>
                <w:sz w:val="22"/>
                <w:szCs w:val="22"/>
                <w:rtl/>
                <w:rPrChange w:id="464" w:author="Arash Tighbor" w:date="2014-05-28T13:41:00Z">
                  <w:rPr>
                    <w:rtl/>
                  </w:rPr>
                </w:rPrChange>
              </w:rPr>
              <w:pPrChange w:id="465" w:author="Arash Tighbor" w:date="2014-05-28T13:44:00Z">
                <w:pPr/>
              </w:pPrChange>
            </w:pPr>
            <w:r w:rsidRPr="00043C74">
              <w:rPr>
                <w:rFonts w:hint="cs"/>
                <w:sz w:val="22"/>
                <w:szCs w:val="22"/>
                <w:rtl/>
                <w:rPrChange w:id="466" w:author="Arash Tighbor" w:date="2014-05-28T13:41:00Z">
                  <w:rPr>
                    <w:rFonts w:hint="cs"/>
                    <w:rtl/>
                  </w:rPr>
                </w:rPrChange>
              </w:rPr>
              <w:t>عکس</w:t>
            </w:r>
            <w:r w:rsidRPr="00043C74">
              <w:rPr>
                <w:sz w:val="22"/>
                <w:szCs w:val="22"/>
                <w:rtl/>
                <w:rPrChange w:id="467" w:author="Arash Tighbor" w:date="2014-05-28T13:41:00Z">
                  <w:rPr>
                    <w:rtl/>
                  </w:rPr>
                </w:rPrChange>
              </w:rPr>
              <w:t xml:space="preserve"> </w:t>
            </w:r>
            <w:r w:rsidRPr="00043C74">
              <w:rPr>
                <w:rFonts w:hint="cs"/>
                <w:sz w:val="22"/>
                <w:szCs w:val="22"/>
                <w:rtl/>
                <w:rPrChange w:id="468" w:author="Arash Tighbor" w:date="2014-05-28T13:41:00Z">
                  <w:rPr>
                    <w:rFonts w:hint="cs"/>
                    <w:rtl/>
                  </w:rPr>
                </w:rPrChange>
              </w:rPr>
              <w:t>آبی</w:t>
            </w:r>
            <w:r w:rsidRPr="00043C74">
              <w:rPr>
                <w:sz w:val="22"/>
                <w:szCs w:val="22"/>
                <w:rtl/>
                <w:rPrChange w:id="469" w:author="Arash Tighbor" w:date="2014-05-28T13:41:00Z">
                  <w:rPr>
                    <w:rtl/>
                  </w:rPr>
                </w:rPrChange>
              </w:rPr>
              <w:t xml:space="preserve"> </w:t>
            </w:r>
            <w:r w:rsidRPr="00043C74">
              <w:rPr>
                <w:rFonts w:hint="cs"/>
                <w:sz w:val="22"/>
                <w:szCs w:val="22"/>
                <w:rtl/>
                <w:rPrChange w:id="470" w:author="Arash Tighbor" w:date="2014-05-28T13:41:00Z">
                  <w:rPr>
                    <w:rFonts w:hint="cs"/>
                    <w:rtl/>
                  </w:rPr>
                </w:rPrChange>
              </w:rPr>
              <w:t>است</w:t>
            </w:r>
          </w:p>
        </w:tc>
        <w:tc>
          <w:tcPr>
            <w:tcW w:w="5529" w:type="dxa"/>
            <w:tcBorders>
              <w:left w:val="single" w:sz="8" w:space="0" w:color="0F243E" w:themeColor="text2" w:themeShade="80"/>
              <w:bottom w:val="single" w:sz="8" w:space="0" w:color="0F243E" w:themeColor="text2" w:themeShade="80"/>
            </w:tcBorders>
            <w:tcPrChange w:id="471" w:author="Arash Tighbor" w:date="2014-05-28T14:38:00Z">
              <w:tcPr>
                <w:tcW w:w="5529" w:type="dxa"/>
              </w:tcPr>
            </w:tcPrChange>
          </w:tcPr>
          <w:p w:rsidR="00E67A21" w:rsidRPr="00043C74" w:rsidRDefault="00E67A21" w:rsidP="007D3336">
            <w:pPr>
              <w:rPr>
                <w:sz w:val="22"/>
                <w:szCs w:val="22"/>
                <w:rtl/>
                <w:rPrChange w:id="472" w:author="Arash Tighbor" w:date="2014-05-28T13:41:00Z">
                  <w:rPr>
                    <w:rtl/>
                  </w:rPr>
                </w:rPrChange>
              </w:rPr>
            </w:pPr>
            <w:r w:rsidRPr="00043C74">
              <w:rPr>
                <w:rFonts w:hint="cs"/>
                <w:sz w:val="22"/>
                <w:szCs w:val="22"/>
                <w:rtl/>
                <w:rPrChange w:id="473" w:author="Arash Tighbor" w:date="2014-05-28T13:41:00Z">
                  <w:rPr>
                    <w:rFonts w:hint="cs"/>
                    <w:rtl/>
                  </w:rPr>
                </w:rPrChange>
              </w:rPr>
              <w:t>قطعا</w:t>
            </w:r>
            <w:ins w:id="474" w:author="Arash Tighbor" w:date="2014-05-28T13:49:00Z">
              <w:r w:rsidR="008B69A2">
                <w:rPr>
                  <w:rFonts w:hint="cs"/>
                  <w:sz w:val="22"/>
                  <w:szCs w:val="22"/>
                  <w:rtl/>
                </w:rPr>
                <w:t>ً</w:t>
              </w:r>
            </w:ins>
            <w:r w:rsidRPr="00043C74">
              <w:rPr>
                <w:sz w:val="22"/>
                <w:szCs w:val="22"/>
                <w:rtl/>
                <w:rPrChange w:id="475" w:author="Arash Tighbor" w:date="2014-05-28T13:41:00Z">
                  <w:rPr>
                    <w:rtl/>
                  </w:rPr>
                </w:rPrChange>
              </w:rPr>
              <w:t xml:space="preserve"> مشکل</w:t>
            </w:r>
            <w:r w:rsidRPr="00043C74">
              <w:rPr>
                <w:rFonts w:hint="cs"/>
                <w:sz w:val="22"/>
                <w:szCs w:val="22"/>
                <w:rtl/>
                <w:rPrChange w:id="476" w:author="Arash Tighbor" w:date="2014-05-28T13:41:00Z">
                  <w:rPr>
                    <w:rFonts w:hint="cs"/>
                    <w:rtl/>
                  </w:rPr>
                </w:rPrChange>
              </w:rPr>
              <w:t>ی</w:t>
            </w:r>
            <w:r w:rsidRPr="00043C74">
              <w:rPr>
                <w:sz w:val="22"/>
                <w:szCs w:val="22"/>
                <w:rtl/>
                <w:rPrChange w:id="477" w:author="Arash Tighbor" w:date="2014-05-28T13:41:00Z">
                  <w:rPr>
                    <w:rtl/>
                  </w:rPr>
                </w:rPrChange>
              </w:rPr>
              <w:t xml:space="preserve"> در قسمت کابل بند</w:t>
            </w:r>
            <w:r w:rsidRPr="00043C74">
              <w:rPr>
                <w:rFonts w:hint="cs"/>
                <w:sz w:val="22"/>
                <w:szCs w:val="22"/>
                <w:rtl/>
                <w:rPrChange w:id="478" w:author="Arash Tighbor" w:date="2014-05-28T13:41:00Z">
                  <w:rPr>
                    <w:rFonts w:hint="cs"/>
                    <w:rtl/>
                  </w:rPr>
                </w:rPrChange>
              </w:rPr>
              <w:t>ی</w:t>
            </w:r>
            <w:r w:rsidRPr="00043C74">
              <w:rPr>
                <w:sz w:val="22"/>
                <w:szCs w:val="22"/>
                <w:rtl/>
                <w:rPrChange w:id="479" w:author="Arash Tighbor" w:date="2014-05-28T13:41:00Z">
                  <w:rPr>
                    <w:rtl/>
                  </w:rPr>
                </w:rPrChange>
              </w:rPr>
              <w:t xml:space="preserve"> و اتصالات وجود دارد</w:t>
            </w:r>
            <w:del w:id="480" w:author="Arash Tighbor" w:date="2014-05-28T13:50:00Z">
              <w:r w:rsidRPr="00043C74" w:rsidDel="008B69A2">
                <w:rPr>
                  <w:sz w:val="22"/>
                  <w:szCs w:val="22"/>
                  <w:rtl/>
                  <w:rPrChange w:id="481" w:author="Arash Tighbor" w:date="2014-05-28T13:41:00Z">
                    <w:rPr>
                      <w:rtl/>
                    </w:rPr>
                  </w:rPrChange>
                </w:rPr>
                <w:delText xml:space="preserve"> و</w:delText>
              </w:r>
            </w:del>
            <w:ins w:id="482" w:author="Arash Tighbor" w:date="2014-05-28T13:50:00Z">
              <w:r w:rsidR="008B69A2">
                <w:rPr>
                  <w:rFonts w:hint="cs"/>
                  <w:sz w:val="22"/>
                  <w:szCs w:val="22"/>
                  <w:rtl/>
                </w:rPr>
                <w:t>.</w:t>
              </w:r>
            </w:ins>
            <w:r w:rsidRPr="00043C74">
              <w:rPr>
                <w:sz w:val="22"/>
                <w:szCs w:val="22"/>
                <w:rtl/>
                <w:rPrChange w:id="483" w:author="Arash Tighbor" w:date="2014-05-28T13:41:00Z">
                  <w:rPr>
                    <w:rtl/>
                  </w:rPr>
                </w:rPrChange>
              </w:rPr>
              <w:t xml:space="preserve"> پس از اطم</w:t>
            </w:r>
            <w:r w:rsidRPr="00043C74">
              <w:rPr>
                <w:rFonts w:hint="cs"/>
                <w:sz w:val="22"/>
                <w:szCs w:val="22"/>
                <w:rtl/>
                <w:rPrChange w:id="484" w:author="Arash Tighbor" w:date="2014-05-28T13:41:00Z">
                  <w:rPr>
                    <w:rFonts w:hint="cs"/>
                    <w:rtl/>
                  </w:rPr>
                </w:rPrChange>
              </w:rPr>
              <w:t>ینان</w:t>
            </w:r>
            <w:r w:rsidRPr="00043C74">
              <w:rPr>
                <w:sz w:val="22"/>
                <w:szCs w:val="22"/>
                <w:rtl/>
                <w:rPrChange w:id="485" w:author="Arash Tighbor" w:date="2014-05-28T13:41:00Z">
                  <w:rPr>
                    <w:rtl/>
                  </w:rPr>
                </w:rPrChange>
              </w:rPr>
              <w:t xml:space="preserve"> از</w:t>
            </w:r>
            <w:del w:id="486" w:author="Arash Tighbor" w:date="2014-05-28T13:51:00Z">
              <w:r w:rsidRPr="00043C74" w:rsidDel="008B69A2">
                <w:rPr>
                  <w:sz w:val="22"/>
                  <w:szCs w:val="22"/>
                  <w:rtl/>
                  <w:rPrChange w:id="487" w:author="Arash Tighbor" w:date="2014-05-28T13:41:00Z">
                    <w:rPr>
                      <w:rtl/>
                    </w:rPr>
                  </w:rPrChange>
                </w:rPr>
                <w:delText xml:space="preserve"> ا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488" w:author="Arash Tighbor" w:date="2014-05-28T13:41:00Z">
                    <w:rPr>
                      <w:rFonts w:hint="cs"/>
                      <w:rtl/>
                    </w:rPr>
                  </w:rPrChange>
                </w:rPr>
                <w:delText>ین</w:delText>
              </w:r>
            </w:del>
            <w:ins w:id="489" w:author="Arash Tighbor" w:date="2014-05-28T13:51:00Z">
              <w:r w:rsidR="008B69A2">
                <w:rPr>
                  <w:rFonts w:hint="cs"/>
                  <w:sz w:val="22"/>
                  <w:szCs w:val="22"/>
                  <w:rtl/>
                </w:rPr>
                <w:t xml:space="preserve"> </w:t>
              </w:r>
            </w:ins>
            <w:r w:rsidRPr="00043C74">
              <w:rPr>
                <w:sz w:val="22"/>
                <w:szCs w:val="22"/>
                <w:rtl/>
                <w:rPrChange w:id="490" w:author="Arash Tighbor" w:date="2014-05-28T13:41:00Z">
                  <w:rPr>
                    <w:rtl/>
                  </w:rPr>
                </w:rPrChange>
              </w:rPr>
              <w:t xml:space="preserve"> </w:t>
            </w:r>
            <w:ins w:id="491" w:author="Arash Tighbor" w:date="2014-05-28T13:50:00Z">
              <w:r w:rsidR="008B69A2">
                <w:rPr>
                  <w:rFonts w:hint="cs"/>
                  <w:sz w:val="22"/>
                  <w:szCs w:val="22"/>
                  <w:rtl/>
                </w:rPr>
                <w:t>درست بودن اتصالات و کابل‌بندی، اقدامات بعدی را انجام دهید.</w:t>
              </w:r>
            </w:ins>
            <w:del w:id="492" w:author="Arash Tighbor" w:date="2014-05-28T13:51:00Z">
              <w:r w:rsidRPr="00043C74" w:rsidDel="008B69A2">
                <w:rPr>
                  <w:rFonts w:hint="cs"/>
                  <w:sz w:val="22"/>
                  <w:szCs w:val="22"/>
                  <w:rtl/>
                  <w:rPrChange w:id="493" w:author="Arash Tighbor" w:date="2014-05-28T13:41:00Z">
                    <w:rPr>
                      <w:rFonts w:hint="cs"/>
                      <w:rtl/>
                    </w:rPr>
                  </w:rPrChange>
                </w:rPr>
                <w:delText>مورد</w:delText>
              </w:r>
              <w:r w:rsidRPr="00043C74" w:rsidDel="008B69A2">
                <w:rPr>
                  <w:sz w:val="22"/>
                  <w:szCs w:val="22"/>
                  <w:rtl/>
                  <w:rPrChange w:id="494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495" w:author="Arash Tighbor" w:date="2014-05-28T13:41:00Z">
                    <w:rPr>
                      <w:rFonts w:hint="cs"/>
                      <w:rtl/>
                    </w:rPr>
                  </w:rPrChange>
                </w:rPr>
                <w:delText>نسبت</w:delText>
              </w:r>
              <w:r w:rsidRPr="00043C74" w:rsidDel="008B69A2">
                <w:rPr>
                  <w:sz w:val="22"/>
                  <w:szCs w:val="22"/>
                  <w:rtl/>
                  <w:rPrChange w:id="496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497" w:author="Arash Tighbor" w:date="2014-05-28T13:41:00Z">
                    <w:rPr>
                      <w:rFonts w:hint="cs"/>
                      <w:rtl/>
                    </w:rPr>
                  </w:rPrChange>
                </w:rPr>
                <w:delText>به</w:delText>
              </w:r>
              <w:r w:rsidRPr="00043C74" w:rsidDel="008B69A2">
                <w:rPr>
                  <w:sz w:val="22"/>
                  <w:szCs w:val="22"/>
                  <w:rtl/>
                  <w:rPrChange w:id="498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499" w:author="Arash Tighbor" w:date="2014-05-28T13:41:00Z">
                    <w:rPr>
                      <w:rFonts w:hint="cs"/>
                      <w:rtl/>
                    </w:rPr>
                  </w:rPrChange>
                </w:rPr>
                <w:delText>انجام</w:delText>
              </w:r>
              <w:r w:rsidRPr="00043C74" w:rsidDel="008B69A2">
                <w:rPr>
                  <w:sz w:val="22"/>
                  <w:szCs w:val="22"/>
                  <w:rtl/>
                  <w:rPrChange w:id="500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501" w:author="Arash Tighbor" w:date="2014-05-28T13:41:00Z">
                    <w:rPr>
                      <w:rFonts w:hint="cs"/>
                      <w:rtl/>
                    </w:rPr>
                  </w:rPrChange>
                </w:rPr>
                <w:delText>کارهای</w:delText>
              </w:r>
              <w:r w:rsidRPr="00043C74" w:rsidDel="008B69A2">
                <w:rPr>
                  <w:sz w:val="22"/>
                  <w:szCs w:val="22"/>
                  <w:rtl/>
                  <w:rPrChange w:id="502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503" w:author="Arash Tighbor" w:date="2014-05-28T13:41:00Z">
                    <w:rPr>
                      <w:rFonts w:hint="cs"/>
                      <w:rtl/>
                    </w:rPr>
                  </w:rPrChange>
                </w:rPr>
                <w:delText>بعد</w:delText>
              </w:r>
              <w:r w:rsidRPr="00043C74" w:rsidDel="008B69A2">
                <w:rPr>
                  <w:sz w:val="22"/>
                  <w:szCs w:val="22"/>
                  <w:rtl/>
                  <w:rPrChange w:id="504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505" w:author="Arash Tighbor" w:date="2014-05-28T13:41:00Z">
                    <w:rPr>
                      <w:rFonts w:hint="cs"/>
                      <w:rtl/>
                    </w:rPr>
                  </w:rPrChange>
                </w:rPr>
                <w:delText>اقدام</w:delText>
              </w:r>
              <w:r w:rsidRPr="00043C74" w:rsidDel="008B69A2">
                <w:rPr>
                  <w:sz w:val="22"/>
                  <w:szCs w:val="22"/>
                  <w:rtl/>
                  <w:rPrChange w:id="506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hint="cs"/>
                  <w:sz w:val="22"/>
                  <w:szCs w:val="22"/>
                  <w:rtl/>
                  <w:rPrChange w:id="507" w:author="Arash Tighbor" w:date="2014-05-28T13:41:00Z">
                    <w:rPr>
                      <w:rFonts w:hint="cs"/>
                      <w:rtl/>
                    </w:rPr>
                  </w:rPrChange>
                </w:rPr>
                <w:delText>شود</w:delText>
              </w:r>
            </w:del>
          </w:p>
        </w:tc>
      </w:tr>
      <w:tr w:rsidR="00E67A21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D9D9D9" w:themeFill="background1" w:themeFillShade="D9"/>
            <w:vAlign w:val="center"/>
            <w:tcPrChange w:id="508" w:author="Arash Tighbor" w:date="2014-05-28T14:38:00Z">
              <w:tcPr>
                <w:tcW w:w="3257" w:type="dxa"/>
              </w:tcPr>
            </w:tcPrChange>
          </w:tcPr>
          <w:p w:rsidR="00E67A21" w:rsidRPr="00043C74" w:rsidRDefault="00E67A21" w:rsidP="007D3336">
            <w:pPr>
              <w:rPr>
                <w:sz w:val="22"/>
                <w:szCs w:val="22"/>
                <w:rtl/>
                <w:rPrChange w:id="509" w:author="Arash Tighbor" w:date="2014-05-28T13:41:00Z">
                  <w:rPr>
                    <w:rtl/>
                  </w:rPr>
                </w:rPrChange>
              </w:rPr>
            </w:pPr>
            <w:r w:rsidRPr="00043C74">
              <w:rPr>
                <w:rFonts w:hint="cs"/>
                <w:sz w:val="22"/>
                <w:szCs w:val="22"/>
                <w:rtl/>
                <w:rPrChange w:id="510" w:author="Arash Tighbor" w:date="2014-05-28T13:41:00Z">
                  <w:rPr>
                    <w:rFonts w:hint="cs"/>
                    <w:rtl/>
                  </w:rPr>
                </w:rPrChange>
              </w:rPr>
              <w:t>دوربین</w:t>
            </w:r>
            <w:r w:rsidRPr="00043C74">
              <w:rPr>
                <w:sz w:val="22"/>
                <w:szCs w:val="22"/>
                <w:rtl/>
                <w:rPrChange w:id="511" w:author="Arash Tighbor" w:date="2014-05-28T13:41:00Z">
                  <w:rPr>
                    <w:rtl/>
                  </w:rPr>
                </w:rPrChange>
              </w:rPr>
              <w:t xml:space="preserve"> سالم </w:t>
            </w:r>
            <w:del w:id="512" w:author="Arash Tighbor" w:date="2014-05-28T13:45:00Z">
              <w:r w:rsidRPr="00043C74" w:rsidDel="00043C74">
                <w:rPr>
                  <w:rFonts w:hint="cs"/>
                  <w:sz w:val="22"/>
                  <w:szCs w:val="22"/>
                  <w:rtl/>
                  <w:rPrChange w:id="513" w:author="Arash Tighbor" w:date="2014-05-28T13:41:00Z">
                    <w:rPr>
                      <w:rFonts w:hint="cs"/>
                      <w:rtl/>
                    </w:rPr>
                  </w:rPrChange>
                </w:rPr>
                <w:delText>است</w:delText>
              </w:r>
              <w:r w:rsidRPr="00043C74" w:rsidDel="00043C74">
                <w:rPr>
                  <w:sz w:val="22"/>
                  <w:szCs w:val="22"/>
                  <w:rtl/>
                  <w:rPrChange w:id="514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hint="cs"/>
                <w:sz w:val="22"/>
                <w:szCs w:val="22"/>
                <w:rtl/>
                <w:rPrChange w:id="515" w:author="Arash Tighbor" w:date="2014-05-28T13:41:00Z">
                  <w:rPr>
                    <w:rFonts w:hint="cs"/>
                    <w:rtl/>
                  </w:rPr>
                </w:rPrChange>
              </w:rPr>
              <w:t>و</w:t>
            </w:r>
            <w:r w:rsidRPr="00043C74">
              <w:rPr>
                <w:sz w:val="22"/>
                <w:szCs w:val="22"/>
                <w:rtl/>
                <w:rPrChange w:id="516" w:author="Arash Tighbor" w:date="2014-05-28T13:41:00Z">
                  <w:rPr>
                    <w:rtl/>
                  </w:rPr>
                </w:rPrChange>
              </w:rPr>
              <w:t xml:space="preserve"> </w:t>
            </w:r>
            <w:ins w:id="517" w:author="Arash Tighbor" w:date="2014-05-28T14:43:00Z">
              <w:r w:rsidR="007D3336">
                <w:rPr>
                  <w:sz w:val="22"/>
                  <w:szCs w:val="22"/>
                  <w:rtl/>
                </w:rPr>
                <w:t>نرم‌افزار</w:t>
              </w:r>
            </w:ins>
            <w:del w:id="518" w:author="Arash Tighbor" w:date="2014-05-28T14:43:00Z">
              <w:r w:rsidRPr="00043C74" w:rsidDel="007D3336">
                <w:rPr>
                  <w:rFonts w:hint="cs"/>
                  <w:sz w:val="22"/>
                  <w:szCs w:val="22"/>
                  <w:rtl/>
                  <w:rPrChange w:id="519" w:author="Arash Tighbor" w:date="2014-05-28T13:41:00Z">
                    <w:rPr>
                      <w:rFonts w:hint="cs"/>
                      <w:rtl/>
                    </w:rPr>
                  </w:rPrChange>
                </w:rPr>
                <w:delText>نرم</w:delText>
              </w:r>
              <w:r w:rsidRPr="00043C74" w:rsidDel="007D3336">
                <w:rPr>
                  <w:sz w:val="22"/>
                  <w:szCs w:val="22"/>
                  <w:rtl/>
                  <w:rPrChange w:id="520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hint="cs"/>
                  <w:sz w:val="22"/>
                  <w:szCs w:val="22"/>
                  <w:rtl/>
                  <w:rPrChange w:id="521" w:author="Arash Tighbor" w:date="2014-05-28T13:41:00Z">
                    <w:rPr>
                      <w:rFonts w:hint="cs"/>
                      <w:rtl/>
                    </w:rPr>
                  </w:rPrChange>
                </w:rPr>
                <w:delText>افزار</w:delText>
              </w:r>
            </w:del>
            <w:r w:rsidRPr="00043C74">
              <w:rPr>
                <w:sz w:val="22"/>
                <w:szCs w:val="22"/>
                <w:rtl/>
                <w:rPrChange w:id="522" w:author="Arash Tighbor" w:date="2014-05-28T13:41:00Z">
                  <w:rPr>
                    <w:rtl/>
                  </w:rPr>
                </w:rPrChange>
              </w:rPr>
              <w:t xml:space="preserve"> </w:t>
            </w:r>
            <w:ins w:id="523" w:author="Arash Tighbor" w:date="2014-05-28T14:43:00Z">
              <w:r w:rsidR="007D3336">
                <w:rPr>
                  <w:sz w:val="22"/>
                  <w:szCs w:val="22"/>
                  <w:rtl/>
                </w:rPr>
                <w:t>نصب‌شده</w:t>
              </w:r>
            </w:ins>
            <w:del w:id="524" w:author="Arash Tighbor" w:date="2014-05-28T14:43:00Z">
              <w:r w:rsidRPr="00043C74" w:rsidDel="007D3336">
                <w:rPr>
                  <w:rFonts w:hint="cs"/>
                  <w:sz w:val="22"/>
                  <w:szCs w:val="22"/>
                  <w:rtl/>
                  <w:rPrChange w:id="525" w:author="Arash Tighbor" w:date="2014-05-28T13:41:00Z">
                    <w:rPr>
                      <w:rFonts w:hint="cs"/>
                      <w:rtl/>
                    </w:rPr>
                  </w:rPrChange>
                </w:rPr>
                <w:delText>نصب</w:delText>
              </w:r>
              <w:r w:rsidRPr="00043C74" w:rsidDel="007D3336">
                <w:rPr>
                  <w:sz w:val="22"/>
                  <w:szCs w:val="22"/>
                  <w:rtl/>
                  <w:rPrChange w:id="526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hint="cs"/>
                  <w:sz w:val="22"/>
                  <w:szCs w:val="22"/>
                  <w:rtl/>
                  <w:rPrChange w:id="527" w:author="Arash Tighbor" w:date="2014-05-28T13:41:00Z">
                    <w:rPr>
                      <w:rFonts w:hint="cs"/>
                      <w:rtl/>
                    </w:rPr>
                  </w:rPrChange>
                </w:rPr>
                <w:delText>شده</w:delText>
              </w:r>
            </w:del>
            <w:r w:rsidRPr="00043C74">
              <w:rPr>
                <w:sz w:val="22"/>
                <w:szCs w:val="22"/>
                <w:rtl/>
                <w:rPrChange w:id="528" w:author="Arash Tighbor" w:date="2014-05-28T13:41:00Z">
                  <w:rPr>
                    <w:rtl/>
                  </w:rPr>
                </w:rPrChange>
              </w:rPr>
              <w:t xml:space="preserve"> </w:t>
            </w:r>
            <w:ins w:id="529" w:author="Arash Tighbor" w:date="2014-05-28T13:45:00Z">
              <w:r w:rsidR="00043C74">
                <w:rPr>
                  <w:rFonts w:hint="cs"/>
                  <w:sz w:val="22"/>
                  <w:szCs w:val="22"/>
                  <w:rtl/>
                </w:rPr>
                <w:t xml:space="preserve">است </w:t>
              </w:r>
            </w:ins>
            <w:r w:rsidRPr="00043C74">
              <w:rPr>
                <w:rFonts w:hint="cs"/>
                <w:sz w:val="22"/>
                <w:szCs w:val="22"/>
                <w:rtl/>
                <w:rPrChange w:id="530" w:author="Arash Tighbor" w:date="2014-05-28T13:41:00Z">
                  <w:rPr>
                    <w:rFonts w:hint="cs"/>
                    <w:rtl/>
                  </w:rPr>
                </w:rPrChange>
              </w:rPr>
              <w:t>ولی</w:t>
            </w:r>
            <w:r w:rsidRPr="00043C74">
              <w:rPr>
                <w:sz w:val="22"/>
                <w:szCs w:val="22"/>
                <w:rtl/>
                <w:rPrChange w:id="531" w:author="Arash Tighbor" w:date="2014-05-28T13:41:00Z">
                  <w:rPr>
                    <w:rtl/>
                  </w:rPr>
                </w:rPrChange>
              </w:rPr>
              <w:t xml:space="preserve"> از </w:t>
            </w:r>
            <w:r w:rsidRPr="00043C74">
              <w:rPr>
                <w:rFonts w:hint="cs"/>
                <w:sz w:val="22"/>
                <w:szCs w:val="22"/>
                <w:rtl/>
                <w:rPrChange w:id="532" w:author="Arash Tighbor" w:date="2014-05-28T13:41:00Z">
                  <w:rPr>
                    <w:rFonts w:hint="cs"/>
                    <w:rtl/>
                  </w:rPr>
                </w:rPrChange>
              </w:rPr>
              <w:t>یک</w:t>
            </w:r>
            <w:r w:rsidRPr="00043C74">
              <w:rPr>
                <w:sz w:val="22"/>
                <w:szCs w:val="22"/>
                <w:rtl/>
                <w:rPrChange w:id="533" w:author="Arash Tighbor" w:date="2014-05-28T13:41:00Z">
                  <w:rPr>
                    <w:rtl/>
                  </w:rPr>
                </w:rPrChange>
              </w:rPr>
              <w:t xml:space="preserve"> تار</w:t>
            </w:r>
            <w:r w:rsidRPr="00043C74">
              <w:rPr>
                <w:rFonts w:hint="cs"/>
                <w:sz w:val="22"/>
                <w:szCs w:val="22"/>
                <w:rtl/>
                <w:rPrChange w:id="534" w:author="Arash Tighbor" w:date="2014-05-28T13:41:00Z">
                  <w:rPr>
                    <w:rFonts w:hint="cs"/>
                    <w:rtl/>
                  </w:rPr>
                </w:rPrChange>
              </w:rPr>
              <w:t>یخ</w:t>
            </w:r>
            <w:r w:rsidRPr="00043C74">
              <w:rPr>
                <w:sz w:val="22"/>
                <w:szCs w:val="22"/>
                <w:rtl/>
                <w:rPrChange w:id="535" w:author="Arash Tighbor" w:date="2014-05-28T13:41:00Z">
                  <w:rPr>
                    <w:rtl/>
                  </w:rPr>
                </w:rPrChange>
              </w:rPr>
              <w:t xml:space="preserve"> مشخص </w:t>
            </w:r>
            <w:del w:id="536" w:author="Arash Tighbor" w:date="2014-05-28T13:46:00Z">
              <w:r w:rsidRPr="00043C74" w:rsidDel="00043C74">
                <w:rPr>
                  <w:rFonts w:hint="cs"/>
                  <w:sz w:val="22"/>
                  <w:szCs w:val="22"/>
                  <w:rtl/>
                  <w:rPrChange w:id="537" w:author="Arash Tighbor" w:date="2014-05-28T13:41:00Z">
                    <w:rPr>
                      <w:rFonts w:hint="cs"/>
                      <w:rtl/>
                    </w:rPr>
                  </w:rPrChange>
                </w:rPr>
                <w:delText>دیگر</w:delText>
              </w:r>
              <w:r w:rsidRPr="00043C74" w:rsidDel="00043C74">
                <w:rPr>
                  <w:sz w:val="22"/>
                  <w:szCs w:val="22"/>
                  <w:rtl/>
                  <w:rPrChange w:id="538" w:author="Arash Tighbor" w:date="2014-05-28T13:41:00Z">
                    <w:rPr>
                      <w:rtl/>
                    </w:rPr>
                  </w:rPrChange>
                </w:rPr>
                <w:delText xml:space="preserve"> </w:delText>
              </w:r>
            </w:del>
            <w:ins w:id="539" w:author="Arash Tighbor" w:date="2014-05-28T13:46:00Z">
              <w:r w:rsidR="00043C74">
                <w:rPr>
                  <w:rFonts w:hint="cs"/>
                  <w:sz w:val="22"/>
                  <w:szCs w:val="22"/>
                  <w:rtl/>
                </w:rPr>
                <w:t>به بعد</w:t>
              </w:r>
              <w:r w:rsidR="00043C74" w:rsidRPr="00043C74">
                <w:rPr>
                  <w:sz w:val="22"/>
                  <w:szCs w:val="22"/>
                  <w:rtl/>
                  <w:rPrChange w:id="540" w:author="Arash Tighbor" w:date="2014-05-28T13:41:00Z">
                    <w:rPr>
                      <w:rtl/>
                    </w:rPr>
                  </w:rPrChange>
                </w:rPr>
                <w:t xml:space="preserve"> </w:t>
              </w:r>
            </w:ins>
            <w:r w:rsidRPr="00043C74">
              <w:rPr>
                <w:rFonts w:hint="cs"/>
                <w:sz w:val="22"/>
                <w:szCs w:val="22"/>
                <w:rtl/>
                <w:rPrChange w:id="541" w:author="Arash Tighbor" w:date="2014-05-28T13:41:00Z">
                  <w:rPr>
                    <w:rFonts w:hint="cs"/>
                    <w:rtl/>
                  </w:rPr>
                </w:rPrChange>
              </w:rPr>
              <w:t>عکسی</w:t>
            </w:r>
            <w:r w:rsidRPr="00043C74">
              <w:rPr>
                <w:sz w:val="22"/>
                <w:szCs w:val="22"/>
                <w:rtl/>
                <w:rPrChange w:id="542" w:author="Arash Tighbor" w:date="2014-05-28T13:41:00Z">
                  <w:rPr>
                    <w:rtl/>
                  </w:rPr>
                </w:rPrChange>
              </w:rPr>
              <w:t xml:space="preserve"> </w:t>
            </w:r>
            <w:r w:rsidRPr="00043C74">
              <w:rPr>
                <w:rFonts w:hint="cs"/>
                <w:sz w:val="22"/>
                <w:szCs w:val="22"/>
                <w:rtl/>
                <w:rPrChange w:id="543" w:author="Arash Tighbor" w:date="2014-05-28T13:41:00Z">
                  <w:rPr>
                    <w:rFonts w:hint="cs"/>
                    <w:rtl/>
                  </w:rPr>
                </w:rPrChange>
              </w:rPr>
              <w:t>ذخیره</w:t>
            </w:r>
            <w:r w:rsidRPr="00043C74">
              <w:rPr>
                <w:sz w:val="22"/>
                <w:szCs w:val="22"/>
                <w:rtl/>
                <w:rPrChange w:id="544" w:author="Arash Tighbor" w:date="2014-05-28T13:41:00Z">
                  <w:rPr>
                    <w:rtl/>
                  </w:rPr>
                </w:rPrChange>
              </w:rPr>
              <w:t xml:space="preserve"> </w:t>
            </w:r>
            <w:r w:rsidRPr="00043C74">
              <w:rPr>
                <w:rFonts w:hint="cs"/>
                <w:sz w:val="22"/>
                <w:szCs w:val="22"/>
                <w:rtl/>
                <w:rPrChange w:id="545" w:author="Arash Tighbor" w:date="2014-05-28T13:41:00Z">
                  <w:rPr>
                    <w:rFonts w:hint="cs"/>
                    <w:rtl/>
                  </w:rPr>
                </w:rPrChange>
              </w:rPr>
              <w:t>نشده</w:t>
            </w:r>
            <w:ins w:id="546" w:author="Arash Tighbor" w:date="2014-05-28T13:46:00Z">
              <w:r w:rsidR="00043C74">
                <w:rPr>
                  <w:rFonts w:hint="cs"/>
                  <w:sz w:val="22"/>
                  <w:szCs w:val="22"/>
                  <w:rtl/>
                </w:rPr>
                <w:t xml:space="preserve"> است</w:t>
              </w:r>
            </w:ins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shd w:val="clear" w:color="auto" w:fill="D9D9D9" w:themeFill="background1" w:themeFillShade="D9"/>
            <w:vAlign w:val="center"/>
            <w:tcPrChange w:id="547" w:author="Arash Tighbor" w:date="2014-05-28T14:38:00Z">
              <w:tcPr>
                <w:tcW w:w="5529" w:type="dxa"/>
              </w:tcPr>
            </w:tcPrChange>
          </w:tcPr>
          <w:p w:rsidR="00E67A21" w:rsidRPr="00043C74" w:rsidRDefault="00E67A21">
            <w:pPr>
              <w:pStyle w:val="ListParagraph"/>
              <w:ind w:left="0"/>
              <w:jc w:val="highKashida"/>
              <w:rPr>
                <w:rFonts w:cs="2  Nazanin"/>
                <w:sz w:val="22"/>
                <w:szCs w:val="22"/>
                <w:rtl/>
                <w:rPrChange w:id="54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549" w:author="Arash Tighbor" w:date="2014-05-28T14:59:00Z">
                <w:pPr>
                  <w:pStyle w:val="ListParagraph"/>
                  <w:ind w:left="0"/>
                </w:pPr>
              </w:pPrChange>
            </w:pPr>
            <w:del w:id="550" w:author="Arash Tighbor" w:date="2014-05-28T13:52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55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در ا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55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55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مورد با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55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ید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55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556" w:author="Arash Tighbor" w:date="2014-05-28T13:52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فضای خالی </w:t>
              </w:r>
            </w:ins>
            <w:del w:id="557" w:author="Arash Tighbor" w:date="2014-05-28T13:52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55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حجم 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55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درا</w:t>
            </w:r>
            <w:r w:rsidRPr="00043C74">
              <w:rPr>
                <w:rFonts w:cs="2  Nazanin" w:hint="cs"/>
                <w:sz w:val="22"/>
                <w:szCs w:val="22"/>
                <w:rtl/>
                <w:rPrChange w:id="56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یو</w:t>
            </w:r>
            <w:del w:id="561" w:author="Arash Tighbor" w:date="2014-05-28T13:41:00Z">
              <w:r w:rsidRPr="00043C74" w:rsidDel="00043C74">
                <w:rPr>
                  <w:rFonts w:cs="2  Nazanin"/>
                  <w:sz w:val="22"/>
                  <w:szCs w:val="22"/>
                  <w:rtl/>
                  <w:rPrChange w:id="56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/>
                <w:sz w:val="22"/>
                <w:szCs w:val="22"/>
                <w:rPrChange w:id="563" w:author="Arash Tighbor" w:date="2014-05-28T13:41:00Z">
                  <w:rPr>
                    <w:rFonts w:cs="2  Nazanin"/>
                    <w:sz w:val="28"/>
                  </w:rPr>
                </w:rPrChange>
              </w:rPr>
              <w:t>D</w:t>
            </w:r>
            <w:del w:id="564" w:author="Arash Tighbor" w:date="2014-05-28T13:41:00Z">
              <w:r w:rsidRPr="00043C74" w:rsidDel="00043C74">
                <w:rPr>
                  <w:rFonts w:cs="2  Nazanin"/>
                  <w:sz w:val="22"/>
                  <w:szCs w:val="22"/>
                  <w:rtl/>
                  <w:rPrChange w:id="56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:\ </w:delText>
              </w:r>
            </w:del>
            <w:ins w:id="566" w:author="Arash Tighbor" w:date="2014-05-28T13:41:00Z">
              <w:r w:rsidR="00043C74">
                <w:rPr>
                  <w:rFonts w:cs="2  Nazanin"/>
                  <w:sz w:val="22"/>
                  <w:szCs w:val="22"/>
                </w:rPr>
                <w:t xml:space="preserve"> </w:t>
              </w:r>
              <w:r w:rsidR="00043C74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567" w:author="Arash Tighbor" w:date="2014-05-28T13:52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را 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56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بررس</w:t>
            </w:r>
            <w:r w:rsidRPr="00043C74">
              <w:rPr>
                <w:rFonts w:cs="2  Nazanin" w:hint="cs"/>
                <w:sz w:val="22"/>
                <w:szCs w:val="22"/>
                <w:rtl/>
                <w:rPrChange w:id="569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043C74">
              <w:rPr>
                <w:rFonts w:cs="2  Nazanin"/>
                <w:sz w:val="22"/>
                <w:szCs w:val="22"/>
                <w:rtl/>
                <w:rPrChange w:id="57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571" w:author="Arash Tighbor" w:date="2014-05-28T13:52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57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شده </w:delText>
              </w:r>
            </w:del>
            <w:ins w:id="573" w:author="Arash Tighbor" w:date="2014-05-28T13:52:00Z">
              <w:r w:rsidR="008B69A2">
                <w:rPr>
                  <w:rFonts w:cs="2  Nazanin" w:hint="cs"/>
                  <w:sz w:val="22"/>
                  <w:szCs w:val="22"/>
                  <w:rtl/>
                </w:rPr>
                <w:t>کنید؛</w:t>
              </w:r>
            </w:ins>
            <w:del w:id="574" w:author="Arash Tighbor" w:date="2014-05-28T13:52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57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و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57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اگر فضا</w:t>
            </w:r>
            <w:r w:rsidRPr="00043C74">
              <w:rPr>
                <w:rFonts w:cs="2  Nazanin" w:hint="cs"/>
                <w:sz w:val="22"/>
                <w:szCs w:val="22"/>
                <w:rtl/>
                <w:rPrChange w:id="577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043C74">
              <w:rPr>
                <w:rFonts w:cs="2  Nazanin"/>
                <w:sz w:val="22"/>
                <w:szCs w:val="22"/>
                <w:rtl/>
                <w:rPrChange w:id="57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موجود </w:t>
            </w:r>
            <w:ins w:id="579" w:author="Arash Tighbor" w:date="2014-05-28T14:43:00Z">
              <w:r w:rsidR="007D3336">
                <w:rPr>
                  <w:rFonts w:cs="2  Nazanin"/>
                  <w:sz w:val="22"/>
                  <w:szCs w:val="22"/>
                  <w:rtl/>
                </w:rPr>
                <w:t>پرشده</w:t>
              </w:r>
            </w:ins>
            <w:del w:id="580" w:author="Arash Tighbor" w:date="2014-05-28T14:43:00Z">
              <w:r w:rsidRPr="00043C74" w:rsidDel="007D3336">
                <w:rPr>
                  <w:rFonts w:cs="2  Nazanin"/>
                  <w:sz w:val="22"/>
                  <w:szCs w:val="22"/>
                  <w:rtl/>
                  <w:rPrChange w:id="58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پر شده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58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583" w:author="Arash Tighbor" w:date="2014-05-28T13:52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58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باشد </w:delText>
              </w:r>
            </w:del>
            <w:ins w:id="585" w:author="Arash Tighbor" w:date="2014-05-28T13:52:00Z">
              <w:r w:rsidR="008B69A2">
                <w:rPr>
                  <w:rFonts w:cs="2  Nazanin" w:hint="cs"/>
                  <w:sz w:val="22"/>
                  <w:szCs w:val="22"/>
                  <w:rtl/>
                </w:rPr>
                <w:t>است</w:t>
              </w:r>
              <w:r w:rsidR="008B69A2" w:rsidRPr="00043C74">
                <w:rPr>
                  <w:rFonts w:cs="2  Nazanin"/>
                  <w:sz w:val="22"/>
                  <w:szCs w:val="22"/>
                  <w:rtl/>
                  <w:rPrChange w:id="58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58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با هماهنگ</w:t>
            </w:r>
            <w:r w:rsidRPr="00043C74">
              <w:rPr>
                <w:rFonts w:cs="2  Nazanin" w:hint="cs"/>
                <w:sz w:val="22"/>
                <w:szCs w:val="22"/>
                <w:rtl/>
                <w:rPrChange w:id="58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043C74">
              <w:rPr>
                <w:rFonts w:cs="2  Nazanin"/>
                <w:sz w:val="22"/>
                <w:szCs w:val="22"/>
                <w:rtl/>
                <w:rPrChange w:id="58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مسئول دف</w:t>
            </w:r>
            <w:ins w:id="590" w:author="Arash Tighbor" w:date="2014-05-28T13:53:00Z">
              <w:r w:rsidR="008B69A2">
                <w:rPr>
                  <w:rFonts w:cs="2  Nazanin" w:hint="cs"/>
                  <w:sz w:val="22"/>
                  <w:szCs w:val="22"/>
                  <w:rtl/>
                </w:rPr>
                <w:t>تر</w:t>
              </w:r>
            </w:ins>
            <w:del w:id="591" w:author="Arash Tighbor" w:date="2014-05-28T13:53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59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اتر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59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نسبت به رفع خراب</w:t>
            </w:r>
            <w:r w:rsidRPr="00043C74">
              <w:rPr>
                <w:rFonts w:cs="2  Nazanin" w:hint="cs"/>
                <w:sz w:val="22"/>
                <w:szCs w:val="22"/>
                <w:rtl/>
                <w:rPrChange w:id="59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043C74">
              <w:rPr>
                <w:rFonts w:cs="2  Nazanin"/>
                <w:sz w:val="22"/>
                <w:szCs w:val="22"/>
                <w:rtl/>
                <w:rPrChange w:id="59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اقدام </w:t>
            </w:r>
            <w:ins w:id="596" w:author="Arash Tighbor" w:date="2014-05-28T13:53:00Z">
              <w:r w:rsidR="008B69A2">
                <w:rPr>
                  <w:rFonts w:cs="2  Nazanin" w:hint="cs"/>
                  <w:sz w:val="22"/>
                  <w:szCs w:val="22"/>
                  <w:rtl/>
                </w:rPr>
                <w:t>نمایید.</w:t>
              </w:r>
            </w:ins>
            <w:del w:id="597" w:author="Arash Tighbor" w:date="2014-05-28T13:53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59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م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59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ینمائیم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60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.</w:delText>
              </w:r>
            </w:del>
          </w:p>
        </w:tc>
      </w:tr>
      <w:tr w:rsidR="00E67A21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vAlign w:val="center"/>
            <w:tcPrChange w:id="601" w:author="Arash Tighbor" w:date="2014-05-28T14:38:00Z">
              <w:tcPr>
                <w:tcW w:w="3257" w:type="dxa"/>
              </w:tcPr>
            </w:tcPrChange>
          </w:tcPr>
          <w:p w:rsidR="00E67A21" w:rsidRPr="00043C74" w:rsidRDefault="00834906">
            <w:pPr>
              <w:jc w:val="center"/>
              <w:rPr>
                <w:sz w:val="22"/>
                <w:szCs w:val="22"/>
                <w:rtl/>
                <w:rPrChange w:id="602" w:author="Arash Tighbor" w:date="2014-05-28T13:41:00Z">
                  <w:rPr>
                    <w:rtl/>
                  </w:rPr>
                </w:rPrChange>
              </w:rPr>
              <w:pPrChange w:id="603" w:author="Arash Tighbor" w:date="2014-05-28T13:44:00Z">
                <w:pPr/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60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عکس</w:t>
            </w:r>
            <w:r w:rsidRPr="00043C74">
              <w:rPr>
                <w:rFonts w:cs="2  Nazanin"/>
                <w:sz w:val="22"/>
                <w:szCs w:val="22"/>
                <w:rtl/>
                <w:rPrChange w:id="60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0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فریز</w:t>
            </w:r>
            <w:r w:rsidRPr="00043C74">
              <w:rPr>
                <w:rFonts w:cs="2  Nazanin"/>
                <w:sz w:val="22"/>
                <w:szCs w:val="22"/>
                <w:rtl/>
                <w:rPrChange w:id="60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0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شده</w:t>
            </w:r>
            <w:r w:rsidRPr="00043C74">
              <w:rPr>
                <w:rFonts w:cs="2  Nazanin"/>
                <w:sz w:val="22"/>
                <w:szCs w:val="22"/>
                <w:rtl/>
                <w:rPrChange w:id="60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1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است</w:t>
            </w:r>
            <w:del w:id="611" w:author="Arash Tighbor" w:date="2014-05-28T13:46:00Z">
              <w:r w:rsidRPr="00043C74" w:rsidDel="00043C74">
                <w:rPr>
                  <w:rFonts w:cs="2  Nazanin" w:hint="cs"/>
                  <w:sz w:val="22"/>
                  <w:szCs w:val="22"/>
                  <w:rtl/>
                  <w:rPrChange w:id="61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،</w:delText>
              </w:r>
            </w:del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tcPrChange w:id="613" w:author="Arash Tighbor" w:date="2014-05-28T14:38:00Z">
              <w:tcPr>
                <w:tcW w:w="5529" w:type="dxa"/>
              </w:tcPr>
            </w:tcPrChange>
          </w:tcPr>
          <w:p w:rsidR="00E67A21" w:rsidRPr="00043C74" w:rsidRDefault="00834906" w:rsidP="007D333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61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</w:pPr>
            <w:r w:rsidRPr="00043C74">
              <w:rPr>
                <w:rFonts w:cs="2  Nazanin" w:hint="cs"/>
                <w:sz w:val="22"/>
                <w:szCs w:val="22"/>
                <w:rtl/>
                <w:rPrChange w:id="615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در</w:t>
            </w:r>
            <w:r w:rsidRPr="00043C74">
              <w:rPr>
                <w:rFonts w:cs="2  Nazanin"/>
                <w:sz w:val="22"/>
                <w:szCs w:val="22"/>
                <w:rtl/>
                <w:rPrChange w:id="61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ا</w:t>
            </w:r>
            <w:r w:rsidRPr="00043C74">
              <w:rPr>
                <w:rFonts w:cs="2  Nazanin" w:hint="cs"/>
                <w:sz w:val="22"/>
                <w:szCs w:val="22"/>
                <w:rtl/>
                <w:rPrChange w:id="617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61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619" w:author="Arash Tighbor" w:date="2014-05-28T13:53:00Z"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2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مشکل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62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622" w:author="Arash Tighbor" w:date="2014-05-28T13:53:00Z">
              <w:r w:rsidR="008B69A2">
                <w:rPr>
                  <w:rFonts w:cs="2  Nazanin" w:hint="cs"/>
                  <w:sz w:val="22"/>
                  <w:szCs w:val="22"/>
                  <w:rtl/>
                </w:rPr>
                <w:t>حالت،</w:t>
              </w:r>
              <w:r w:rsidR="008B69A2" w:rsidRPr="00043C74">
                <w:rPr>
                  <w:rFonts w:cs="2  Nazanin"/>
                  <w:sz w:val="22"/>
                  <w:szCs w:val="22"/>
                  <w:rtl/>
                  <w:rPrChange w:id="62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62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یک</w:t>
            </w:r>
            <w:r w:rsidRPr="00043C74">
              <w:rPr>
                <w:rFonts w:cs="2  Nazanin"/>
                <w:sz w:val="22"/>
                <w:szCs w:val="22"/>
                <w:rtl/>
                <w:rPrChange w:id="62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عکس مشابه </w:t>
            </w:r>
            <w:ins w:id="626" w:author="Arash Tighbor" w:date="2014-05-28T14:43:00Z">
              <w:r w:rsidR="007D3336">
                <w:rPr>
                  <w:rFonts w:cs="2  Nazanin"/>
                  <w:sz w:val="22"/>
                  <w:szCs w:val="22"/>
                  <w:rtl/>
                </w:rPr>
                <w:t>دائماً</w:t>
              </w:r>
            </w:ins>
            <w:del w:id="627" w:author="Arash Tighbor" w:date="2014-05-28T14:43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62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دائما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62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ذخ</w:t>
            </w:r>
            <w:r w:rsidRPr="00043C74">
              <w:rPr>
                <w:rFonts w:cs="2  Nazanin" w:hint="cs"/>
                <w:sz w:val="22"/>
                <w:szCs w:val="22"/>
                <w:rtl/>
                <w:rPrChange w:id="63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یره</w:t>
            </w:r>
            <w:r w:rsidRPr="00043C74">
              <w:rPr>
                <w:rFonts w:cs="2  Nazanin"/>
                <w:sz w:val="22"/>
                <w:szCs w:val="22"/>
                <w:rtl/>
                <w:rPrChange w:id="63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م</w:t>
            </w:r>
            <w:r w:rsidRPr="00043C74">
              <w:rPr>
                <w:rFonts w:cs="2  Nazanin" w:hint="cs"/>
                <w:sz w:val="22"/>
                <w:szCs w:val="22"/>
                <w:rtl/>
                <w:rPrChange w:id="63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ins w:id="633" w:author="Arash Tighbor" w:date="2014-05-28T13:53:00Z">
              <w:r w:rsidR="008B69A2">
                <w:rPr>
                  <w:rFonts w:cs="2  Nazanin" w:hint="cs"/>
                  <w:sz w:val="22"/>
                  <w:szCs w:val="22"/>
                  <w:rtl/>
                </w:rPr>
                <w:t>‌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63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شود</w:t>
            </w:r>
            <w:r w:rsidRPr="00043C74">
              <w:rPr>
                <w:rFonts w:cs="2  Nazanin"/>
                <w:sz w:val="22"/>
                <w:szCs w:val="22"/>
                <w:rtl/>
                <w:rPrChange w:id="63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 </w:t>
            </w:r>
            <w:r w:rsidRPr="00043C74">
              <w:rPr>
                <w:rFonts w:cs="2  Nazanin" w:hint="cs"/>
                <w:sz w:val="22"/>
                <w:szCs w:val="22"/>
                <w:rtl/>
                <w:rPrChange w:id="63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و</w:t>
            </w:r>
            <w:r w:rsidRPr="00043C74">
              <w:rPr>
                <w:rFonts w:cs="2  Nazanin"/>
                <w:sz w:val="22"/>
                <w:szCs w:val="22"/>
                <w:rtl/>
                <w:rPrChange w:id="63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3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شماره</w:t>
            </w:r>
            <w:ins w:id="639" w:author="Arash Tighbor" w:date="2014-05-28T13:54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del w:id="640" w:author="Arash Tighbor" w:date="2014-05-28T13:54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64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ها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4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64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64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کارت</w:t>
            </w:r>
            <w:r w:rsidRPr="00043C74">
              <w:rPr>
                <w:rFonts w:cs="2  Nazanin"/>
                <w:sz w:val="22"/>
                <w:szCs w:val="22"/>
                <w:rtl/>
                <w:rPrChange w:id="64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4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آن</w:t>
            </w:r>
            <w:r w:rsidRPr="00043C74">
              <w:rPr>
                <w:rFonts w:cs="2  Nazanin"/>
                <w:sz w:val="22"/>
                <w:szCs w:val="22"/>
                <w:rtl/>
                <w:rPrChange w:id="64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4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تغییر</w:t>
            </w:r>
            <w:r w:rsidRPr="00043C74">
              <w:rPr>
                <w:rFonts w:cs="2  Nazanin"/>
                <w:sz w:val="22"/>
                <w:szCs w:val="22"/>
                <w:rtl/>
                <w:rPrChange w:id="64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5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می</w:t>
            </w:r>
            <w:ins w:id="651" w:author="Arash Tighbor" w:date="2014-05-28T13:54:00Z">
              <w:r w:rsidR="008B69A2">
                <w:rPr>
                  <w:rFonts w:cs="2  Nazanin" w:hint="cs"/>
                  <w:sz w:val="22"/>
                  <w:szCs w:val="22"/>
                  <w:rtl/>
                </w:rPr>
                <w:t>‌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65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کند</w:t>
            </w:r>
            <w:ins w:id="653" w:author="Arash Tighbor" w:date="2014-05-28T13:54:00Z">
              <w:r w:rsidR="008B69A2">
                <w:rPr>
                  <w:rFonts w:cs="2  Nazanin" w:hint="cs"/>
                  <w:sz w:val="22"/>
                  <w:szCs w:val="22"/>
                  <w:rtl/>
                </w:rPr>
                <w:t>. برای رفع این اشکال،</w:t>
              </w:r>
            </w:ins>
            <w:del w:id="654" w:author="Arash Tighbor" w:date="2014-05-28T13:54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65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که در ا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5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65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مشکل با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5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ید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65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660" w:author="Arash Tighbor" w:date="2014-05-28T14:43:00Z">
              <w:r w:rsidR="007D3336">
                <w:rPr>
                  <w:rFonts w:cs="2  Nazanin"/>
                  <w:sz w:val="22"/>
                  <w:szCs w:val="22"/>
                  <w:rtl/>
                </w:rPr>
                <w:t>نرم‌افزار</w:t>
              </w:r>
            </w:ins>
            <w:del w:id="661" w:author="Arash Tighbor" w:date="2014-05-28T14:43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66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نرم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66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66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افزار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66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دورب</w:t>
            </w:r>
            <w:r w:rsidRPr="00043C74">
              <w:rPr>
                <w:rFonts w:cs="2  Nazanin" w:hint="cs"/>
                <w:sz w:val="22"/>
                <w:szCs w:val="22"/>
                <w:rtl/>
                <w:rPrChange w:id="66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66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(</w:t>
            </w:r>
            <w:r w:rsidRPr="00043C74">
              <w:rPr>
                <w:rFonts w:cs="2  Nazanin"/>
                <w:sz w:val="22"/>
                <w:szCs w:val="22"/>
                <w:rPrChange w:id="668" w:author="Arash Tighbor" w:date="2014-05-28T13:41:00Z">
                  <w:rPr>
                    <w:rFonts w:cs="2  Nazanin"/>
                    <w:sz w:val="28"/>
                  </w:rPr>
                </w:rPrChange>
              </w:rPr>
              <w:t>SP</w:t>
            </w:r>
            <w:r w:rsidRPr="00043C74">
              <w:rPr>
                <w:rFonts w:cs="2  Nazanin"/>
                <w:sz w:val="22"/>
                <w:szCs w:val="22"/>
                <w:rtl/>
                <w:rPrChange w:id="66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)</w:t>
            </w:r>
            <w:ins w:id="670" w:author="Arash Tighbor" w:date="2014-05-28T13:54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را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67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672" w:author="Arash Tighbor" w:date="2014-05-28T14:43:00Z">
              <w:r w:rsidR="007D3336">
                <w:rPr>
                  <w:rFonts w:cs="2  Nazanin" w:hint="cs"/>
                  <w:sz w:val="22"/>
                  <w:szCs w:val="22"/>
                  <w:rtl/>
                </w:rPr>
                <w:t>یک‌بار</w:t>
              </w:r>
            </w:ins>
            <w:del w:id="673" w:author="Arash Tighbor" w:date="2014-05-28T14:43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67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یکبار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67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حذف و مجددا</w:t>
            </w:r>
            <w:ins w:id="676" w:author="Arash Tighbor" w:date="2014-05-28T13:54:00Z">
              <w:r w:rsidR="008B69A2">
                <w:rPr>
                  <w:rFonts w:cs="2  Nazanin" w:hint="cs"/>
                  <w:sz w:val="22"/>
                  <w:szCs w:val="22"/>
                  <w:rtl/>
                </w:rPr>
                <w:t>ً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67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نصب </w:t>
            </w:r>
            <w:del w:id="678" w:author="Arash Tighbor" w:date="2014-05-28T13:55:00Z"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7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شود</w:delText>
              </w:r>
            </w:del>
            <w:ins w:id="680" w:author="Arash Tighbor" w:date="2014-05-28T13:55:00Z">
              <w:r w:rsidR="008B69A2">
                <w:rPr>
                  <w:rFonts w:cs="2  Nazanin" w:hint="cs"/>
                  <w:sz w:val="22"/>
                  <w:szCs w:val="22"/>
                  <w:rtl/>
                </w:rPr>
                <w:t>کنید.</w:t>
              </w:r>
            </w:ins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D9D9D9" w:themeFill="background1" w:themeFillShade="D9"/>
            <w:vAlign w:val="center"/>
            <w:tcPrChange w:id="681" w:author="Arash Tighbor" w:date="2014-05-28T14:38:00Z">
              <w:tcPr>
                <w:tcW w:w="3257" w:type="dxa"/>
              </w:tcPr>
            </w:tcPrChange>
          </w:tcPr>
          <w:p w:rsidR="00834906" w:rsidRPr="00043C74" w:rsidRDefault="00834906">
            <w:pPr>
              <w:jc w:val="center"/>
              <w:rPr>
                <w:rFonts w:cs="2  Nazanin"/>
                <w:sz w:val="22"/>
                <w:szCs w:val="22"/>
                <w:rtl/>
                <w:rPrChange w:id="68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683" w:author="Arash Tighbor" w:date="2014-05-28T13:44:00Z">
                <w:pPr/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68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عکس</w:t>
            </w:r>
            <w:r w:rsidRPr="00043C74">
              <w:rPr>
                <w:rFonts w:cs="2  Nazanin"/>
                <w:sz w:val="22"/>
                <w:szCs w:val="22"/>
                <w:rtl/>
                <w:rPrChange w:id="68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8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واضح</w:t>
            </w:r>
            <w:r w:rsidRPr="00043C74">
              <w:rPr>
                <w:rFonts w:cs="2  Nazanin"/>
                <w:sz w:val="22"/>
                <w:szCs w:val="22"/>
                <w:rtl/>
                <w:rPrChange w:id="68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68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نیست</w:t>
            </w:r>
            <w:del w:id="689" w:author="Arash Tighbor" w:date="2014-05-28T13:46:00Z">
              <w:r w:rsidRPr="00043C74" w:rsidDel="00043C74">
                <w:rPr>
                  <w:rFonts w:cs="2  Nazanin" w:hint="cs"/>
                  <w:sz w:val="22"/>
                  <w:szCs w:val="22"/>
                  <w:rtl/>
                  <w:rPrChange w:id="69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،</w:delText>
              </w:r>
            </w:del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shd w:val="clear" w:color="auto" w:fill="D9D9D9" w:themeFill="background1" w:themeFillShade="D9"/>
            <w:tcPrChange w:id="691" w:author="Arash Tighbor" w:date="2014-05-28T14:38:00Z">
              <w:tcPr>
                <w:tcW w:w="5529" w:type="dxa"/>
              </w:tcPr>
            </w:tcPrChange>
          </w:tcPr>
          <w:p w:rsidR="00834906" w:rsidRPr="00043C74" w:rsidRDefault="0083490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69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693" w:author="Arash Tighbor" w:date="2014-05-28T14:00:00Z">
                <w:pPr>
                  <w:ind w:right="426"/>
                </w:pPr>
              </w:pPrChange>
            </w:pPr>
            <w:del w:id="694" w:author="Arash Tighbor" w:date="2014-05-28T13:55:00Z"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9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69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9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69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69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یراد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70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701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اگر</w:t>
            </w:r>
            <w:r w:rsidRPr="00043C74">
              <w:rPr>
                <w:rFonts w:cs="2  Nazanin"/>
                <w:sz w:val="22"/>
                <w:szCs w:val="22"/>
                <w:rtl/>
                <w:rPrChange w:id="70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0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نویز</w:t>
            </w:r>
            <w:del w:id="704" w:author="Arash Tighbor" w:date="2014-05-28T13:55:00Z"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70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70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وجود </w:t>
            </w:r>
            <w:del w:id="707" w:author="Arash Tighbor" w:date="2014-05-28T13:55:00Z"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70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داشت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70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710" w:author="Arash Tighbor" w:date="2014-05-28T13:55:00Z">
              <w:r w:rsidR="008B69A2" w:rsidRPr="00043C74">
                <w:rPr>
                  <w:rFonts w:cs="2  Nazanin" w:hint="cs"/>
                  <w:sz w:val="22"/>
                  <w:szCs w:val="22"/>
                  <w:rtl/>
                  <w:rPrChange w:id="711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t>دا</w:t>
              </w:r>
              <w:r w:rsidR="008B69A2">
                <w:rPr>
                  <w:rFonts w:cs="2  Nazanin" w:hint="cs"/>
                  <w:sz w:val="22"/>
                  <w:szCs w:val="22"/>
                  <w:rtl/>
                </w:rPr>
                <w:t>رد</w:t>
              </w:r>
              <w:r w:rsidR="008B69A2" w:rsidRPr="00043C74">
                <w:rPr>
                  <w:rFonts w:cs="2  Nazanin"/>
                  <w:sz w:val="22"/>
                  <w:szCs w:val="22"/>
                  <w:rtl/>
                  <w:rPrChange w:id="71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del w:id="713" w:author="Arash Tighbor" w:date="2014-05-28T13:55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71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(</w:delText>
              </w:r>
            </w:del>
            <w:ins w:id="715" w:author="Arash Tighbor" w:date="2014-05-28T13:55:00Z">
              <w:r w:rsidR="008B69A2">
                <w:rPr>
                  <w:rFonts w:ascii="Sakkal Majalla" w:hAnsi="Sakkal Majalla" w:cs="Sakkal Majalla" w:hint="cs"/>
                  <w:sz w:val="22"/>
                  <w:szCs w:val="22"/>
                  <w:rtl/>
                </w:rPr>
                <w:t>–</w:t>
              </w:r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وجود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71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یک</w:t>
            </w:r>
            <w:r w:rsidRPr="00043C74">
              <w:rPr>
                <w:rFonts w:cs="2  Nazanin"/>
                <w:sz w:val="22"/>
                <w:szCs w:val="22"/>
                <w:rtl/>
                <w:rPrChange w:id="71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1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خط</w:t>
            </w:r>
            <w:r w:rsidRPr="00043C74">
              <w:rPr>
                <w:rFonts w:cs="2  Nazanin"/>
                <w:sz w:val="22"/>
                <w:szCs w:val="22"/>
                <w:rtl/>
                <w:rPrChange w:id="71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2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در</w:t>
            </w:r>
            <w:r w:rsidRPr="00043C74">
              <w:rPr>
                <w:rFonts w:cs="2  Nazanin"/>
                <w:sz w:val="22"/>
                <w:szCs w:val="22"/>
                <w:rtl/>
                <w:rPrChange w:id="72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2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تصویر</w:t>
            </w:r>
            <w:del w:id="723" w:author="Arash Tighbor" w:date="2014-05-28T13:55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72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) </w:delText>
              </w:r>
            </w:del>
            <w:ins w:id="725" w:author="Arash Tighbor" w:date="2014-05-28T13:55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726" w:author="Arash Tighbor" w:date="2014-05-28T13:59:00Z">
              <w:r w:rsidR="00CF7C9D">
                <w:rPr>
                  <w:rFonts w:ascii="Sakkal Majalla" w:hAnsi="Sakkal Majalla" w:cs="Sakkal Majalla" w:hint="cs"/>
                  <w:sz w:val="22"/>
                  <w:szCs w:val="22"/>
                  <w:rtl/>
                </w:rPr>
                <w:t>–</w:t>
              </w:r>
            </w:ins>
            <w:ins w:id="727" w:author="Arash Tighbor" w:date="2014-05-28T13:55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72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کابل</w:t>
            </w:r>
            <w:r w:rsidRPr="00043C74">
              <w:rPr>
                <w:rFonts w:cs="2  Nazanin"/>
                <w:sz w:val="22"/>
                <w:szCs w:val="22"/>
                <w:rtl/>
                <w:rPrChange w:id="72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3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بندی</w:t>
            </w:r>
            <w:r w:rsidRPr="00043C74">
              <w:rPr>
                <w:rFonts w:cs="2  Nazanin"/>
                <w:sz w:val="22"/>
                <w:szCs w:val="22"/>
                <w:rtl/>
                <w:rPrChange w:id="73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3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و</w:t>
            </w:r>
            <w:r w:rsidRPr="00043C74">
              <w:rPr>
                <w:rFonts w:cs="2  Nazanin"/>
                <w:sz w:val="22"/>
                <w:szCs w:val="22"/>
                <w:rtl/>
                <w:rPrChange w:id="73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3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اتصالات</w:t>
            </w:r>
            <w:ins w:id="735" w:author="Arash Tighbor" w:date="2014-05-28T13:56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736" w:author="Arash Tighbor" w:date="2014-05-28T13:58:00Z">
              <w:r w:rsidR="00CF7C9D">
                <w:rPr>
                  <w:rFonts w:cs="2  Nazanin" w:hint="cs"/>
                  <w:sz w:val="22"/>
                  <w:szCs w:val="22"/>
                  <w:rtl/>
                </w:rPr>
                <w:t xml:space="preserve">را </w:t>
              </w:r>
            </w:ins>
            <w:ins w:id="737" w:author="Arash Tighbor" w:date="2014-05-28T14:43:00Z">
              <w:r w:rsidR="007D3336">
                <w:rPr>
                  <w:rFonts w:cs="2  Nazanin"/>
                  <w:sz w:val="22"/>
                  <w:szCs w:val="22"/>
                  <w:rtl/>
                </w:rPr>
                <w:t>به‌طور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73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کامل </w:t>
            </w:r>
            <w:del w:id="739" w:author="Arash Tighbor" w:date="2014-05-28T13:59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4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چک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74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4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شود</w:delText>
              </w:r>
            </w:del>
            <w:ins w:id="743" w:author="Arash Tighbor" w:date="2014-05-28T13:59:00Z">
              <w:r w:rsidR="00CF7C9D">
                <w:rPr>
                  <w:rFonts w:cs="2  Nazanin" w:hint="cs"/>
                  <w:sz w:val="22"/>
                  <w:szCs w:val="22"/>
                  <w:rtl/>
                </w:rPr>
                <w:t>بررسی کنید</w:t>
              </w:r>
            </w:ins>
            <w:del w:id="744" w:author="Arash Tighbor" w:date="2014-05-28T13:59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4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،</w:delText>
              </w:r>
            </w:del>
            <w:ins w:id="746" w:author="Arash Tighbor" w:date="2014-05-28T13:59:00Z">
              <w:r w:rsidR="00CF7C9D">
                <w:rPr>
                  <w:rFonts w:cs="2  Nazanin" w:hint="cs"/>
                  <w:sz w:val="22"/>
                  <w:szCs w:val="22"/>
                  <w:rtl/>
                </w:rPr>
                <w:t>.</w:t>
              </w:r>
            </w:ins>
            <w:del w:id="747" w:author="Arash Tighbor" w:date="2014-05-28T13:59:00Z">
              <w:r w:rsidRPr="00043C74" w:rsidDel="00CF7C9D">
                <w:rPr>
                  <w:rFonts w:cs="2  Nazanin"/>
                  <w:sz w:val="22"/>
                  <w:szCs w:val="22"/>
                  <w:rtl/>
                  <w:rPrChange w:id="74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و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74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اگر تصو</w:t>
            </w:r>
            <w:r w:rsidRPr="00043C74">
              <w:rPr>
                <w:rFonts w:cs="2  Nazanin" w:hint="cs"/>
                <w:sz w:val="22"/>
                <w:szCs w:val="22"/>
                <w:rtl/>
                <w:rPrChange w:id="75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یر</w:t>
            </w:r>
            <w:r w:rsidRPr="00043C74">
              <w:rPr>
                <w:rFonts w:cs="2  Nazanin"/>
                <w:sz w:val="22"/>
                <w:szCs w:val="22"/>
                <w:rtl/>
                <w:rPrChange w:id="75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تار </w:t>
            </w:r>
            <w:del w:id="752" w:author="Arash Tighbor" w:date="2014-05-28T14:00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5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باشد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75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755" w:author="Arash Tighbor" w:date="2014-05-28T14:00:00Z">
              <w:r w:rsidR="00CF7C9D">
                <w:rPr>
                  <w:rFonts w:cs="2  Nazanin" w:hint="cs"/>
                  <w:sz w:val="22"/>
                  <w:szCs w:val="22"/>
                  <w:rtl/>
                </w:rPr>
                <w:t>است،</w:t>
              </w:r>
              <w:r w:rsidR="00CF7C9D" w:rsidRPr="00043C74">
                <w:rPr>
                  <w:rFonts w:cs="2  Nazanin"/>
                  <w:sz w:val="22"/>
                  <w:szCs w:val="22"/>
                  <w:rtl/>
                  <w:rPrChange w:id="75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del w:id="757" w:author="Arash Tighbor" w:date="2014-05-28T14:00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5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میتوان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75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76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توسط</w:t>
            </w:r>
            <w:r w:rsidRPr="00043C74">
              <w:rPr>
                <w:rFonts w:cs="2  Nazanin"/>
                <w:sz w:val="22"/>
                <w:szCs w:val="22"/>
                <w:rtl/>
                <w:rPrChange w:id="76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پ</w:t>
            </w:r>
            <w:r w:rsidRPr="00043C74">
              <w:rPr>
                <w:rFonts w:cs="2  Nazanin" w:hint="cs"/>
                <w:sz w:val="22"/>
                <w:szCs w:val="22"/>
                <w:rtl/>
                <w:rPrChange w:id="76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یچ</w:t>
            </w:r>
            <w:r w:rsidRPr="00043C74">
              <w:rPr>
                <w:rFonts w:cs="2  Nazanin"/>
                <w:sz w:val="22"/>
                <w:szCs w:val="22"/>
                <w:rtl/>
                <w:rPrChange w:id="76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کنار لنز دورب</w:t>
            </w:r>
            <w:r w:rsidRPr="00043C74">
              <w:rPr>
                <w:rFonts w:cs="2  Nazanin" w:hint="cs"/>
                <w:sz w:val="22"/>
                <w:szCs w:val="22"/>
                <w:rtl/>
                <w:rPrChange w:id="76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76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766" w:author="Arash Tighbor" w:date="2014-05-28T14:43:00Z">
              <w:r w:rsidR="007D3336">
                <w:rPr>
                  <w:rFonts w:cs="2  Nazanin"/>
                  <w:sz w:val="22"/>
                  <w:szCs w:val="22"/>
                  <w:rtl/>
                </w:rPr>
                <w:t>م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ی‌توانید</w:t>
              </w:r>
            </w:ins>
            <w:ins w:id="767" w:author="Arash Tighbor" w:date="2014-05-28T14:00:00Z">
              <w:r w:rsidR="00CF7C9D">
                <w:rPr>
                  <w:rFonts w:cs="2  Nazanin" w:hint="cs"/>
                  <w:sz w:val="22"/>
                  <w:szCs w:val="22"/>
                  <w:rtl/>
                </w:rPr>
                <w:t xml:space="preserve"> وضوح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76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تصویر</w:t>
            </w:r>
            <w:r w:rsidRPr="00043C74">
              <w:rPr>
                <w:rFonts w:cs="2  Nazanin"/>
                <w:sz w:val="22"/>
                <w:szCs w:val="22"/>
                <w:rtl/>
                <w:rPrChange w:id="76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را </w:t>
            </w:r>
            <w:del w:id="770" w:author="Arash Tighbor" w:date="2014-05-28T14:00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71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بصورت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77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7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یده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77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ال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775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تنظیم</w:t>
            </w:r>
            <w:r w:rsidRPr="00043C74">
              <w:rPr>
                <w:rFonts w:cs="2  Nazanin"/>
                <w:sz w:val="22"/>
                <w:szCs w:val="22"/>
                <w:rtl/>
                <w:rPrChange w:id="77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777" w:author="Arash Tighbor" w:date="2014-05-28T14:00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7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نمود</w:delText>
              </w:r>
            </w:del>
            <w:ins w:id="779" w:author="Arash Tighbor" w:date="2014-05-28T14:00:00Z">
              <w:r w:rsidR="00CF7C9D">
                <w:rPr>
                  <w:rFonts w:cs="2  Nazanin" w:hint="cs"/>
                  <w:sz w:val="22"/>
                  <w:szCs w:val="22"/>
                  <w:rtl/>
                </w:rPr>
                <w:t>کنید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78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.</w:t>
            </w:r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vAlign w:val="center"/>
            <w:tcPrChange w:id="781" w:author="Arash Tighbor" w:date="2014-05-28T14:38:00Z">
              <w:tcPr>
                <w:tcW w:w="3257" w:type="dxa"/>
              </w:tcPr>
            </w:tcPrChange>
          </w:tcPr>
          <w:p w:rsidR="00834906" w:rsidRPr="00043C74" w:rsidRDefault="00834906">
            <w:pPr>
              <w:jc w:val="center"/>
              <w:rPr>
                <w:rFonts w:cs="2  Nazanin"/>
                <w:sz w:val="22"/>
                <w:szCs w:val="22"/>
                <w:rtl/>
                <w:rPrChange w:id="78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783" w:author="Arash Tighbor" w:date="2014-05-28T13:44:00Z">
                <w:pPr/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78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عکس</w:t>
            </w:r>
            <w:r w:rsidRPr="00043C74">
              <w:rPr>
                <w:rFonts w:cs="2  Nazanin"/>
                <w:sz w:val="22"/>
                <w:szCs w:val="22"/>
                <w:rtl/>
                <w:rPrChange w:id="78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8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زرد</w:t>
            </w:r>
            <w:r w:rsidRPr="00043C74">
              <w:rPr>
                <w:rFonts w:cs="2  Nazanin"/>
                <w:sz w:val="22"/>
                <w:szCs w:val="22"/>
                <w:rtl/>
                <w:rPrChange w:id="78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8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است</w:t>
            </w:r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tcPrChange w:id="789" w:author="Arash Tighbor" w:date="2014-05-28T14:38:00Z">
              <w:tcPr>
                <w:tcW w:w="5529" w:type="dxa"/>
              </w:tcPr>
            </w:tcPrChange>
          </w:tcPr>
          <w:p w:rsidR="00834906" w:rsidRPr="00043C74" w:rsidRDefault="0083490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79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791" w:author="Arash Tighbor" w:date="2014-05-28T14:05:00Z">
                <w:pPr>
                  <w:ind w:right="426"/>
                </w:pPr>
              </w:pPrChange>
            </w:pPr>
            <w:del w:id="792" w:author="Arash Tighbor" w:date="2014-05-28T14:01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9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79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79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79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مشکل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797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پیشنهاد</w:t>
            </w:r>
            <w:r w:rsidRPr="00043C74">
              <w:rPr>
                <w:rFonts w:cs="2  Nazanin"/>
                <w:sz w:val="22"/>
                <w:szCs w:val="22"/>
                <w:rtl/>
                <w:rPrChange w:id="79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799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می</w:t>
            </w:r>
            <w:ins w:id="800" w:author="Arash Tighbor" w:date="2014-05-28T14:01:00Z">
              <w:r w:rsidR="00CF7C9D">
                <w:rPr>
                  <w:rFonts w:cs="2  Nazanin" w:hint="cs"/>
                  <w:sz w:val="22"/>
                  <w:szCs w:val="22"/>
                  <w:rtl/>
                </w:rPr>
                <w:t>‌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801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شود</w:t>
            </w:r>
            <w:r w:rsidRPr="00043C74">
              <w:rPr>
                <w:rFonts w:cs="2  Nazanin"/>
                <w:sz w:val="22"/>
                <w:szCs w:val="22"/>
                <w:rtl/>
                <w:rPrChange w:id="80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در ابتدا تمام</w:t>
            </w:r>
            <w:r w:rsidRPr="00043C74">
              <w:rPr>
                <w:rFonts w:cs="2  Nazanin" w:hint="cs"/>
                <w:sz w:val="22"/>
                <w:szCs w:val="22"/>
                <w:rtl/>
                <w:rPrChange w:id="80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043C74">
              <w:rPr>
                <w:rFonts w:cs="2  Nazanin"/>
                <w:sz w:val="22"/>
                <w:szCs w:val="22"/>
                <w:rtl/>
                <w:rPrChange w:id="80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کابل بند</w:t>
            </w:r>
            <w:r w:rsidRPr="00043C74">
              <w:rPr>
                <w:rFonts w:cs="2  Nazanin" w:hint="cs"/>
                <w:sz w:val="22"/>
                <w:szCs w:val="22"/>
                <w:rtl/>
                <w:rPrChange w:id="805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043C74">
              <w:rPr>
                <w:rFonts w:cs="2  Nazanin"/>
                <w:sz w:val="22"/>
                <w:szCs w:val="22"/>
                <w:rtl/>
                <w:rPrChange w:id="80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و اتصالات </w:t>
            </w:r>
            <w:del w:id="807" w:author="Arash Tighbor" w:date="2014-05-28T14:04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80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چک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80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81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شود</w:delText>
              </w:r>
            </w:del>
            <w:ins w:id="811" w:author="Arash Tighbor" w:date="2014-05-28T14:04:00Z">
              <w:r w:rsidR="00CF7C9D">
                <w:rPr>
                  <w:rFonts w:cs="2  Nazanin" w:hint="cs"/>
                  <w:sz w:val="22"/>
                  <w:szCs w:val="22"/>
                  <w:rtl/>
                </w:rPr>
                <w:t>را بررسی کنید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81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و </w:t>
            </w:r>
            <w:ins w:id="813" w:author="Arash Tighbor" w:date="2014-05-28T14:04:00Z">
              <w:r w:rsidR="00CF7C9D">
                <w:rPr>
                  <w:rFonts w:cs="2  Nazanin" w:hint="cs"/>
                  <w:sz w:val="22"/>
                  <w:szCs w:val="22"/>
                  <w:rtl/>
                </w:rPr>
                <w:t xml:space="preserve">سپس </w:t>
              </w:r>
            </w:ins>
            <w:ins w:id="814" w:author="Arash Tighbor" w:date="2014-05-28T14:43:00Z">
              <w:r w:rsidR="007D3336">
                <w:rPr>
                  <w:rFonts w:cs="2  Nazanin"/>
                  <w:sz w:val="22"/>
                  <w:szCs w:val="22"/>
                  <w:rtl/>
                </w:rPr>
                <w:t>نرم‌افزار</w:t>
              </w:r>
            </w:ins>
            <w:del w:id="815" w:author="Arash Tighbor" w:date="2014-05-28T14:05:00Z"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81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81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نها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81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یت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81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نصب به تعو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82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یض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82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del w:id="822" w:author="Arash Tighbor" w:date="2014-05-28T14:43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82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نرم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82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82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افزار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82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دورب</w:t>
            </w:r>
            <w:r w:rsidRPr="00043C74">
              <w:rPr>
                <w:rFonts w:cs="2  Nazanin" w:hint="cs"/>
                <w:sz w:val="22"/>
                <w:szCs w:val="22"/>
                <w:rtl/>
                <w:rPrChange w:id="827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ins w:id="828" w:author="Arash Tighbor" w:date="2014-05-28T14:05:00Z">
              <w:r w:rsidR="00CF7C9D">
                <w:rPr>
                  <w:rFonts w:cs="2  Nazanin" w:hint="cs"/>
                  <w:sz w:val="22"/>
                  <w:szCs w:val="22"/>
                  <w:rtl/>
                </w:rPr>
                <w:t xml:space="preserve"> را تعویض نمایید.</w:t>
              </w:r>
            </w:ins>
            <w:del w:id="829" w:author="Arash Tighbor" w:date="2014-05-28T14:05:00Z">
              <w:r w:rsidRPr="00043C74" w:rsidDel="00CF7C9D">
                <w:rPr>
                  <w:rFonts w:cs="2  Nazanin"/>
                  <w:sz w:val="22"/>
                  <w:szCs w:val="22"/>
                  <w:rtl/>
                  <w:rPrChange w:id="83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اقدام شود.</w:delText>
              </w:r>
            </w:del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D9D9D9" w:themeFill="background1" w:themeFillShade="D9"/>
            <w:vAlign w:val="center"/>
            <w:tcPrChange w:id="831" w:author="Arash Tighbor" w:date="2014-05-28T14:38:00Z">
              <w:tcPr>
                <w:tcW w:w="3257" w:type="dxa"/>
              </w:tcPr>
            </w:tcPrChange>
          </w:tcPr>
          <w:p w:rsidR="00834906" w:rsidRPr="00043C74" w:rsidRDefault="00043C74" w:rsidP="007D3336">
            <w:pPr>
              <w:rPr>
                <w:rFonts w:cs="2  Nazanin"/>
                <w:sz w:val="22"/>
                <w:szCs w:val="22"/>
                <w:rtl/>
                <w:rPrChange w:id="83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</w:pPr>
            <w:ins w:id="833" w:author="Arash Tighbor" w:date="2014-05-28T13:47:00Z">
              <w:r w:rsidRPr="007E163F">
                <w:rPr>
                  <w:rFonts w:hint="cs"/>
                  <w:sz w:val="22"/>
                  <w:szCs w:val="22"/>
                  <w:rtl/>
                </w:rPr>
                <w:t>کیفیت</w:t>
              </w:r>
              <w:r>
                <w:rPr>
                  <w:rFonts w:hint="cs"/>
                  <w:sz w:val="22"/>
                  <w:szCs w:val="22"/>
                  <w:rtl/>
                </w:rPr>
                <w:t xml:space="preserve"> </w:t>
              </w:r>
            </w:ins>
            <w:r w:rsidR="00834906" w:rsidRPr="00043C74">
              <w:rPr>
                <w:rFonts w:hint="cs"/>
                <w:sz w:val="22"/>
                <w:szCs w:val="22"/>
                <w:rtl/>
                <w:rPrChange w:id="834" w:author="Arash Tighbor" w:date="2014-05-28T13:46:00Z">
                  <w:rPr>
                    <w:rFonts w:cs="2  Nazanin" w:hint="cs"/>
                    <w:sz w:val="28"/>
                    <w:rtl/>
                  </w:rPr>
                </w:rPrChange>
              </w:rPr>
              <w:t>عکس</w:t>
            </w:r>
            <w:r w:rsidR="00834906" w:rsidRPr="00043C74">
              <w:rPr>
                <w:sz w:val="22"/>
                <w:szCs w:val="22"/>
                <w:rtl/>
                <w:rPrChange w:id="835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836" w:author="Arash Tighbor" w:date="2014-05-28T14:44:00Z">
              <w:r w:rsidR="007D3336">
                <w:rPr>
                  <w:sz w:val="22"/>
                  <w:szCs w:val="22"/>
                  <w:rtl/>
                </w:rPr>
                <w:t>ذخ</w:t>
              </w:r>
              <w:r w:rsidR="007D3336">
                <w:rPr>
                  <w:rFonts w:hint="cs"/>
                  <w:sz w:val="22"/>
                  <w:szCs w:val="22"/>
                  <w:rtl/>
                </w:rPr>
                <w:t>یره‌شده</w:t>
              </w:r>
            </w:ins>
            <w:del w:id="837" w:author="Arash Tighbor" w:date="2014-05-28T14:44:00Z">
              <w:r w:rsidR="00834906" w:rsidRPr="00043C74" w:rsidDel="007D3336">
                <w:rPr>
                  <w:rFonts w:hint="cs"/>
                  <w:sz w:val="22"/>
                  <w:szCs w:val="22"/>
                  <w:rtl/>
                  <w:rPrChange w:id="838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ذخیره</w:delText>
              </w:r>
              <w:r w:rsidR="00834906" w:rsidRPr="00043C74" w:rsidDel="007D3336">
                <w:rPr>
                  <w:sz w:val="22"/>
                  <w:szCs w:val="22"/>
                  <w:rtl/>
                  <w:rPrChange w:id="839" w:author="Arash Tighbor" w:date="2014-05-28T13:4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="00834906" w:rsidRPr="00043C74" w:rsidDel="007D3336">
                <w:rPr>
                  <w:rFonts w:hint="cs"/>
                  <w:sz w:val="22"/>
                  <w:szCs w:val="22"/>
                  <w:rtl/>
                  <w:rPrChange w:id="840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شده</w:delText>
              </w:r>
            </w:del>
            <w:r w:rsidR="00834906" w:rsidRPr="00043C74">
              <w:rPr>
                <w:sz w:val="22"/>
                <w:szCs w:val="22"/>
                <w:rtl/>
                <w:rPrChange w:id="841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842" w:author="Arash Tighbor" w:date="2014-05-28T13:47:00Z">
              <w:r w:rsidR="00834906" w:rsidRPr="00043C74" w:rsidDel="00043C74">
                <w:rPr>
                  <w:rFonts w:hint="cs"/>
                  <w:sz w:val="22"/>
                  <w:szCs w:val="22"/>
                  <w:rtl/>
                  <w:rPrChange w:id="843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هیچ</w:delText>
              </w:r>
              <w:r w:rsidR="00834906" w:rsidRPr="00043C74" w:rsidDel="00043C74">
                <w:rPr>
                  <w:sz w:val="22"/>
                  <w:szCs w:val="22"/>
                  <w:rtl/>
                  <w:rPrChange w:id="844" w:author="Arash Tighbor" w:date="2014-05-28T13:4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مشکل</w:delText>
              </w:r>
              <w:r w:rsidR="00834906" w:rsidRPr="00043C74" w:rsidDel="00043C74">
                <w:rPr>
                  <w:rFonts w:hint="cs"/>
                  <w:sz w:val="22"/>
                  <w:szCs w:val="22"/>
                  <w:rtl/>
                  <w:rPrChange w:id="845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  <w:r w:rsidR="00834906" w:rsidRPr="00043C74" w:rsidDel="00043C74">
                <w:rPr>
                  <w:sz w:val="22"/>
                  <w:szCs w:val="22"/>
                  <w:rtl/>
                  <w:rPrChange w:id="846" w:author="Arash Tighbor" w:date="2014-05-28T13:4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از نظر ک</w:delText>
              </w:r>
              <w:r w:rsidR="00834906" w:rsidRPr="00043C74" w:rsidDel="00043C74">
                <w:rPr>
                  <w:rFonts w:hint="cs"/>
                  <w:sz w:val="22"/>
                  <w:szCs w:val="22"/>
                  <w:rtl/>
                  <w:rPrChange w:id="847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یفیتی</w:delText>
              </w:r>
              <w:r w:rsidR="00834906" w:rsidRPr="00043C74" w:rsidDel="00043C74">
                <w:rPr>
                  <w:sz w:val="22"/>
                  <w:szCs w:val="22"/>
                  <w:rtl/>
                  <w:rPrChange w:id="848" w:author="Arash Tighbor" w:date="2014-05-28T13:4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849" w:author="Arash Tighbor" w:date="2014-05-28T13:47:00Z">
              <w:r>
                <w:rPr>
                  <w:rFonts w:hint="cs"/>
                  <w:sz w:val="22"/>
                  <w:szCs w:val="22"/>
                  <w:rtl/>
                </w:rPr>
                <w:t xml:space="preserve">خوب است </w:t>
              </w:r>
            </w:ins>
            <w:del w:id="850" w:author="Arash Tighbor" w:date="2014-05-28T13:47:00Z">
              <w:r w:rsidR="00834906" w:rsidRPr="00043C74" w:rsidDel="00043C74">
                <w:rPr>
                  <w:rFonts w:hint="cs"/>
                  <w:sz w:val="22"/>
                  <w:szCs w:val="22"/>
                  <w:rtl/>
                  <w:rPrChange w:id="851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ندارد</w:delText>
              </w:r>
              <w:r w:rsidR="00834906" w:rsidRPr="00043C74" w:rsidDel="00043C74">
                <w:rPr>
                  <w:sz w:val="22"/>
                  <w:szCs w:val="22"/>
                  <w:rtl/>
                  <w:rPrChange w:id="852" w:author="Arash Tighbor" w:date="2014-05-28T13:4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="00834906" w:rsidRPr="00043C74">
              <w:rPr>
                <w:rFonts w:hint="cs"/>
                <w:sz w:val="22"/>
                <w:szCs w:val="22"/>
                <w:rtl/>
                <w:rPrChange w:id="853" w:author="Arash Tighbor" w:date="2014-05-28T13:46:00Z">
                  <w:rPr>
                    <w:rFonts w:cs="2  Nazanin" w:hint="cs"/>
                    <w:sz w:val="28"/>
                    <w:rtl/>
                  </w:rPr>
                </w:rPrChange>
              </w:rPr>
              <w:t>ولی</w:t>
            </w:r>
            <w:r w:rsidR="00834906" w:rsidRPr="00043C74">
              <w:rPr>
                <w:sz w:val="22"/>
                <w:szCs w:val="22"/>
                <w:rtl/>
                <w:rPrChange w:id="854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در قسمت شماره کارت </w:t>
            </w:r>
            <w:ins w:id="855" w:author="Arash Tighbor" w:date="2014-05-28T14:44:00Z">
              <w:r w:rsidR="007D3336">
                <w:rPr>
                  <w:sz w:val="22"/>
                  <w:szCs w:val="22"/>
                  <w:rtl/>
                </w:rPr>
                <w:t>ثبت‌شده</w:t>
              </w:r>
            </w:ins>
            <w:del w:id="856" w:author="Arash Tighbor" w:date="2014-05-28T14:44:00Z">
              <w:r w:rsidR="00834906" w:rsidRPr="00043C74" w:rsidDel="007D3336">
                <w:rPr>
                  <w:rFonts w:hint="cs"/>
                  <w:sz w:val="22"/>
                  <w:szCs w:val="22"/>
                  <w:rtl/>
                  <w:rPrChange w:id="857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ثبت</w:delText>
              </w:r>
              <w:r w:rsidR="00834906" w:rsidRPr="00043C74" w:rsidDel="007D3336">
                <w:rPr>
                  <w:sz w:val="22"/>
                  <w:szCs w:val="22"/>
                  <w:rtl/>
                  <w:rPrChange w:id="858" w:author="Arash Tighbor" w:date="2014-05-28T13:4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="00834906" w:rsidRPr="00043C74" w:rsidDel="007D3336">
                <w:rPr>
                  <w:rFonts w:hint="cs"/>
                  <w:sz w:val="22"/>
                  <w:szCs w:val="22"/>
                  <w:rtl/>
                  <w:rPrChange w:id="859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شده</w:delText>
              </w:r>
            </w:del>
            <w:r w:rsidR="00834906" w:rsidRPr="00043C74">
              <w:rPr>
                <w:sz w:val="22"/>
                <w:szCs w:val="22"/>
                <w:rtl/>
                <w:rPrChange w:id="860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رو</w:t>
            </w:r>
            <w:r w:rsidR="00834906" w:rsidRPr="00043C74">
              <w:rPr>
                <w:rFonts w:hint="cs"/>
                <w:sz w:val="22"/>
                <w:szCs w:val="22"/>
                <w:rtl/>
                <w:rPrChange w:id="861" w:author="Arash Tighbor" w:date="2014-05-28T13:46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="00834906" w:rsidRPr="00043C74">
              <w:rPr>
                <w:sz w:val="22"/>
                <w:szCs w:val="22"/>
                <w:rtl/>
                <w:rPrChange w:id="862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عکس</w:t>
            </w:r>
            <w:ins w:id="863" w:author="Arash Tighbor" w:date="2014-05-28T14:06:00Z">
              <w:r w:rsidR="00CF7C9D">
                <w:rPr>
                  <w:rFonts w:hint="cs"/>
                  <w:sz w:val="22"/>
                  <w:szCs w:val="22"/>
                  <w:rtl/>
                </w:rPr>
                <w:t>،</w:t>
              </w:r>
            </w:ins>
            <w:r w:rsidR="00834906" w:rsidRPr="00043C74">
              <w:rPr>
                <w:sz w:val="22"/>
                <w:szCs w:val="22"/>
                <w:rtl/>
                <w:rPrChange w:id="864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865" w:author="Arash Tighbor" w:date="2014-05-28T14:44:00Z">
              <w:r w:rsidR="007D3336">
                <w:rPr>
                  <w:sz w:val="22"/>
                  <w:szCs w:val="22"/>
                  <w:rtl/>
                </w:rPr>
                <w:t>به‌جا</w:t>
              </w:r>
              <w:r w:rsidR="007D3336">
                <w:rPr>
                  <w:rFonts w:hint="cs"/>
                  <w:sz w:val="22"/>
                  <w:szCs w:val="22"/>
                  <w:rtl/>
                </w:rPr>
                <w:t>ی</w:t>
              </w:r>
            </w:ins>
            <w:del w:id="866" w:author="Arash Tighbor" w:date="2014-05-28T14:44:00Z">
              <w:r w:rsidR="00834906" w:rsidRPr="00043C74" w:rsidDel="007D3336">
                <w:rPr>
                  <w:rFonts w:hint="cs"/>
                  <w:sz w:val="22"/>
                  <w:szCs w:val="22"/>
                  <w:rtl/>
                  <w:rPrChange w:id="867" w:author="Arash Tighbor" w:date="2014-05-28T13:4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بجای</w:delText>
              </w:r>
            </w:del>
            <w:r w:rsidR="00834906" w:rsidRPr="00043C74">
              <w:rPr>
                <w:sz w:val="22"/>
                <w:szCs w:val="22"/>
                <w:rtl/>
                <w:rPrChange w:id="868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عدد</w:t>
            </w:r>
            <w:ins w:id="869" w:author="Arash Tighbor" w:date="2014-05-28T14:06:00Z">
              <w:r w:rsidR="00CF7C9D">
                <w:rPr>
                  <w:rFonts w:hint="cs"/>
                  <w:sz w:val="22"/>
                  <w:szCs w:val="22"/>
                  <w:rtl/>
                </w:rPr>
                <w:t>،</w:t>
              </w:r>
            </w:ins>
            <w:r w:rsidR="00834906" w:rsidRPr="00043C74">
              <w:rPr>
                <w:sz w:val="22"/>
                <w:szCs w:val="22"/>
                <w:rtl/>
                <w:rPrChange w:id="870" w:author="Arash Tighbor" w:date="2014-05-28T13:46:00Z">
                  <w:rPr>
                    <w:rFonts w:cs="2  Nazanin"/>
                    <w:sz w:val="28"/>
                    <w:rtl/>
                  </w:rPr>
                </w:rPrChange>
              </w:rPr>
              <w:t xml:space="preserve"> ستاره درج م</w:t>
            </w:r>
            <w:r w:rsidR="00834906" w:rsidRPr="00043C74">
              <w:rPr>
                <w:rFonts w:hint="cs"/>
                <w:sz w:val="22"/>
                <w:szCs w:val="22"/>
                <w:rtl/>
                <w:rPrChange w:id="871" w:author="Arash Tighbor" w:date="2014-05-28T13:46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ins w:id="872" w:author="Arash Tighbor" w:date="2014-05-28T13:47:00Z">
              <w:r>
                <w:rPr>
                  <w:rFonts w:hint="cs"/>
                  <w:sz w:val="22"/>
                  <w:szCs w:val="22"/>
                  <w:rtl/>
                </w:rPr>
                <w:t>‌</w:t>
              </w:r>
            </w:ins>
            <w:r w:rsidR="00834906" w:rsidRPr="00043C74">
              <w:rPr>
                <w:rFonts w:hint="cs"/>
                <w:sz w:val="22"/>
                <w:szCs w:val="22"/>
                <w:rtl/>
                <w:rPrChange w:id="873" w:author="Arash Tighbor" w:date="2014-05-28T13:46:00Z">
                  <w:rPr>
                    <w:rFonts w:cs="2  Nazanin" w:hint="cs"/>
                    <w:sz w:val="28"/>
                    <w:rtl/>
                  </w:rPr>
                </w:rPrChange>
              </w:rPr>
              <w:t>شود</w:t>
            </w:r>
            <w:ins w:id="874" w:author="Arash Tighbor" w:date="2014-05-28T14:06:00Z">
              <w:r w:rsidR="00CF7C9D">
                <w:rPr>
                  <w:rFonts w:hint="cs"/>
                  <w:sz w:val="22"/>
                  <w:szCs w:val="22"/>
                  <w:rtl/>
                </w:rPr>
                <w:t>.</w:t>
              </w:r>
            </w:ins>
            <w:del w:id="875" w:author="Arash Tighbor" w:date="2014-05-28T13:47:00Z">
              <w:r w:rsidR="00834906" w:rsidRPr="00043C74" w:rsidDel="00043C74">
                <w:rPr>
                  <w:rFonts w:cs="2  Nazanin" w:hint="cs"/>
                  <w:sz w:val="22"/>
                  <w:szCs w:val="22"/>
                  <w:rtl/>
                  <w:rPrChange w:id="87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،</w:delText>
              </w:r>
            </w:del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shd w:val="clear" w:color="auto" w:fill="D9D9D9" w:themeFill="background1" w:themeFillShade="D9"/>
            <w:vAlign w:val="center"/>
            <w:tcPrChange w:id="877" w:author="Arash Tighbor" w:date="2014-05-28T14:38:00Z">
              <w:tcPr>
                <w:tcW w:w="5529" w:type="dxa"/>
              </w:tcPr>
            </w:tcPrChange>
          </w:tcPr>
          <w:p w:rsidR="00834906" w:rsidRPr="00043C74" w:rsidRDefault="00834906">
            <w:pPr>
              <w:ind w:right="426"/>
              <w:jc w:val="center"/>
              <w:rPr>
                <w:rFonts w:cs="2  Nazanin"/>
                <w:sz w:val="22"/>
                <w:szCs w:val="22"/>
                <w:rtl/>
                <w:rPrChange w:id="87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879" w:author="Arash Tighbor" w:date="2014-05-28T14:06:00Z">
                <w:pPr>
                  <w:ind w:right="426"/>
                </w:pPr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88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حتما</w:t>
            </w:r>
            <w:ins w:id="881" w:author="Arash Tighbor" w:date="2014-05-28T14:06:00Z">
              <w:r w:rsidR="00CF7C9D">
                <w:rPr>
                  <w:rFonts w:cs="2  Nazanin" w:hint="cs"/>
                  <w:sz w:val="22"/>
                  <w:szCs w:val="22"/>
                  <w:rtl/>
                </w:rPr>
                <w:t>ً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88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با</w:t>
            </w:r>
            <w:r w:rsidRPr="00043C74">
              <w:rPr>
                <w:rFonts w:cs="2  Nazanin" w:hint="cs"/>
                <w:sz w:val="22"/>
                <w:szCs w:val="22"/>
                <w:rtl/>
                <w:rPrChange w:id="88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ید</w:t>
            </w:r>
            <w:r w:rsidRPr="00043C74">
              <w:rPr>
                <w:rFonts w:cs="2  Nazanin"/>
                <w:sz w:val="22"/>
                <w:szCs w:val="22"/>
                <w:rtl/>
                <w:rPrChange w:id="88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885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نرم‌افزار</w:t>
              </w:r>
            </w:ins>
            <w:del w:id="886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88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نرم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88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88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افزار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89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خودپرداز (</w:t>
            </w:r>
            <w:r w:rsidRPr="00043C74">
              <w:rPr>
                <w:rFonts w:cs="2  Nazanin"/>
                <w:sz w:val="22"/>
                <w:szCs w:val="22"/>
                <w:rPrChange w:id="891" w:author="Arash Tighbor" w:date="2014-05-28T13:41:00Z">
                  <w:rPr>
                    <w:rFonts w:cs="2  Nazanin"/>
                    <w:sz w:val="28"/>
                  </w:rPr>
                </w:rPrChange>
              </w:rPr>
              <w:t>Pro</w:t>
            </w:r>
            <w:del w:id="892" w:author="Arash Tighbor" w:date="2014-05-28T14:06:00Z">
              <w:r w:rsidRPr="00043C74" w:rsidDel="00CF7C9D">
                <w:rPr>
                  <w:rFonts w:cs="2  Nazanin"/>
                  <w:sz w:val="22"/>
                  <w:szCs w:val="22"/>
                  <w:rPrChange w:id="893" w:author="Arash Tighbor" w:date="2014-05-28T13:41:00Z">
                    <w:rPr>
                      <w:rFonts w:cs="2  Nazanin"/>
                      <w:sz w:val="28"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/>
                <w:sz w:val="22"/>
                <w:szCs w:val="22"/>
                <w:rPrChange w:id="894" w:author="Arash Tighbor" w:date="2014-05-28T13:41:00Z">
                  <w:rPr>
                    <w:rFonts w:cs="2  Nazanin"/>
                    <w:sz w:val="28"/>
                  </w:rPr>
                </w:rPrChange>
              </w:rPr>
              <w:t>Cash</w:t>
            </w:r>
            <w:r w:rsidRPr="00043C74">
              <w:rPr>
                <w:rFonts w:cs="2  Nazanin"/>
                <w:sz w:val="22"/>
                <w:szCs w:val="22"/>
                <w:rtl/>
                <w:rPrChange w:id="89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) </w:t>
            </w:r>
            <w:r w:rsidRPr="00043C74">
              <w:rPr>
                <w:rFonts w:cs="2  Nazanin" w:hint="cs"/>
                <w:sz w:val="22"/>
                <w:szCs w:val="22"/>
                <w:rtl/>
                <w:rPrChange w:id="89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تعویض</w:t>
            </w:r>
            <w:r w:rsidRPr="00043C74">
              <w:rPr>
                <w:rFonts w:cs="2  Nazanin"/>
                <w:sz w:val="22"/>
                <w:szCs w:val="22"/>
                <w:rtl/>
                <w:rPrChange w:id="89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89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شود</w:t>
            </w:r>
            <w:r w:rsidRPr="00043C74">
              <w:rPr>
                <w:rFonts w:cs="2  Nazanin"/>
                <w:sz w:val="22"/>
                <w:szCs w:val="22"/>
                <w:rtl/>
                <w:rPrChange w:id="89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.</w:t>
            </w:r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vAlign w:val="center"/>
            <w:tcPrChange w:id="900" w:author="Arash Tighbor" w:date="2014-05-28T14:38:00Z">
              <w:tcPr>
                <w:tcW w:w="3257" w:type="dxa"/>
              </w:tcPr>
            </w:tcPrChange>
          </w:tcPr>
          <w:p w:rsidR="00834906" w:rsidRPr="00043C74" w:rsidRDefault="00834906">
            <w:pPr>
              <w:jc w:val="center"/>
              <w:rPr>
                <w:rFonts w:cs="2  Nazanin"/>
                <w:sz w:val="22"/>
                <w:szCs w:val="22"/>
                <w:rtl/>
                <w:rPrChange w:id="90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902" w:author="Arash Tighbor" w:date="2014-05-28T14:07:00Z">
                <w:pPr/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90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تصویر</w:t>
            </w:r>
            <w:ins w:id="904" w:author="Arash Tighbor" w:date="2014-05-28T14:07:00Z">
              <w:r w:rsidR="00CF7C9D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905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ثبت‌شده</w:t>
              </w:r>
            </w:ins>
            <w:ins w:id="906" w:author="Arash Tighbor" w:date="2014-05-28T14:07:00Z">
              <w:r w:rsidR="00CF7C9D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907" w:author="Arash Tighbor" w:date="2014-05-28T14:06:00Z">
              <w:r w:rsidR="00CF7C9D" w:rsidRPr="00AE1FEB">
                <w:rPr>
                  <w:rFonts w:cs="2  Nazanin" w:hint="cs"/>
                  <w:sz w:val="22"/>
                  <w:szCs w:val="22"/>
                  <w:rtl/>
                </w:rPr>
                <w:t>در شب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90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س</w:t>
            </w:r>
            <w:r w:rsidRPr="00043C74">
              <w:rPr>
                <w:rFonts w:cs="2  Nazanin" w:hint="cs"/>
                <w:sz w:val="22"/>
                <w:szCs w:val="22"/>
                <w:rtl/>
                <w:rPrChange w:id="909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یاه</w:t>
            </w:r>
            <w:r w:rsidRPr="00043C74">
              <w:rPr>
                <w:rFonts w:cs="2  Nazanin"/>
                <w:sz w:val="22"/>
                <w:szCs w:val="22"/>
                <w:rtl/>
                <w:rPrChange w:id="91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و نا</w:t>
            </w:r>
            <w:del w:id="911" w:author="Arash Tighbor" w:date="2014-05-28T13:48:00Z">
              <w:r w:rsidRPr="00043C74" w:rsidDel="00043C74">
                <w:rPr>
                  <w:rFonts w:cs="2  Nazanin"/>
                  <w:sz w:val="22"/>
                  <w:szCs w:val="22"/>
                  <w:rtl/>
                  <w:rPrChange w:id="91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91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واضح</w:t>
            </w:r>
            <w:r w:rsidRPr="00043C74">
              <w:rPr>
                <w:rFonts w:cs="2  Nazanin"/>
                <w:sz w:val="22"/>
                <w:szCs w:val="22"/>
                <w:rtl/>
                <w:rPrChange w:id="91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915" w:author="Arash Tighbor" w:date="2014-05-28T14:08:00Z">
              <w:r w:rsidR="00CF7C9D">
                <w:rPr>
                  <w:rFonts w:cs="2  Nazanin" w:hint="cs"/>
                  <w:sz w:val="22"/>
                  <w:szCs w:val="22"/>
                  <w:rtl/>
                </w:rPr>
                <w:t>است.</w:t>
              </w:r>
            </w:ins>
            <w:del w:id="916" w:author="Arash Tighbor" w:date="2014-05-28T14:06:00Z">
              <w:r w:rsidRPr="00043C74" w:rsidDel="00CF7C9D">
                <w:rPr>
                  <w:rFonts w:cs="2  Nazanin"/>
                  <w:sz w:val="22"/>
                  <w:szCs w:val="22"/>
                  <w:rtl/>
                  <w:rPrChange w:id="91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( 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91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91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CF7C9D">
                <w:rPr>
                  <w:rFonts w:cs="2  Nazanin" w:hint="cs"/>
                  <w:sz w:val="22"/>
                  <w:szCs w:val="22"/>
                  <w:rtl/>
                  <w:rPrChange w:id="92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شب</w:delText>
              </w:r>
              <w:r w:rsidRPr="00043C74" w:rsidDel="00CF7C9D">
                <w:rPr>
                  <w:rFonts w:cs="2  Nazanin"/>
                  <w:sz w:val="22"/>
                  <w:szCs w:val="22"/>
                  <w:rtl/>
                  <w:rPrChange w:id="92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>)</w:delText>
              </w:r>
            </w:del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tcPrChange w:id="922" w:author="Arash Tighbor" w:date="2014-05-28T14:38:00Z">
              <w:tcPr>
                <w:tcW w:w="5529" w:type="dxa"/>
              </w:tcPr>
            </w:tcPrChange>
          </w:tcPr>
          <w:p w:rsidR="009A1D60" w:rsidRDefault="009A1D60" w:rsidP="00834906">
            <w:pPr>
              <w:ind w:right="426"/>
              <w:rPr>
                <w:ins w:id="923" w:author="Arash Tighbor" w:date="2014-05-28T14:09:00Z"/>
                <w:rFonts w:cs="2  Nazanin"/>
                <w:sz w:val="22"/>
                <w:szCs w:val="22"/>
                <w:rtl/>
              </w:rPr>
            </w:pPr>
            <w:ins w:id="924" w:author="Arash Tighbor" w:date="2014-05-28T14:09:00Z">
              <w:r>
                <w:rPr>
                  <w:rFonts w:cs="2  Nazanin" w:hint="cs"/>
                  <w:sz w:val="22"/>
                  <w:szCs w:val="22"/>
                  <w:rtl/>
                </w:rPr>
                <w:t>این اشکال ممکن است به دلایل زیر باشد:</w:t>
              </w:r>
            </w:ins>
          </w:p>
          <w:p w:rsidR="009A1D60" w:rsidRPr="009A1D60" w:rsidRDefault="00834906">
            <w:pPr>
              <w:pStyle w:val="ListParagraph"/>
              <w:numPr>
                <w:ilvl w:val="0"/>
                <w:numId w:val="62"/>
              </w:numPr>
              <w:ind w:right="426"/>
              <w:rPr>
                <w:ins w:id="925" w:author="Arash Tighbor" w:date="2014-05-28T14:08:00Z"/>
                <w:rFonts w:cs="2  Nazanin"/>
                <w:sz w:val="22"/>
                <w:szCs w:val="22"/>
                <w:rtl/>
                <w:rPrChange w:id="926" w:author="Arash Tighbor" w:date="2014-05-28T14:09:00Z">
                  <w:rPr>
                    <w:ins w:id="927" w:author="Arash Tighbor" w:date="2014-05-28T14:08:00Z"/>
                    <w:rtl/>
                  </w:rPr>
                </w:rPrChange>
              </w:rPr>
              <w:pPrChange w:id="928" w:author="Arash Tighbor" w:date="2014-05-28T14:10:00Z">
                <w:pPr>
                  <w:ind w:right="426"/>
                </w:pPr>
              </w:pPrChange>
            </w:pPr>
            <w:del w:id="929" w:author="Arash Tighbor" w:date="2014-05-28T14:08:00Z"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30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اگر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31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32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تصویر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33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34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35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36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شب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37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38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تاریک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39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40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ذخیره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41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42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شود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43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44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و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45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46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چهره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47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48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مشخص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49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50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نباشد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51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2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52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دلیل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53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54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وجود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55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56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دارد</w:delText>
              </w:r>
              <w:r w:rsidRPr="009A1D60" w:rsidDel="009A1D60">
                <w:rPr>
                  <w:rFonts w:cs="2  Nazanin"/>
                  <w:sz w:val="22"/>
                  <w:szCs w:val="22"/>
                  <w:rtl/>
                  <w:rPrChange w:id="957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>1-</w:delText>
              </w:r>
            </w:del>
            <w:r w:rsidRPr="009A1D60">
              <w:rPr>
                <w:rFonts w:cs="2  Nazanin" w:hint="cs"/>
                <w:sz w:val="22"/>
                <w:szCs w:val="22"/>
                <w:rtl/>
                <w:rPrChange w:id="958" w:author="Arash Tighbor" w:date="2014-05-28T14:09:00Z">
                  <w:rPr>
                    <w:rFonts w:cs="2  Nazanin" w:hint="cs"/>
                    <w:sz w:val="28"/>
                    <w:rtl/>
                  </w:rPr>
                </w:rPrChange>
              </w:rPr>
              <w:t>تار</w:t>
            </w:r>
            <w:r w:rsidRPr="009A1D60">
              <w:rPr>
                <w:rFonts w:cs="2  Nazanin"/>
                <w:sz w:val="22"/>
                <w:szCs w:val="22"/>
                <w:rtl/>
                <w:rPrChange w:id="959" w:author="Arash Tighbor" w:date="2014-05-28T14:09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9A1D60">
              <w:rPr>
                <w:rFonts w:cs="2  Nazanin" w:hint="cs"/>
                <w:sz w:val="22"/>
                <w:szCs w:val="22"/>
                <w:rtl/>
                <w:rPrChange w:id="960" w:author="Arash Tighbor" w:date="2014-05-28T14:09:00Z">
                  <w:rPr>
                    <w:rFonts w:cs="2  Nazanin" w:hint="cs"/>
                    <w:sz w:val="28"/>
                    <w:rtl/>
                  </w:rPr>
                </w:rPrChange>
              </w:rPr>
              <w:t>بودن</w:t>
            </w:r>
            <w:r w:rsidRPr="009A1D60">
              <w:rPr>
                <w:rFonts w:cs="2  Nazanin"/>
                <w:sz w:val="22"/>
                <w:szCs w:val="22"/>
                <w:rtl/>
                <w:rPrChange w:id="961" w:author="Arash Tighbor" w:date="2014-05-28T14:09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9A1D60">
              <w:rPr>
                <w:rFonts w:cs="2  Nazanin" w:hint="cs"/>
                <w:sz w:val="22"/>
                <w:szCs w:val="22"/>
                <w:rtl/>
                <w:rPrChange w:id="962" w:author="Arash Tighbor" w:date="2014-05-28T14:09:00Z">
                  <w:rPr>
                    <w:rFonts w:cs="2  Nazanin" w:hint="cs"/>
                    <w:sz w:val="28"/>
                    <w:rtl/>
                  </w:rPr>
                </w:rPrChange>
              </w:rPr>
              <w:t>تلق</w:t>
            </w:r>
            <w:r w:rsidRPr="009A1D60">
              <w:rPr>
                <w:rFonts w:cs="2  Nazanin"/>
                <w:sz w:val="22"/>
                <w:szCs w:val="22"/>
                <w:rtl/>
                <w:rPrChange w:id="963" w:author="Arash Tighbor" w:date="2014-05-28T14:09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9A1D60">
              <w:rPr>
                <w:rFonts w:cs="2  Nazanin" w:hint="cs"/>
                <w:sz w:val="22"/>
                <w:szCs w:val="22"/>
                <w:rtl/>
                <w:rPrChange w:id="964" w:author="Arash Tighbor" w:date="2014-05-28T14:09:00Z">
                  <w:rPr>
                    <w:rFonts w:cs="2  Nazanin" w:hint="cs"/>
                    <w:sz w:val="28"/>
                    <w:rtl/>
                  </w:rPr>
                </w:rPrChange>
              </w:rPr>
              <w:t>جلوی</w:t>
            </w:r>
            <w:r w:rsidRPr="009A1D60">
              <w:rPr>
                <w:rFonts w:cs="2  Nazanin"/>
                <w:sz w:val="22"/>
                <w:szCs w:val="22"/>
                <w:rtl/>
                <w:rPrChange w:id="965" w:author="Arash Tighbor" w:date="2014-05-28T14:09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9A1D60">
              <w:rPr>
                <w:rFonts w:cs="2  Nazanin" w:hint="cs"/>
                <w:sz w:val="22"/>
                <w:szCs w:val="22"/>
                <w:rtl/>
                <w:rPrChange w:id="966" w:author="Arash Tighbor" w:date="2014-05-28T14:09:00Z">
                  <w:rPr>
                    <w:rFonts w:cs="2  Nazanin" w:hint="cs"/>
                    <w:sz w:val="28"/>
                    <w:rtl/>
                  </w:rPr>
                </w:rPrChange>
              </w:rPr>
              <w:t>دوربین</w:t>
            </w:r>
            <w:ins w:id="967" w:author="Arash Tighbor" w:date="2014-05-28T14:10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 :</w:t>
              </w:r>
            </w:ins>
            <w:del w:id="968" w:author="Arash Tighbor" w:date="2014-05-28T14:10:00Z">
              <w:r w:rsidRPr="009A1D60" w:rsidDel="009A1D60">
                <w:rPr>
                  <w:rFonts w:cs="2  Nazanin"/>
                  <w:sz w:val="22"/>
                  <w:szCs w:val="22"/>
                  <w:rtl/>
                  <w:rPrChange w:id="969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که با</w:delText>
              </w:r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70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ید</w:delText>
              </w:r>
            </w:del>
            <w:ins w:id="971" w:author="Arash Tighbor" w:date="2014-05-28T14:10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 آن را </w:t>
              </w:r>
            </w:ins>
            <w:del w:id="972" w:author="Arash Tighbor" w:date="2014-05-28T14:10:00Z">
              <w:r w:rsidRPr="009A1D60" w:rsidDel="009A1D60">
                <w:rPr>
                  <w:rFonts w:cs="2  Nazanin"/>
                  <w:sz w:val="22"/>
                  <w:szCs w:val="22"/>
                  <w:rtl/>
                  <w:rPrChange w:id="973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9A1D60">
              <w:rPr>
                <w:rFonts w:cs="2  Nazanin" w:hint="cs"/>
                <w:sz w:val="22"/>
                <w:szCs w:val="22"/>
                <w:rtl/>
                <w:rPrChange w:id="974" w:author="Arash Tighbor" w:date="2014-05-28T14:09:00Z">
                  <w:rPr>
                    <w:rFonts w:cs="2  Nazanin" w:hint="cs"/>
                    <w:sz w:val="28"/>
                    <w:rtl/>
                  </w:rPr>
                </w:rPrChange>
              </w:rPr>
              <w:t>تعویض</w:t>
            </w:r>
            <w:r w:rsidRPr="009A1D60">
              <w:rPr>
                <w:rFonts w:cs="2  Nazanin"/>
                <w:sz w:val="22"/>
                <w:szCs w:val="22"/>
                <w:rtl/>
                <w:rPrChange w:id="975" w:author="Arash Tighbor" w:date="2014-05-28T14:09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976" w:author="Arash Tighbor" w:date="2014-05-28T14:10:00Z">
              <w:r w:rsidR="009A1D60">
                <w:rPr>
                  <w:rFonts w:cs="2  Nazanin" w:hint="cs"/>
                  <w:sz w:val="22"/>
                  <w:szCs w:val="22"/>
                  <w:rtl/>
                </w:rPr>
                <w:t>کنید.</w:t>
              </w:r>
            </w:ins>
            <w:del w:id="977" w:author="Arash Tighbor" w:date="2014-05-28T14:10:00Z">
              <w:r w:rsidRPr="009A1D60" w:rsidDel="009A1D60">
                <w:rPr>
                  <w:rFonts w:cs="2  Nazanin" w:hint="cs"/>
                  <w:sz w:val="22"/>
                  <w:szCs w:val="22"/>
                  <w:rtl/>
                  <w:rPrChange w:id="978" w:author="Arash Tighbor" w:date="2014-05-28T14:09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شود</w:delText>
              </w:r>
            </w:del>
            <w:del w:id="979" w:author="Arash Tighbor" w:date="2014-05-28T14:08:00Z">
              <w:r w:rsidRPr="009A1D60" w:rsidDel="009A1D60">
                <w:rPr>
                  <w:rFonts w:cs="2  Nazanin"/>
                  <w:sz w:val="22"/>
                  <w:szCs w:val="22"/>
                  <w:rtl/>
                  <w:rPrChange w:id="980" w:author="Arash Tighbor" w:date="2014-05-28T14:09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و</w:delText>
              </w:r>
            </w:del>
          </w:p>
          <w:p w:rsidR="00834906" w:rsidRPr="00043C74" w:rsidRDefault="009A1D60">
            <w:pPr>
              <w:pStyle w:val="ListParagraph"/>
              <w:numPr>
                <w:ilvl w:val="0"/>
                <w:numId w:val="62"/>
              </w:numPr>
              <w:ind w:right="426"/>
              <w:rPr>
                <w:rFonts w:cs="2  Nazanin"/>
                <w:sz w:val="22"/>
                <w:szCs w:val="22"/>
                <w:rtl/>
                <w:rPrChange w:id="98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982" w:author="Arash Tighbor" w:date="2014-05-28T14:11:00Z">
                <w:pPr>
                  <w:ind w:right="426"/>
                </w:pPr>
              </w:pPrChange>
            </w:pPr>
            <w:ins w:id="983" w:author="Arash Tighbor" w:date="2014-05-28T14:10:00Z">
              <w:r>
                <w:rPr>
                  <w:rFonts w:cs="2  Nazanin" w:hint="cs"/>
                  <w:sz w:val="22"/>
                  <w:szCs w:val="22"/>
                  <w:rtl/>
                </w:rPr>
                <w:t xml:space="preserve">ناکافی بودن </w:t>
              </w:r>
            </w:ins>
            <w:del w:id="984" w:author="Arash Tighbor" w:date="2014-05-28T14:09:00Z">
              <w:r w:rsidR="00834906" w:rsidRPr="00043C74" w:rsidDel="009A1D60">
                <w:rPr>
                  <w:rFonts w:cs="2  Nazanin"/>
                  <w:sz w:val="22"/>
                  <w:szCs w:val="22"/>
                  <w:rtl/>
                  <w:rPrChange w:id="98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2- ا</w:delText>
              </w:r>
              <w:r w:rsidR="00834906" w:rsidRPr="00043C74" w:rsidDel="009A1D60">
                <w:rPr>
                  <w:rFonts w:cs="2  Nazanin" w:hint="cs"/>
                  <w:sz w:val="22"/>
                  <w:szCs w:val="22"/>
                  <w:rtl/>
                  <w:rPrChange w:id="98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ینکه</w:delText>
              </w:r>
            </w:del>
            <w:del w:id="987" w:author="Arash Tighbor" w:date="2014-05-28T14:08:00Z">
              <w:r w:rsidR="00834906" w:rsidRPr="00043C74" w:rsidDel="009A1D60">
                <w:rPr>
                  <w:rFonts w:cs="2  Nazanin"/>
                  <w:sz w:val="22"/>
                  <w:szCs w:val="22"/>
                  <w:rtl/>
                  <w:rPrChange w:id="98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="00834906" w:rsidRPr="00043C74">
              <w:rPr>
                <w:rFonts w:cs="2  Nazanin" w:hint="cs"/>
                <w:sz w:val="22"/>
                <w:szCs w:val="22"/>
                <w:rtl/>
                <w:rPrChange w:id="989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نور</w:t>
            </w:r>
            <w:ins w:id="990" w:author="Arash Tighbor" w:date="2014-05-28T14:10:00Z">
              <w:r>
                <w:rPr>
                  <w:rFonts w:cs="2  Nazanin" w:hint="cs"/>
                  <w:sz w:val="22"/>
                  <w:szCs w:val="22"/>
                  <w:rtl/>
                </w:rPr>
                <w:t xml:space="preserve"> :</w:t>
              </w:r>
            </w:ins>
            <w:r w:rsidR="00834906" w:rsidRPr="00043C74">
              <w:rPr>
                <w:rFonts w:cs="2  Nazanin"/>
                <w:sz w:val="22"/>
                <w:szCs w:val="22"/>
                <w:rtl/>
                <w:rPrChange w:id="99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992" w:author="Arash Tighbor" w:date="2014-05-28T14:11:00Z">
              <w:r w:rsidR="00834906" w:rsidRPr="00043C74" w:rsidDel="009A1D60">
                <w:rPr>
                  <w:rFonts w:cs="2  Nazanin" w:hint="cs"/>
                  <w:sz w:val="22"/>
                  <w:szCs w:val="22"/>
                  <w:rtl/>
                  <w:rPrChange w:id="99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مناسب</w:delText>
              </w:r>
              <w:r w:rsidR="00834906" w:rsidRPr="00043C74" w:rsidDel="009A1D60">
                <w:rPr>
                  <w:rFonts w:cs="2  Nazanin"/>
                  <w:sz w:val="22"/>
                  <w:szCs w:val="22"/>
                  <w:rtl/>
                  <w:rPrChange w:id="99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نم</w:delText>
              </w:r>
              <w:r w:rsidR="00834906" w:rsidRPr="00043C74" w:rsidDel="009A1D60">
                <w:rPr>
                  <w:rFonts w:cs="2  Nazanin" w:hint="cs"/>
                  <w:sz w:val="22"/>
                  <w:szCs w:val="22"/>
                  <w:rtl/>
                  <w:rPrChange w:id="99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یباشد</w:delText>
              </w:r>
              <w:r w:rsidR="00834906" w:rsidRPr="00043C74" w:rsidDel="009A1D60">
                <w:rPr>
                  <w:rFonts w:cs="2  Nazanin"/>
                  <w:sz w:val="22"/>
                  <w:szCs w:val="22"/>
                  <w:rtl/>
                  <w:rPrChange w:id="99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که با</w:delText>
              </w:r>
              <w:r w:rsidR="00834906" w:rsidRPr="00043C74" w:rsidDel="009A1D60">
                <w:rPr>
                  <w:rFonts w:cs="2  Nazanin" w:hint="cs"/>
                  <w:sz w:val="22"/>
                  <w:szCs w:val="22"/>
                  <w:rtl/>
                  <w:rPrChange w:id="99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ید</w:delText>
              </w:r>
              <w:r w:rsidR="00834906" w:rsidRPr="00043C74" w:rsidDel="009A1D60">
                <w:rPr>
                  <w:rFonts w:cs="2  Nazanin"/>
                  <w:sz w:val="22"/>
                  <w:szCs w:val="22"/>
                  <w:rtl/>
                  <w:rPrChange w:id="99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="00834906" w:rsidRPr="00043C74">
              <w:rPr>
                <w:rFonts w:cs="2  Nazanin" w:hint="cs"/>
                <w:sz w:val="22"/>
                <w:szCs w:val="22"/>
                <w:rtl/>
                <w:rPrChange w:id="999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چراغ</w:t>
            </w:r>
            <w:r w:rsidR="00834906" w:rsidRPr="00043C74">
              <w:rPr>
                <w:rFonts w:cs="2  Nazanin"/>
                <w:sz w:val="22"/>
                <w:szCs w:val="22"/>
                <w:rtl/>
                <w:rPrChange w:id="100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 </w:t>
            </w:r>
            <w:r w:rsidR="00834906" w:rsidRPr="00043C74">
              <w:rPr>
                <w:rFonts w:cs="2  Nazanin"/>
                <w:sz w:val="22"/>
                <w:szCs w:val="22"/>
                <w:rPrChange w:id="1001" w:author="Arash Tighbor" w:date="2014-05-28T13:41:00Z">
                  <w:rPr>
                    <w:rFonts w:cs="2  Nazanin"/>
                    <w:sz w:val="28"/>
                  </w:rPr>
                </w:rPrChange>
              </w:rPr>
              <w:t xml:space="preserve">Ad. Light </w:t>
            </w:r>
            <w:proofErr w:type="gramStart"/>
            <w:r w:rsidR="00834906" w:rsidRPr="00043C74">
              <w:rPr>
                <w:rFonts w:cs="2  Nazanin"/>
                <w:sz w:val="22"/>
                <w:szCs w:val="22"/>
                <w:rPrChange w:id="1002" w:author="Arash Tighbor" w:date="2014-05-28T13:41:00Z">
                  <w:rPr>
                    <w:rFonts w:cs="2  Nazanin"/>
                    <w:sz w:val="28"/>
                  </w:rPr>
                </w:rPrChange>
              </w:rPr>
              <w:t>Box</w:t>
            </w:r>
            <w:r w:rsidR="00834906" w:rsidRPr="00043C74">
              <w:rPr>
                <w:rFonts w:cs="2  Nazanin"/>
                <w:sz w:val="22"/>
                <w:szCs w:val="22"/>
                <w:rtl/>
                <w:rPrChange w:id="100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004" w:author="Arash Tighbor" w:date="2014-05-28T14:11:00Z">
              <w:r>
                <w:rPr>
                  <w:rFonts w:cs="2  Nazanin" w:hint="cs"/>
                  <w:sz w:val="22"/>
                  <w:szCs w:val="22"/>
                  <w:rtl/>
                </w:rPr>
                <w:t xml:space="preserve"> را</w:t>
              </w:r>
              <w:proofErr w:type="gramEnd"/>
              <w:r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r w:rsidR="00834906" w:rsidRPr="00043C74">
              <w:rPr>
                <w:rFonts w:cs="2  Nazanin" w:hint="cs"/>
                <w:sz w:val="22"/>
                <w:szCs w:val="22"/>
                <w:rtl/>
                <w:rPrChange w:id="1005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تعویض</w:t>
            </w:r>
            <w:r w:rsidR="00834906" w:rsidRPr="00043C74">
              <w:rPr>
                <w:rFonts w:cs="2  Nazanin"/>
                <w:sz w:val="22"/>
                <w:szCs w:val="22"/>
                <w:rtl/>
                <w:rPrChange w:id="100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007" w:author="Arash Tighbor" w:date="2014-05-28T14:11:00Z">
              <w:r w:rsidR="00834906" w:rsidRPr="00043C74" w:rsidDel="009A1D60">
                <w:rPr>
                  <w:rFonts w:cs="2  Nazanin" w:hint="cs"/>
                  <w:sz w:val="22"/>
                  <w:szCs w:val="22"/>
                  <w:rtl/>
                  <w:rPrChange w:id="100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شود</w:delText>
              </w:r>
            </w:del>
            <w:ins w:id="1009" w:author="Arash Tighbor" w:date="2014-05-28T14:11:00Z">
              <w:r>
                <w:rPr>
                  <w:rFonts w:cs="2  Nazanin" w:hint="cs"/>
                  <w:sz w:val="22"/>
                  <w:szCs w:val="22"/>
                  <w:rtl/>
                </w:rPr>
                <w:t>کنید</w:t>
              </w:r>
            </w:ins>
            <w:r w:rsidR="00834906" w:rsidRPr="00043C74">
              <w:rPr>
                <w:rFonts w:cs="2  Nazanin"/>
                <w:sz w:val="22"/>
                <w:szCs w:val="22"/>
                <w:rtl/>
                <w:rPrChange w:id="101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.</w:t>
            </w:r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D9D9D9" w:themeFill="background1" w:themeFillShade="D9"/>
            <w:vAlign w:val="center"/>
            <w:tcPrChange w:id="1011" w:author="Arash Tighbor" w:date="2014-05-28T14:38:00Z">
              <w:tcPr>
                <w:tcW w:w="3257" w:type="dxa"/>
              </w:tcPr>
            </w:tcPrChange>
          </w:tcPr>
          <w:p w:rsidR="00834906" w:rsidRPr="00043C74" w:rsidRDefault="00834906">
            <w:pPr>
              <w:jc w:val="center"/>
              <w:rPr>
                <w:rFonts w:cs="2  Nazanin"/>
                <w:sz w:val="22"/>
                <w:szCs w:val="22"/>
                <w:rtl/>
                <w:rPrChange w:id="101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013" w:author="Arash Tighbor" w:date="2014-05-28T14:11:00Z">
                <w:pPr/>
              </w:pPrChange>
            </w:pPr>
            <w:del w:id="1014" w:author="Arash Tighbor" w:date="2014-05-28T13:48:00Z"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101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عدم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101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101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دسترسی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101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101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س</w:delText>
              </w:r>
            </w:del>
            <w:ins w:id="1020" w:author="Arash Tighbor" w:date="2014-05-28T13:48:00Z">
              <w:r w:rsidR="008B69A2">
                <w:rPr>
                  <w:rFonts w:cs="2  Nazanin" w:hint="cs"/>
                  <w:sz w:val="22"/>
                  <w:szCs w:val="22"/>
                  <w:rtl/>
                </w:rPr>
                <w:t>س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021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رور</w:t>
            </w:r>
            <w:r w:rsidRPr="00043C74">
              <w:rPr>
                <w:rFonts w:cs="2  Nazanin"/>
                <w:sz w:val="22"/>
                <w:szCs w:val="22"/>
                <w:rtl/>
                <w:rPrChange w:id="102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به تصاو</w:t>
            </w:r>
            <w:r w:rsidRPr="00043C74">
              <w:rPr>
                <w:rFonts w:cs="2  Nazanin" w:hint="cs"/>
                <w:sz w:val="22"/>
                <w:szCs w:val="22"/>
                <w:rtl/>
                <w:rPrChange w:id="102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یر</w:t>
            </w:r>
            <w:r w:rsidRPr="00043C74">
              <w:rPr>
                <w:rFonts w:cs="2  Nazanin"/>
                <w:sz w:val="22"/>
                <w:szCs w:val="22"/>
                <w:rtl/>
                <w:rPrChange w:id="102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025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ذخ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یره‌شده</w:t>
              </w:r>
            </w:ins>
            <w:del w:id="1026" w:author="Arash Tighbor" w:date="2014-05-28T14:11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2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دخیره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2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del w:id="1029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03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شده</w:delText>
              </w:r>
            </w:del>
            <w:ins w:id="1031" w:author="Arash Tighbor" w:date="2014-05-28T13:48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دسترسی ندارد</w:t>
              </w:r>
            </w:ins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shd w:val="clear" w:color="auto" w:fill="D9D9D9" w:themeFill="background1" w:themeFillShade="D9"/>
            <w:tcPrChange w:id="1032" w:author="Arash Tighbor" w:date="2014-05-28T14:38:00Z">
              <w:tcPr>
                <w:tcW w:w="5529" w:type="dxa"/>
              </w:tcPr>
            </w:tcPrChange>
          </w:tcPr>
          <w:p w:rsidR="00834906" w:rsidRPr="00043C74" w:rsidRDefault="0083490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103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034" w:author="Arash Tighbor" w:date="2014-05-28T14:17:00Z">
                <w:pPr>
                  <w:ind w:right="426"/>
                </w:pPr>
              </w:pPrChange>
            </w:pPr>
            <w:del w:id="1035" w:author="Arash Tighbor" w:date="2014-05-28T14:13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3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3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3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3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مشکل تصاو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4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یر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4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کامل و درست ذخ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4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یره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4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م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4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یشود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4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ول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4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4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دسترس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4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4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تصاو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5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یر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5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از سرور امکان پذ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5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یر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5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نم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5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5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باشد که در ا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5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5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حالت با</w:delText>
              </w:r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5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ید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5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106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به</w:t>
            </w:r>
            <w:r w:rsidRPr="00043C74">
              <w:rPr>
                <w:rFonts w:cs="2  Nazanin"/>
                <w:sz w:val="22"/>
                <w:szCs w:val="22"/>
                <w:rtl/>
                <w:rPrChange w:id="106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پوشه </w:t>
            </w:r>
            <w:ins w:id="1062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ا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یجادشده</w:t>
              </w:r>
            </w:ins>
            <w:del w:id="1063" w:author="Arash Tighbor" w:date="2014-05-28T14:14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6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ساخته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6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del w:id="1066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06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شده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106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در درا</w:t>
            </w:r>
            <w:r w:rsidRPr="00043C74">
              <w:rPr>
                <w:rFonts w:cs="2  Nazanin" w:hint="cs"/>
                <w:sz w:val="22"/>
                <w:szCs w:val="22"/>
                <w:rtl/>
                <w:rPrChange w:id="1069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یو</w:t>
            </w:r>
            <w:r w:rsidRPr="00043C74">
              <w:rPr>
                <w:rFonts w:cs="2  Nazanin"/>
                <w:sz w:val="22"/>
                <w:szCs w:val="22"/>
                <w:rtl/>
                <w:rPrChange w:id="107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/>
                <w:sz w:val="22"/>
                <w:szCs w:val="22"/>
                <w:rPrChange w:id="1071" w:author="Arash Tighbor" w:date="2014-05-28T13:41:00Z">
                  <w:rPr>
                    <w:rFonts w:cs="2  Nazanin"/>
                    <w:sz w:val="28"/>
                  </w:rPr>
                </w:rPrChange>
              </w:rPr>
              <w:t>D</w:t>
            </w:r>
            <w:del w:id="1072" w:author="Arash Tighbor" w:date="2014-05-28T14:12:00Z">
              <w:r w:rsidRPr="00043C74" w:rsidDel="009A1D60">
                <w:rPr>
                  <w:rFonts w:cs="2  Nazanin"/>
                  <w:sz w:val="22"/>
                  <w:szCs w:val="22"/>
                  <w:rPrChange w:id="1073" w:author="Arash Tighbor" w:date="2014-05-28T13:41:00Z">
                    <w:rPr>
                      <w:rFonts w:cs="2  Nazanin"/>
                      <w:sz w:val="28"/>
                    </w:rPr>
                  </w:rPrChange>
                </w:rPr>
                <w:delText>:\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107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مراجعه </w:t>
            </w:r>
            <w:del w:id="1075" w:author="Arash Tighbor" w:date="2014-05-28T14:14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7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کرده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7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078" w:author="Arash Tighbor" w:date="2014-05-28T14:14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کنید. روی آن راست کلیک کنید و در منویی که </w:t>
              </w:r>
            </w:ins>
            <w:ins w:id="1079" w:author="Arash Tighbor" w:date="2014-05-28T14:17:00Z">
              <w:r w:rsidR="009A1D60">
                <w:rPr>
                  <w:rFonts w:cs="2  Nazanin" w:hint="cs"/>
                  <w:sz w:val="22"/>
                  <w:szCs w:val="22"/>
                  <w:rtl/>
                </w:rPr>
                <w:t>نمایان</w:t>
              </w:r>
            </w:ins>
            <w:ins w:id="1080" w:author="Arash Tighbor" w:date="2014-05-28T14:14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1081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م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ی‌شود</w:t>
              </w:r>
            </w:ins>
            <w:del w:id="1082" w:author="Arash Tighbor" w:date="2014-05-28T14:14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8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و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8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در قسمت </w:delText>
              </w:r>
            </w:del>
            <w:r w:rsidRPr="00043C74">
              <w:rPr>
                <w:rFonts w:cs="2  Nazanin"/>
                <w:sz w:val="22"/>
                <w:szCs w:val="22"/>
                <w:rPrChange w:id="1085" w:author="Arash Tighbor" w:date="2014-05-28T13:41:00Z">
                  <w:rPr>
                    <w:rFonts w:cs="2  Nazanin"/>
                    <w:sz w:val="28"/>
                  </w:rPr>
                </w:rPrChange>
              </w:rPr>
              <w:t xml:space="preserve">Properties </w:t>
            </w:r>
            <w:r w:rsidRPr="00043C74">
              <w:rPr>
                <w:rFonts w:cs="2  Nazanin"/>
                <w:sz w:val="22"/>
                <w:szCs w:val="22"/>
                <w:rtl/>
                <w:rPrChange w:id="108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087" w:author="Arash Tighbor" w:date="2014-05-28T14:14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 را انتخاب کنید. در </w:t>
              </w:r>
            </w:ins>
            <w:ins w:id="1088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پنجره‌ا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</w:t>
              </w:r>
            </w:ins>
            <w:ins w:id="1089" w:author="Arash Tighbor" w:date="2014-05-28T14:15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 که گشوده </w:t>
              </w:r>
            </w:ins>
            <w:ins w:id="1090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م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ی‌شود</w:t>
              </w:r>
            </w:ins>
            <w:ins w:id="1091" w:author="Arash Tighbor" w:date="2014-05-28T14:15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،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09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در</w:t>
            </w:r>
            <w:r w:rsidRPr="00043C74">
              <w:rPr>
                <w:rFonts w:cs="2  Nazanin"/>
                <w:sz w:val="22"/>
                <w:szCs w:val="22"/>
                <w:rtl/>
                <w:rPrChange w:id="109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تب </w:t>
            </w:r>
            <w:r w:rsidRPr="00043C74">
              <w:rPr>
                <w:rFonts w:cs="2  Nazanin"/>
                <w:sz w:val="22"/>
                <w:szCs w:val="22"/>
                <w:rPrChange w:id="1094" w:author="Arash Tighbor" w:date="2014-05-28T13:41:00Z">
                  <w:rPr>
                    <w:rFonts w:cs="2  Nazanin"/>
                    <w:sz w:val="28"/>
                  </w:rPr>
                </w:rPrChange>
              </w:rPr>
              <w:t>Sharing</w:t>
            </w:r>
            <w:r w:rsidRPr="00043C74">
              <w:rPr>
                <w:rFonts w:cs="2  Nazanin"/>
                <w:sz w:val="22"/>
                <w:szCs w:val="22"/>
                <w:rtl/>
                <w:rPrChange w:id="109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096" w:author="Arash Tighbor" w:date="2014-05-28T14:15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09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تیک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09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099" w:author="Arash Tighbor" w:date="2014-05-28T14:15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، گزینه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10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مربوط</w:t>
            </w:r>
            <w:r w:rsidRPr="00043C74">
              <w:rPr>
                <w:rFonts w:cs="2  Nazanin"/>
                <w:sz w:val="22"/>
                <w:szCs w:val="22"/>
                <w:rtl/>
                <w:rPrChange w:id="110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102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10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به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110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1105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به</w:t>
            </w:r>
            <w:r w:rsidRPr="00043C74">
              <w:rPr>
                <w:rFonts w:cs="2  Nazanin"/>
                <w:sz w:val="22"/>
                <w:szCs w:val="22"/>
                <w:rtl/>
                <w:rPrChange w:id="110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107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اشتراک‌گذار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</w:t>
              </w:r>
            </w:ins>
            <w:del w:id="1108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10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اشتراک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111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111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گذاری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111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فا</w:t>
            </w:r>
            <w:r w:rsidRPr="00043C74">
              <w:rPr>
                <w:rFonts w:cs="2  Nazanin" w:hint="cs"/>
                <w:sz w:val="22"/>
                <w:szCs w:val="22"/>
                <w:rtl/>
                <w:rPrChange w:id="111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یل</w:t>
            </w:r>
            <w:r w:rsidRPr="00043C74">
              <w:rPr>
                <w:rFonts w:cs="2  Nazanin"/>
                <w:sz w:val="22"/>
                <w:szCs w:val="22"/>
                <w:rtl/>
                <w:rPrChange w:id="111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را </w:t>
            </w:r>
            <w:del w:id="1115" w:author="Arash Tighbor" w:date="2014-05-28T14:15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11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زده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11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118" w:author="Arash Tighbor" w:date="2014-05-28T14:15:00Z">
              <w:r w:rsidR="009A1D60">
                <w:rPr>
                  <w:rFonts w:cs="2  Nazanin" w:hint="cs"/>
                  <w:sz w:val="22"/>
                  <w:szCs w:val="22"/>
                  <w:rtl/>
                </w:rPr>
                <w:t>فعال کنید</w:t>
              </w:r>
              <w:r w:rsidR="009A1D60" w:rsidRPr="00043C74">
                <w:rPr>
                  <w:rFonts w:cs="2  Nazanin"/>
                  <w:sz w:val="22"/>
                  <w:szCs w:val="22"/>
                  <w:rtl/>
                  <w:rPrChange w:id="111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del w:id="1120" w:author="Arash Tighbor" w:date="2014-05-28T14:16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121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و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12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123" w:author="Arash Tighbor" w:date="2014-05-28T14:16:00Z">
              <w:r w:rsidR="009A1D60">
                <w:rPr>
                  <w:rFonts w:cs="2  Nazanin" w:hint="cs"/>
                  <w:sz w:val="22"/>
                  <w:szCs w:val="22"/>
                  <w:rtl/>
                </w:rPr>
                <w:t xml:space="preserve">تا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12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پوشه</w:t>
            </w:r>
            <w:r w:rsidRPr="00043C74">
              <w:rPr>
                <w:rFonts w:cs="2  Nazanin"/>
                <w:sz w:val="22"/>
                <w:szCs w:val="22"/>
                <w:rtl/>
                <w:rPrChange w:id="112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126" w:author="Arash Tighbor" w:date="2014-05-28T14:16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12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را</w:delText>
              </w:r>
              <w:r w:rsidRPr="00043C74" w:rsidDel="009A1D60">
                <w:rPr>
                  <w:rFonts w:cs="2  Nazanin"/>
                  <w:sz w:val="22"/>
                  <w:szCs w:val="22"/>
                  <w:rtl/>
                  <w:rPrChange w:id="112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/>
                <w:sz w:val="22"/>
                <w:szCs w:val="22"/>
                <w:rPrChange w:id="1129" w:author="Arash Tighbor" w:date="2014-05-28T13:41:00Z">
                  <w:rPr>
                    <w:rFonts w:cs="2  Nazanin"/>
                    <w:sz w:val="28"/>
                  </w:rPr>
                </w:rPrChange>
              </w:rPr>
              <w:t>Share</w:t>
            </w:r>
            <w:r w:rsidRPr="00043C74">
              <w:rPr>
                <w:rFonts w:cs="2  Nazanin"/>
                <w:sz w:val="22"/>
                <w:szCs w:val="22"/>
                <w:rtl/>
                <w:rPrChange w:id="113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131" w:author="Arash Tighbor" w:date="2014-05-28T14:17:00Z">
              <w:r w:rsidRPr="00043C74" w:rsidDel="009A1D60">
                <w:rPr>
                  <w:rFonts w:cs="2  Nazanin" w:hint="cs"/>
                  <w:sz w:val="22"/>
                  <w:szCs w:val="22"/>
                  <w:rtl/>
                  <w:rPrChange w:id="113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نمائیم</w:delText>
              </w:r>
            </w:del>
            <w:ins w:id="1133" w:author="Arash Tighbor" w:date="2014-05-28T14:17:00Z">
              <w:r w:rsidR="009A1D60">
                <w:rPr>
                  <w:rFonts w:cs="2  Nazanin" w:hint="cs"/>
                  <w:sz w:val="22"/>
                  <w:szCs w:val="22"/>
                  <w:rtl/>
                </w:rPr>
                <w:t>شود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113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>.</w:t>
            </w:r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vAlign w:val="center"/>
            <w:tcPrChange w:id="1135" w:author="Arash Tighbor" w:date="2014-05-28T14:38:00Z">
              <w:tcPr>
                <w:tcW w:w="3257" w:type="dxa"/>
              </w:tcPr>
            </w:tcPrChange>
          </w:tcPr>
          <w:p w:rsidR="00834906" w:rsidRPr="00043C74" w:rsidRDefault="00834906">
            <w:pPr>
              <w:jc w:val="center"/>
              <w:rPr>
                <w:rFonts w:cs="2  Nazanin"/>
                <w:sz w:val="22"/>
                <w:szCs w:val="22"/>
                <w:rtl/>
                <w:rPrChange w:id="113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137" w:author="Arash Tighbor" w:date="2014-05-28T14:18:00Z">
                <w:pPr/>
              </w:pPrChange>
            </w:pPr>
            <w:del w:id="1138" w:author="Arash Tighbor" w:date="2014-05-28T13:49:00Z">
              <w:r w:rsidRPr="00043C74" w:rsidDel="008B69A2">
                <w:rPr>
                  <w:rFonts w:cs="2  Nazanin" w:hint="cs"/>
                  <w:sz w:val="22"/>
                  <w:szCs w:val="22"/>
                  <w:rtl/>
                  <w:rPrChange w:id="113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عدم</w:delText>
              </w:r>
              <w:r w:rsidRPr="00043C74" w:rsidDel="008B69A2">
                <w:rPr>
                  <w:rFonts w:cs="2  Nazanin"/>
                  <w:sz w:val="22"/>
                  <w:szCs w:val="22"/>
                  <w:rtl/>
                  <w:rPrChange w:id="114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ثبت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1141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تصویر</w:t>
            </w:r>
            <w:r w:rsidRPr="00043C74">
              <w:rPr>
                <w:rFonts w:cs="2  Nazanin"/>
                <w:sz w:val="22"/>
                <w:szCs w:val="22"/>
                <w:rtl/>
                <w:rPrChange w:id="114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143" w:author="Arash Tighbor" w:date="2014-05-28T14:18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14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کامل</w:delText>
              </w:r>
            </w:del>
            <w:del w:id="1145" w:author="Arash Tighbor" w:date="2014-05-28T13:49:00Z">
              <w:r w:rsidRPr="00043C74" w:rsidDel="008B69A2">
                <w:rPr>
                  <w:rFonts w:cs="2  Nazanin"/>
                  <w:sz w:val="22"/>
                  <w:szCs w:val="22"/>
                  <w:rtl/>
                  <w:rPrChange w:id="114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از</w:delText>
              </w:r>
            </w:del>
            <w:del w:id="1147" w:author="Arash Tighbor" w:date="2014-05-28T14:18:00Z">
              <w:r w:rsidRPr="00043C74" w:rsidDel="00EA2F33">
                <w:rPr>
                  <w:rFonts w:cs="2  Nazanin"/>
                  <w:sz w:val="22"/>
                  <w:szCs w:val="22"/>
                  <w:rtl/>
                  <w:rPrChange w:id="114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1149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چهره</w:t>
            </w:r>
            <w:ins w:id="1150" w:author="Arash Tighbor" w:date="2014-05-28T14:18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1151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به‌طور</w:t>
              </w:r>
            </w:ins>
            <w:ins w:id="1152" w:author="Arash Tighbor" w:date="2014-05-28T14:18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کامل</w:t>
              </w:r>
            </w:ins>
            <w:ins w:id="1153" w:author="Arash Tighbor" w:date="2014-05-28T13:49:00Z">
              <w:r w:rsidR="008B69A2">
                <w:rPr>
                  <w:rFonts w:cs="2  Nazanin" w:hint="cs"/>
                  <w:sz w:val="22"/>
                  <w:szCs w:val="22"/>
                  <w:rtl/>
                </w:rPr>
                <w:t xml:space="preserve"> ثبت </w:t>
              </w:r>
            </w:ins>
            <w:ins w:id="1154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نم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ی‌شود</w:t>
              </w:r>
            </w:ins>
            <w:ins w:id="1155" w:author="Arash Tighbor" w:date="2014-05-28T14:18:00Z">
              <w:r w:rsidR="00EA2F33">
                <w:rPr>
                  <w:rFonts w:cs="2  Nazanin" w:hint="cs"/>
                  <w:sz w:val="22"/>
                  <w:szCs w:val="22"/>
                  <w:rtl/>
                </w:rPr>
                <w:t>.</w:t>
              </w:r>
            </w:ins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tcPrChange w:id="1156" w:author="Arash Tighbor" w:date="2014-05-28T14:38:00Z">
              <w:tcPr>
                <w:tcW w:w="5529" w:type="dxa"/>
              </w:tcPr>
            </w:tcPrChange>
          </w:tcPr>
          <w:p w:rsidR="00834906" w:rsidRPr="00043C74" w:rsidRDefault="0083490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115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158" w:author="Arash Tighbor" w:date="2014-05-28T15:02:00Z">
                <w:pPr>
                  <w:ind w:right="426"/>
                </w:pPr>
              </w:pPrChange>
            </w:pPr>
            <w:del w:id="1159" w:author="Arash Tighbor" w:date="2014-05-28T14:18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16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16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ا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16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16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مشکل با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16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ید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16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/>
                <w:sz w:val="22"/>
                <w:szCs w:val="22"/>
                <w:rPrChange w:id="1166" w:author="Arash Tighbor" w:date="2014-05-28T13:41:00Z">
                  <w:rPr>
                    <w:rFonts w:cs="2  Nazanin"/>
                    <w:sz w:val="28"/>
                  </w:rPr>
                </w:rPrChange>
              </w:rPr>
              <w:t>Application</w:t>
            </w:r>
            <w:r w:rsidRPr="00043C74">
              <w:rPr>
                <w:rFonts w:cs="2  Nazanin"/>
                <w:sz w:val="22"/>
                <w:szCs w:val="22"/>
                <w:rtl/>
                <w:rPrChange w:id="116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و</w:t>
            </w:r>
            <w:r w:rsidRPr="00043C74">
              <w:rPr>
                <w:rFonts w:cs="2  Nazanin"/>
                <w:sz w:val="22"/>
                <w:szCs w:val="22"/>
                <w:rPrChange w:id="1168" w:author="Arash Tighbor" w:date="2014-05-28T13:41:00Z">
                  <w:rPr>
                    <w:rFonts w:cs="2  Nazanin"/>
                    <w:sz w:val="28"/>
                  </w:rPr>
                </w:rPrChange>
              </w:rPr>
              <w:t xml:space="preserve"> </w:t>
            </w:r>
            <w:ins w:id="1169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نرم‌افزار</w:t>
              </w:r>
            </w:ins>
            <w:del w:id="1170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171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نرم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117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17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افزار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1174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دورب</w:t>
            </w:r>
            <w:r w:rsidRPr="00043C74">
              <w:rPr>
                <w:rFonts w:cs="2  Nazanin" w:hint="cs"/>
                <w:sz w:val="22"/>
                <w:szCs w:val="22"/>
                <w:rtl/>
                <w:rPrChange w:id="1175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117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177" w:author="Arash Tighbor" w:date="2014-05-28T15:02:00Z">
              <w:r w:rsidRPr="00043C74" w:rsidDel="008509E9">
                <w:rPr>
                  <w:rFonts w:cs="2  Nazanin" w:hint="cs"/>
                  <w:sz w:val="22"/>
                  <w:szCs w:val="22"/>
                  <w:rtl/>
                  <w:rPrChange w:id="117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Pr="00043C74" w:rsidDel="008509E9">
                <w:rPr>
                  <w:rFonts w:cs="2  Nazanin"/>
                  <w:sz w:val="22"/>
                  <w:szCs w:val="22"/>
                  <w:rtl/>
                  <w:rPrChange w:id="117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180" w:author="Arash Tighbor" w:date="2014-05-28T15:02:00Z">
              <w:r w:rsidR="008509E9">
                <w:rPr>
                  <w:rFonts w:cs="2  Nazanin" w:hint="cs"/>
                  <w:sz w:val="22"/>
                  <w:szCs w:val="22"/>
                  <w:rtl/>
                </w:rPr>
                <w:t>را</w:t>
              </w:r>
              <w:r w:rsidR="008509E9" w:rsidRPr="00043C74">
                <w:rPr>
                  <w:rFonts w:cs="2  Nazanin"/>
                  <w:sz w:val="22"/>
                  <w:szCs w:val="22"/>
                  <w:rtl/>
                  <w:rPrChange w:id="118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del w:id="1182" w:author="Arash Tighbor" w:date="2014-05-28T14:19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18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قسمت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18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185" w:author="Arash Tighbor" w:date="2014-05-28T14:19:00Z">
              <w:r w:rsidR="00EA2F33">
                <w:rPr>
                  <w:rFonts w:cs="2  Nazanin" w:hint="cs"/>
                  <w:sz w:val="22"/>
                  <w:szCs w:val="22"/>
                  <w:rtl/>
                </w:rPr>
                <w:t>با مراجعه به قسمت</w:t>
              </w:r>
              <w:r w:rsidR="00EA2F33" w:rsidRPr="00043C74">
                <w:rPr>
                  <w:rFonts w:cs="2  Nazanin"/>
                  <w:sz w:val="22"/>
                  <w:szCs w:val="22"/>
                  <w:rtl/>
                  <w:rPrChange w:id="118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r w:rsidR="008509E9" w:rsidRPr="00043C74">
              <w:rPr>
                <w:rFonts w:cs="2  Nazanin"/>
                <w:sz w:val="22"/>
                <w:szCs w:val="22"/>
              </w:rPr>
              <w:t>Services</w:t>
            </w:r>
            <w:r w:rsidRPr="00043C74">
              <w:rPr>
                <w:rFonts w:cs="2  Nazanin"/>
                <w:sz w:val="22"/>
                <w:szCs w:val="22"/>
                <w:rtl/>
                <w:rPrChange w:id="118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188" w:author="Arash Tighbor" w:date="2014-05-28T14:19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18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را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19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191" w:author="Arash Tighbor" w:date="2014-05-28T14:19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ببندید </w:t>
              </w:r>
            </w:ins>
            <w:del w:id="1192" w:author="Arash Tighbor" w:date="2014-05-28T14:19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19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بسته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19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1195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و</w:t>
            </w:r>
            <w:r w:rsidRPr="00043C74">
              <w:rPr>
                <w:rFonts w:cs="2  Nazanin"/>
                <w:sz w:val="22"/>
                <w:szCs w:val="22"/>
                <w:rtl/>
                <w:rPrChange w:id="1196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دستگاه را در حالت تست دورب</w:t>
            </w:r>
            <w:r w:rsidRPr="00043C74">
              <w:rPr>
                <w:rFonts w:cs="2  Nazanin" w:hint="cs"/>
                <w:sz w:val="22"/>
                <w:szCs w:val="22"/>
                <w:rtl/>
                <w:rPrChange w:id="1197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119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199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قرار ده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ید</w:t>
              </w:r>
            </w:ins>
            <w:del w:id="1200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201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قراردهید</w:delText>
              </w:r>
            </w:del>
            <w:ins w:id="1202" w:author="Arash Tighbor" w:date="2014-05-28T14:19:00Z">
              <w:r w:rsidR="00EA2F33">
                <w:rPr>
                  <w:rFonts w:cs="2  Nazanin" w:hint="cs"/>
                  <w:sz w:val="22"/>
                  <w:szCs w:val="22"/>
                  <w:rtl/>
                </w:rPr>
                <w:t>.</w:t>
              </w:r>
            </w:ins>
            <w:del w:id="1203" w:author="Arash Tighbor" w:date="2014-05-28T14:19:00Z">
              <w:r w:rsidRPr="00043C74" w:rsidDel="00EA2F33">
                <w:rPr>
                  <w:rFonts w:cs="2  Nazanin"/>
                  <w:sz w:val="22"/>
                  <w:szCs w:val="22"/>
                  <w:rtl/>
                  <w:rPrChange w:id="120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و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120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سپس  زاو</w:t>
            </w:r>
            <w:r w:rsidRPr="00043C74">
              <w:rPr>
                <w:rFonts w:cs="2  Nazanin" w:hint="cs"/>
                <w:sz w:val="22"/>
                <w:szCs w:val="22"/>
                <w:rtl/>
                <w:rPrChange w:id="120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یه</w:t>
            </w:r>
            <w:r w:rsidRPr="00043C74">
              <w:rPr>
                <w:rFonts w:cs="2  Nazanin"/>
                <w:sz w:val="22"/>
                <w:szCs w:val="22"/>
                <w:rtl/>
                <w:rPrChange w:id="120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دورب</w:t>
            </w:r>
            <w:r w:rsidRPr="00043C74">
              <w:rPr>
                <w:rFonts w:cs="2  Nazanin" w:hint="cs"/>
                <w:sz w:val="22"/>
                <w:szCs w:val="22"/>
                <w:rtl/>
                <w:rPrChange w:id="120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120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را </w:t>
            </w:r>
            <w:ins w:id="1210" w:author="Arash Tighbor" w:date="2014-05-28T14:19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به میزان مطلوب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211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تنظیم</w:t>
            </w:r>
            <w:r w:rsidRPr="00043C74">
              <w:rPr>
                <w:rFonts w:cs="2  Nazanin"/>
                <w:sz w:val="22"/>
                <w:szCs w:val="22"/>
                <w:rtl/>
                <w:rPrChange w:id="121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121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کنی</w:t>
            </w:r>
            <w:ins w:id="1214" w:author="Arash Tighbor" w:date="2014-05-28T14:20:00Z">
              <w:r w:rsidR="00EA2F33">
                <w:rPr>
                  <w:rFonts w:cs="2  Nazanin" w:hint="cs"/>
                  <w:sz w:val="22"/>
                  <w:szCs w:val="22"/>
                  <w:rtl/>
                </w:rPr>
                <w:t>د.</w:t>
              </w:r>
            </w:ins>
            <w:del w:id="1215" w:author="Arash Tighbor" w:date="2014-05-28T14:20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1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1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1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تا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1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2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حدی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2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2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که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2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2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مورد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2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2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نظر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2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2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وکامل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2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3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باشد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3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.</w:delText>
              </w:r>
            </w:del>
          </w:p>
          <w:p w:rsidR="00834906" w:rsidRPr="00043C74" w:rsidRDefault="0083490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123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233" w:author="Arash Tighbor" w:date="2014-05-28T14:24:00Z">
                <w:pPr>
                  <w:ind w:right="426"/>
                </w:pPr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123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در</w:t>
            </w:r>
            <w:r w:rsidRPr="00043C74">
              <w:rPr>
                <w:rFonts w:cs="2  Nazanin"/>
                <w:sz w:val="22"/>
                <w:szCs w:val="22"/>
                <w:rtl/>
                <w:rPrChange w:id="123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123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صورتیکه</w:t>
            </w:r>
            <w:r w:rsidRPr="00043C74">
              <w:rPr>
                <w:rFonts w:cs="2  Nazanin"/>
                <w:sz w:val="22"/>
                <w:szCs w:val="22"/>
                <w:rtl/>
                <w:rPrChange w:id="123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123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با</w:t>
            </w:r>
            <w:ins w:id="1239" w:author="Arash Tighbor" w:date="2014-05-28T14:20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انجام این کار، اشکال </w:t>
              </w:r>
            </w:ins>
            <w:ins w:id="1240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برطرف</w:t>
              </w:r>
            </w:ins>
            <w:ins w:id="1241" w:author="Arash Tighbor" w:date="2014-05-28T14:20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نشد،</w:t>
              </w:r>
            </w:ins>
            <w:del w:id="1242" w:author="Arash Tighbor" w:date="2014-05-28T14:21:00Z">
              <w:r w:rsidRPr="00043C74" w:rsidDel="00EA2F33">
                <w:rPr>
                  <w:rFonts w:cs="2  Nazanin"/>
                  <w:sz w:val="22"/>
                  <w:szCs w:val="22"/>
                  <w:rtl/>
                  <w:rPrChange w:id="124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تنظ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4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یمات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4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به حالت مناسب درن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4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یامد</w:delText>
              </w:r>
            </w:del>
            <w:r w:rsidRPr="00043C74">
              <w:rPr>
                <w:rFonts w:cs="2  Nazanin"/>
                <w:sz w:val="22"/>
                <w:szCs w:val="22"/>
                <w:rtl/>
                <w:rPrChange w:id="124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با قرار دادن پله ز</w:t>
            </w:r>
            <w:r w:rsidRPr="00043C74">
              <w:rPr>
                <w:rFonts w:cs="2  Nazanin" w:hint="cs"/>
                <w:sz w:val="22"/>
                <w:szCs w:val="22"/>
                <w:rtl/>
                <w:rPrChange w:id="124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یر</w:t>
            </w:r>
            <w:r w:rsidRPr="00043C74">
              <w:rPr>
                <w:rFonts w:cs="2  Nazanin"/>
                <w:sz w:val="22"/>
                <w:szCs w:val="22"/>
                <w:rtl/>
                <w:rPrChange w:id="124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دورب</w:t>
            </w:r>
            <w:r w:rsidRPr="00043C74">
              <w:rPr>
                <w:rFonts w:cs="2  Nazanin" w:hint="cs"/>
                <w:sz w:val="22"/>
                <w:szCs w:val="22"/>
                <w:rtl/>
                <w:rPrChange w:id="125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125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252" w:author="Arash Tighbor" w:date="2014-05-28T14:21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5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تنظیمات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5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5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را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5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5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تا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5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5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حد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6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61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قابل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62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6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قبول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64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6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انجام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26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26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میدهیم</w:delText>
              </w:r>
            </w:del>
            <w:ins w:id="1268" w:author="Arash Tighbor" w:date="2014-05-28T14:21:00Z">
              <w:r w:rsidR="00EA2F33">
                <w:rPr>
                  <w:rFonts w:cs="2  Nazanin" w:hint="cs"/>
                  <w:sz w:val="22"/>
                  <w:szCs w:val="22"/>
                  <w:rtl/>
                </w:rPr>
                <w:t>آن</w:t>
              </w:r>
            </w:ins>
            <w:ins w:id="1269" w:author="Arash Tighbor" w:date="2014-05-28T14:22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1270" w:author="Arash Tighbor" w:date="2014-05-28T14:21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را تنظیم </w:t>
              </w:r>
            </w:ins>
            <w:ins w:id="1271" w:author="Arash Tighbor" w:date="2014-05-28T14:24:00Z">
              <w:r w:rsidR="00EA2F33">
                <w:rPr>
                  <w:rFonts w:cs="2  Nazanin" w:hint="cs"/>
                  <w:sz w:val="22"/>
                  <w:szCs w:val="22"/>
                  <w:rtl/>
                </w:rPr>
                <w:t>نمایید</w:t>
              </w:r>
            </w:ins>
            <w:ins w:id="1272" w:author="Arash Tighbor" w:date="2014-05-28T14:21:00Z">
              <w:r w:rsidR="00EA2F33">
                <w:rPr>
                  <w:rFonts w:cs="2  Nazanin" w:hint="cs"/>
                  <w:sz w:val="22"/>
                  <w:szCs w:val="22"/>
                  <w:rtl/>
                </w:rPr>
                <w:t>.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127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D9D9D9" w:themeFill="background1" w:themeFillShade="D9"/>
            <w:vAlign w:val="center"/>
            <w:tcPrChange w:id="1274" w:author="Arash Tighbor" w:date="2014-05-28T14:38:00Z">
              <w:tcPr>
                <w:tcW w:w="3257" w:type="dxa"/>
              </w:tcPr>
            </w:tcPrChange>
          </w:tcPr>
          <w:p w:rsidR="00834906" w:rsidRPr="00043C74" w:rsidRDefault="008B69A2">
            <w:pPr>
              <w:jc w:val="center"/>
              <w:rPr>
                <w:rFonts w:cs="2  Nazanin"/>
                <w:sz w:val="22"/>
                <w:szCs w:val="22"/>
                <w:rtl/>
                <w:rPrChange w:id="127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276" w:author="Arash Tighbor" w:date="2014-05-28T13:49:00Z">
                <w:pPr/>
              </w:pPrChange>
            </w:pPr>
            <w:ins w:id="1277" w:author="Arash Tighbor" w:date="2014-05-28T13:49:00Z">
              <w:r w:rsidRPr="00224669">
                <w:rPr>
                  <w:rFonts w:cs="2  Nazanin" w:hint="cs"/>
                  <w:sz w:val="22"/>
                  <w:szCs w:val="22"/>
                  <w:rtl/>
                </w:rPr>
                <w:t>در روز</w:t>
              </w:r>
              <w:r>
                <w:rPr>
                  <w:rFonts w:cs="2  Nazanin" w:hint="cs"/>
                  <w:sz w:val="22"/>
                  <w:szCs w:val="22"/>
                  <w:rtl/>
                </w:rPr>
                <w:t>،</w:t>
              </w:r>
              <w:r w:rsidRPr="007D3336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  <w:r w:rsidRPr="004663DF">
                <w:rPr>
                  <w:rFonts w:cs="2  Nazanin" w:hint="cs"/>
                  <w:sz w:val="22"/>
                  <w:szCs w:val="22"/>
                  <w:rtl/>
                </w:rPr>
                <w:t xml:space="preserve">عکس </w:t>
              </w:r>
            </w:ins>
            <w:r w:rsidR="00834906" w:rsidRPr="00043C74">
              <w:rPr>
                <w:rFonts w:cs="2  Nazanin" w:hint="cs"/>
                <w:sz w:val="22"/>
                <w:szCs w:val="22"/>
                <w:rtl/>
                <w:rPrChange w:id="1278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ضد</w:t>
            </w:r>
            <w:r w:rsidR="00834906" w:rsidRPr="00043C74">
              <w:rPr>
                <w:rFonts w:cs="2  Nazanin"/>
                <w:sz w:val="22"/>
                <w:szCs w:val="22"/>
                <w:rtl/>
                <w:rPrChange w:id="1279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نور </w:t>
            </w:r>
            <w:ins w:id="1280" w:author="Arash Tighbor" w:date="2014-05-28T13:49:00Z">
              <w:r>
                <w:rPr>
                  <w:rFonts w:cs="2  Nazanin" w:hint="cs"/>
                  <w:sz w:val="22"/>
                  <w:szCs w:val="22"/>
                  <w:rtl/>
                </w:rPr>
                <w:t>است</w:t>
              </w:r>
            </w:ins>
            <w:del w:id="1281" w:author="Arash Tighbor" w:date="2014-05-28T13:49:00Z">
              <w:r w:rsidR="00834906" w:rsidRPr="00043C74" w:rsidDel="008B69A2">
                <w:rPr>
                  <w:rFonts w:cs="2  Nazanin" w:hint="cs"/>
                  <w:sz w:val="22"/>
                  <w:szCs w:val="22"/>
                  <w:rtl/>
                  <w:rPrChange w:id="128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بودن</w:delText>
              </w:r>
              <w:r w:rsidR="00834906" w:rsidRPr="00043C74" w:rsidDel="008B69A2">
                <w:rPr>
                  <w:rFonts w:cs="2  Nazanin"/>
                  <w:sz w:val="22"/>
                  <w:szCs w:val="22"/>
                  <w:rtl/>
                  <w:rPrChange w:id="128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="00834906" w:rsidRPr="00043C74" w:rsidDel="008B69A2">
                <w:rPr>
                  <w:rFonts w:cs="2  Nazanin" w:hint="cs"/>
                  <w:sz w:val="22"/>
                  <w:szCs w:val="22"/>
                  <w:rtl/>
                  <w:rPrChange w:id="128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عکس</w:delText>
              </w:r>
              <w:r w:rsidR="00834906" w:rsidRPr="00043C74" w:rsidDel="008B69A2">
                <w:rPr>
                  <w:rFonts w:cs="2  Nazanin"/>
                  <w:sz w:val="22"/>
                  <w:szCs w:val="22"/>
                  <w:rtl/>
                  <w:rPrChange w:id="128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="00834906" w:rsidRPr="00043C74" w:rsidDel="008B69A2">
                <w:rPr>
                  <w:rFonts w:cs="2  Nazanin" w:hint="cs"/>
                  <w:sz w:val="22"/>
                  <w:szCs w:val="22"/>
                  <w:rtl/>
                  <w:rPrChange w:id="128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در</w:delText>
              </w:r>
              <w:r w:rsidR="00834906" w:rsidRPr="00043C74" w:rsidDel="008B69A2">
                <w:rPr>
                  <w:rFonts w:cs="2  Nazanin"/>
                  <w:sz w:val="22"/>
                  <w:szCs w:val="22"/>
                  <w:rtl/>
                  <w:rPrChange w:id="128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="00834906" w:rsidRPr="00043C74" w:rsidDel="008B69A2">
                <w:rPr>
                  <w:rFonts w:cs="2  Nazanin" w:hint="cs"/>
                  <w:sz w:val="22"/>
                  <w:szCs w:val="22"/>
                  <w:rtl/>
                  <w:rPrChange w:id="128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روز</w:delText>
              </w:r>
            </w:del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shd w:val="clear" w:color="auto" w:fill="D9D9D9" w:themeFill="background1" w:themeFillShade="D9"/>
            <w:tcPrChange w:id="1289" w:author="Arash Tighbor" w:date="2014-05-28T14:38:00Z">
              <w:tcPr>
                <w:tcW w:w="5529" w:type="dxa"/>
              </w:tcPr>
            </w:tcPrChange>
          </w:tcPr>
          <w:p w:rsidR="00834906" w:rsidRPr="00043C74" w:rsidRDefault="0083490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1290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291" w:author="Arash Tighbor" w:date="2014-05-28T15:03:00Z">
                <w:pPr>
                  <w:ind w:right="426"/>
                </w:pPr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129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گاهی</w:t>
            </w:r>
            <w:r w:rsidRPr="00043C74">
              <w:rPr>
                <w:rFonts w:cs="2  Nazanin"/>
                <w:sz w:val="22"/>
                <w:szCs w:val="22"/>
                <w:rtl/>
                <w:rPrChange w:id="129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129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ب</w:t>
            </w:r>
            <w:ins w:id="1295" w:author="Arash Tighbor" w:date="2014-05-28T14:24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ه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29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دلیل</w:t>
            </w:r>
            <w:ins w:id="1297" w:author="Arash Tighbor" w:date="2014-05-28T14:24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وجود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129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نور</w:t>
            </w:r>
            <w:del w:id="1299" w:author="Arash Tighbor" w:date="2014-05-28T14:26:00Z">
              <w:r w:rsidRPr="00043C74" w:rsidDel="00EA2F33">
                <w:rPr>
                  <w:rFonts w:cs="2  Nazanin"/>
                  <w:sz w:val="22"/>
                  <w:szCs w:val="22"/>
                  <w:rtl/>
                  <w:rPrChange w:id="130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301" w:author="Arash Tighbor" w:date="2014-05-28T14:26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1302" w:author="Arash Tighbor" w:date="2014-05-28T14:44:00Z">
              <w:r w:rsidR="007D3336">
                <w:rPr>
                  <w:rFonts w:cs="2  Nazanin"/>
                  <w:sz w:val="22"/>
                  <w:szCs w:val="22"/>
                  <w:rtl/>
                </w:rPr>
                <w:t>ب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یش‌ازاندازه</w:t>
              </w:r>
            </w:ins>
            <w:del w:id="1303" w:author="Arash Tighbor" w:date="2014-05-28T14:44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304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بیش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130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306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از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1307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30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اندازه</w:delText>
              </w:r>
            </w:del>
            <w:del w:id="1309" w:author="Arash Tighbor" w:date="2014-05-28T14:24:00Z">
              <w:r w:rsidRPr="00043C74" w:rsidDel="00EA2F33">
                <w:rPr>
                  <w:rFonts w:cs="2  Nazanin"/>
                  <w:sz w:val="22"/>
                  <w:szCs w:val="22"/>
                  <w:rtl/>
                  <w:rPrChange w:id="131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1311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،</w:t>
            </w:r>
            <w:r w:rsidRPr="00043C74">
              <w:rPr>
                <w:rFonts w:cs="2  Nazanin"/>
                <w:sz w:val="22"/>
                <w:szCs w:val="22"/>
                <w:rtl/>
                <w:rPrChange w:id="131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131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تصویر</w:t>
            </w:r>
            <w:ins w:id="1314" w:author="Arash Tighbor" w:date="2014-05-28T14:26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1315" w:author="Arash Tighbor" w:date="2014-05-28T14:45:00Z">
              <w:r w:rsidR="007D3336">
                <w:rPr>
                  <w:rFonts w:cs="2  Nazanin"/>
                  <w:sz w:val="22"/>
                  <w:szCs w:val="22"/>
                  <w:rtl/>
                </w:rPr>
                <w:t>ثبت‌شده</w:t>
              </w:r>
            </w:ins>
            <w:ins w:id="1316" w:author="Arash Tighbor" w:date="2014-05-28T14:24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317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واضح</w:t>
            </w:r>
            <w:r w:rsidRPr="00043C74">
              <w:rPr>
                <w:rFonts w:cs="2  Nazanin"/>
                <w:sz w:val="22"/>
                <w:szCs w:val="22"/>
                <w:rtl/>
                <w:rPrChange w:id="131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319" w:author="Arash Tighbor" w:date="2014-05-28T14:25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32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نبوده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32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043C74">
              <w:rPr>
                <w:rFonts w:cs="2  Nazanin" w:hint="cs"/>
                <w:sz w:val="22"/>
                <w:szCs w:val="22"/>
                <w:rtl/>
                <w:rPrChange w:id="132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و</w:t>
            </w:r>
            <w:ins w:id="1323" w:author="Arash Tighbor" w:date="2014-05-28T14:25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ins w:id="1324" w:author="Arash Tighbor" w:date="2014-05-28T14:45:00Z">
              <w:r w:rsidR="007D3336">
                <w:rPr>
                  <w:rFonts w:cs="2  Nazanin"/>
                  <w:sz w:val="22"/>
                  <w:szCs w:val="22"/>
                  <w:rtl/>
                </w:rPr>
                <w:t>قابل‌شناسا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یی</w:t>
              </w:r>
            </w:ins>
            <w:ins w:id="1325" w:author="Arash Tighbor" w:date="2014-05-28T15:02:00Z">
              <w:r w:rsidR="008509E9">
                <w:rPr>
                  <w:rFonts w:cs="2  Nazanin" w:hint="cs"/>
                  <w:sz w:val="22"/>
                  <w:szCs w:val="22"/>
                  <w:rtl/>
                </w:rPr>
                <w:t xml:space="preserve"> نیست</w:t>
              </w:r>
            </w:ins>
            <w:del w:id="1326" w:author="Arash Tighbor" w:date="2014-05-28T14:45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327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قابل</w:delText>
              </w:r>
              <w:r w:rsidRPr="00043C74" w:rsidDel="007D3336">
                <w:rPr>
                  <w:rFonts w:cs="2  Nazanin"/>
                  <w:sz w:val="22"/>
                  <w:szCs w:val="22"/>
                  <w:rtl/>
                  <w:rPrChange w:id="1328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32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شناسائی</w:delText>
              </w:r>
            </w:del>
            <w:del w:id="1330" w:author="Arash Tighbor" w:date="2014-05-28T15:02:00Z">
              <w:r w:rsidRPr="00043C74" w:rsidDel="008509E9">
                <w:rPr>
                  <w:rFonts w:cs="2  Nazanin"/>
                  <w:sz w:val="22"/>
                  <w:szCs w:val="22"/>
                  <w:rtl/>
                  <w:rPrChange w:id="133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del w:id="1332" w:author="Arash Tighbor" w:date="2014-05-28T14:45:00Z">
              <w:r w:rsidRPr="00043C74" w:rsidDel="007D3336">
                <w:rPr>
                  <w:rFonts w:cs="2  Nazanin" w:hint="cs"/>
                  <w:sz w:val="22"/>
                  <w:szCs w:val="22"/>
                  <w:rtl/>
                  <w:rPrChange w:id="1333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نمیباشد</w:delText>
              </w:r>
            </w:del>
            <w:ins w:id="1334" w:author="Arash Tighbor" w:date="2014-05-28T14:26:00Z">
              <w:r w:rsidR="00EA2F33">
                <w:rPr>
                  <w:rFonts w:cs="2  Nazanin" w:hint="cs"/>
                  <w:sz w:val="22"/>
                  <w:szCs w:val="22"/>
                  <w:rtl/>
                </w:rPr>
                <w:t>.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1335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در ا</w:t>
            </w:r>
            <w:r w:rsidRPr="00043C74">
              <w:rPr>
                <w:rFonts w:cs="2  Nazanin" w:hint="cs"/>
                <w:sz w:val="22"/>
                <w:szCs w:val="22"/>
                <w:rtl/>
                <w:rPrChange w:id="1336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ین</w:t>
            </w:r>
            <w:r w:rsidRPr="00043C74">
              <w:rPr>
                <w:rFonts w:cs="2  Nazanin"/>
                <w:sz w:val="22"/>
                <w:szCs w:val="22"/>
                <w:rtl/>
                <w:rPrChange w:id="1337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حالت </w:t>
            </w:r>
            <w:ins w:id="1338" w:author="Arash Tighbor" w:date="2014-05-28T14:45:00Z">
              <w:r w:rsidR="007D3336">
                <w:rPr>
                  <w:rFonts w:cs="2  Nazanin"/>
                  <w:sz w:val="22"/>
                  <w:szCs w:val="22"/>
                  <w:rtl/>
                </w:rPr>
                <w:t>م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ی‌باید</w:t>
              </w:r>
            </w:ins>
            <w:del w:id="1339" w:author="Arash Tighbor" w:date="2014-05-28T14:26:00Z">
              <w:r w:rsidRPr="00043C74" w:rsidDel="00EA2F33">
                <w:rPr>
                  <w:rFonts w:cs="2  Nazanin" w:hint="cs"/>
                  <w:sz w:val="22"/>
                  <w:szCs w:val="22"/>
                  <w:rtl/>
                  <w:rPrChange w:id="1340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میبایست</w:delText>
              </w:r>
              <w:r w:rsidRPr="00043C74" w:rsidDel="00EA2F33">
                <w:rPr>
                  <w:rFonts w:cs="2  Nazanin"/>
                  <w:sz w:val="22"/>
                  <w:szCs w:val="22"/>
                  <w:rtl/>
                  <w:rPrChange w:id="1341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342" w:author="Arash Tighbor" w:date="2014-05-28T14:26:00Z">
              <w:r w:rsidR="00EA2F33" w:rsidRPr="00043C74">
                <w:rPr>
                  <w:rFonts w:cs="2  Nazanin"/>
                  <w:sz w:val="22"/>
                  <w:szCs w:val="22"/>
                  <w:rtl/>
                  <w:rPrChange w:id="1343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del w:id="1344" w:author="Arash Tighbor" w:date="2014-05-28T15:03:00Z">
              <w:r w:rsidRPr="00043C74" w:rsidDel="008509E9">
                <w:rPr>
                  <w:rFonts w:cs="2  Nazanin" w:hint="cs"/>
                  <w:sz w:val="22"/>
                  <w:szCs w:val="22"/>
                  <w:rtl/>
                  <w:rPrChange w:id="134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طلق</w:delText>
              </w:r>
              <w:r w:rsidRPr="00043C74" w:rsidDel="008509E9">
                <w:rPr>
                  <w:rFonts w:cs="2  Nazanin"/>
                  <w:sz w:val="22"/>
                  <w:szCs w:val="22"/>
                  <w:rtl/>
                  <w:rPrChange w:id="134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347" w:author="Arash Tighbor" w:date="2014-05-28T15:03:00Z">
              <w:r w:rsidR="008509E9">
                <w:rPr>
                  <w:rFonts w:cs="2  Nazanin" w:hint="cs"/>
                  <w:sz w:val="22"/>
                  <w:szCs w:val="22"/>
                  <w:rtl/>
                </w:rPr>
                <w:t>ت</w:t>
              </w:r>
              <w:r w:rsidR="008509E9" w:rsidRPr="00043C74">
                <w:rPr>
                  <w:rFonts w:cs="2  Nazanin" w:hint="cs"/>
                  <w:sz w:val="22"/>
                  <w:szCs w:val="22"/>
                  <w:rtl/>
                  <w:rPrChange w:id="1348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t>لق</w:t>
              </w:r>
              <w:r w:rsidR="008509E9" w:rsidRPr="00043C74">
                <w:rPr>
                  <w:rFonts w:cs="2  Nazanin"/>
                  <w:sz w:val="22"/>
                  <w:szCs w:val="22"/>
                  <w:rtl/>
                  <w:rPrChange w:id="1349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r w:rsidRPr="00043C74">
              <w:rPr>
                <w:rFonts w:cs="2  Nazanin" w:hint="cs"/>
                <w:sz w:val="22"/>
                <w:szCs w:val="22"/>
                <w:rtl/>
                <w:rPrChange w:id="135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دوربین</w:t>
            </w:r>
            <w:ins w:id="1351" w:author="Arash Tighbor" w:date="2014-05-28T14:27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را</w:t>
              </w:r>
            </w:ins>
            <w:r w:rsidRPr="00043C74">
              <w:rPr>
                <w:rFonts w:cs="2  Nazanin"/>
                <w:sz w:val="22"/>
                <w:szCs w:val="22"/>
                <w:rtl/>
                <w:rPrChange w:id="135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تعو</w:t>
            </w:r>
            <w:r w:rsidRPr="00043C74">
              <w:rPr>
                <w:rFonts w:cs="2  Nazanin" w:hint="cs"/>
                <w:sz w:val="22"/>
                <w:szCs w:val="22"/>
                <w:rtl/>
                <w:rPrChange w:id="1353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یض</w:t>
            </w:r>
            <w:del w:id="1354" w:author="Arash Tighbor" w:date="2014-05-28T14:26:00Z">
              <w:r w:rsidRPr="00043C74" w:rsidDel="00EA2F33">
                <w:rPr>
                  <w:rFonts w:cs="2  Nazanin"/>
                  <w:sz w:val="22"/>
                  <w:szCs w:val="22"/>
                  <w:rtl/>
                  <w:rPrChange w:id="1355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شود.</w:delText>
              </w:r>
            </w:del>
            <w:ins w:id="1356" w:author="Arash Tighbor" w:date="2014-05-28T14:26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کنید.</w:t>
              </w:r>
            </w:ins>
          </w:p>
        </w:tc>
      </w:tr>
      <w:tr w:rsidR="00834906" w:rsidTr="00000738">
        <w:trPr>
          <w:jc w:val="center"/>
        </w:trPr>
        <w:tc>
          <w:tcPr>
            <w:tcW w:w="3257" w:type="dxa"/>
            <w:tcBorders>
              <w:top w:val="single" w:sz="8" w:space="0" w:color="0F243E" w:themeColor="text2" w:themeShade="80"/>
              <w:bottom w:val="single" w:sz="8" w:space="0" w:color="0F243E" w:themeColor="text2" w:themeShade="80"/>
              <w:right w:val="single" w:sz="8" w:space="0" w:color="0F243E" w:themeColor="text2" w:themeShade="80"/>
            </w:tcBorders>
            <w:vAlign w:val="center"/>
            <w:tcPrChange w:id="1357" w:author="Arash Tighbor" w:date="2014-05-28T14:38:00Z">
              <w:tcPr>
                <w:tcW w:w="3257" w:type="dxa"/>
              </w:tcPr>
            </w:tcPrChange>
          </w:tcPr>
          <w:p w:rsidR="00834906" w:rsidRPr="00043C74" w:rsidRDefault="00834906">
            <w:pPr>
              <w:jc w:val="center"/>
              <w:rPr>
                <w:rFonts w:cs="2  Nazanin"/>
                <w:sz w:val="22"/>
                <w:szCs w:val="22"/>
                <w:rtl/>
                <w:rPrChange w:id="1358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359" w:author="Arash Tighbor" w:date="2014-05-28T13:44:00Z">
                <w:pPr/>
              </w:pPrChange>
            </w:pPr>
            <w:r w:rsidRPr="00043C74">
              <w:rPr>
                <w:rFonts w:cs="2  Nazanin" w:hint="cs"/>
                <w:sz w:val="22"/>
                <w:szCs w:val="22"/>
                <w:rtl/>
                <w:rPrChange w:id="1360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ذخیره</w:t>
            </w:r>
            <w:r w:rsidRPr="00043C74">
              <w:rPr>
                <w:rFonts w:cs="2  Nazanin"/>
                <w:sz w:val="22"/>
                <w:szCs w:val="22"/>
                <w:rtl/>
                <w:rPrChange w:id="1361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1362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کردن</w:t>
            </w:r>
            <w:r w:rsidRPr="00043C74">
              <w:rPr>
                <w:rFonts w:cs="2  Nazanin"/>
                <w:sz w:val="22"/>
                <w:szCs w:val="22"/>
                <w:rtl/>
                <w:rPrChange w:id="136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043C74">
              <w:rPr>
                <w:rFonts w:cs="2  Nazanin" w:hint="cs"/>
                <w:sz w:val="22"/>
                <w:szCs w:val="22"/>
                <w:rtl/>
                <w:rPrChange w:id="1364" w:author="Arash Tighbor" w:date="2014-05-28T13:41:00Z">
                  <w:rPr>
                    <w:rFonts w:cs="2  Nazanin" w:hint="cs"/>
                    <w:sz w:val="28"/>
                    <w:rtl/>
                  </w:rPr>
                </w:rPrChange>
              </w:rPr>
              <w:t>عکس</w:t>
            </w:r>
          </w:p>
        </w:tc>
        <w:tc>
          <w:tcPr>
            <w:tcW w:w="5529" w:type="dxa"/>
            <w:tcBorders>
              <w:top w:val="single" w:sz="8" w:space="0" w:color="0F243E" w:themeColor="text2" w:themeShade="80"/>
              <w:left w:val="single" w:sz="8" w:space="0" w:color="0F243E" w:themeColor="text2" w:themeShade="80"/>
              <w:bottom w:val="single" w:sz="8" w:space="0" w:color="0F243E" w:themeColor="text2" w:themeShade="80"/>
            </w:tcBorders>
            <w:tcPrChange w:id="1365" w:author="Arash Tighbor" w:date="2014-05-28T14:38:00Z">
              <w:tcPr>
                <w:tcW w:w="5529" w:type="dxa"/>
              </w:tcPr>
            </w:tcPrChange>
          </w:tcPr>
          <w:p w:rsidR="00FF3C22" w:rsidRDefault="007D3336">
            <w:pPr>
              <w:pStyle w:val="ListParagraph"/>
              <w:ind w:left="0"/>
              <w:rPr>
                <w:ins w:id="1366" w:author="Arash Tighbor" w:date="2014-06-03T06:57:00Z"/>
                <w:rFonts w:cs="2  Nazanin"/>
                <w:sz w:val="22"/>
                <w:szCs w:val="22"/>
                <w:highlight w:val="yellow"/>
                <w:rtl/>
              </w:rPr>
              <w:pPrChange w:id="1367" w:author="Arash Tighbor" w:date="2014-06-03T06:57:00Z">
                <w:pPr>
                  <w:ind w:right="426"/>
                </w:pPr>
              </w:pPrChange>
            </w:pPr>
            <w:ins w:id="1368" w:author="Arash Tighbor" w:date="2014-05-28T14:45:00Z">
              <w:r>
                <w:rPr>
                  <w:rFonts w:cs="2  Nazanin"/>
                  <w:sz w:val="22"/>
                  <w:szCs w:val="22"/>
                  <w:rtl/>
                </w:rPr>
                <w:t>ذخ</w:t>
              </w:r>
              <w:r>
                <w:rPr>
                  <w:rFonts w:cs="2  Nazanin" w:hint="cs"/>
                  <w:sz w:val="22"/>
                  <w:szCs w:val="22"/>
                  <w:rtl/>
                </w:rPr>
                <w:t>یره‌سازی</w:t>
              </w:r>
            </w:ins>
            <w:ins w:id="1369" w:author="Arash Tighbor" w:date="2014-05-28T14:27:00Z">
              <w:r w:rsidR="00EA2F33">
                <w:rPr>
                  <w:rFonts w:cs="2  Nazanin" w:hint="cs"/>
                  <w:sz w:val="22"/>
                  <w:szCs w:val="22"/>
                  <w:rtl/>
                </w:rPr>
                <w:t xml:space="preserve"> عکس‌ها، </w:t>
              </w:r>
            </w:ins>
            <w:ins w:id="1370" w:author="Arash Tighbor" w:date="2014-05-28T14:45:00Z">
              <w:r>
                <w:rPr>
                  <w:rFonts w:cs="2  Nazanin"/>
                  <w:sz w:val="22"/>
                  <w:szCs w:val="22"/>
                  <w:rtl/>
                </w:rPr>
                <w:t>مهم‌تر</w:t>
              </w:r>
              <w:r>
                <w:rPr>
                  <w:rFonts w:cs="2  Nazanin" w:hint="cs"/>
                  <w:sz w:val="22"/>
                  <w:szCs w:val="22"/>
                  <w:rtl/>
                </w:rPr>
                <w:t>ین</w:t>
              </w:r>
            </w:ins>
            <w:del w:id="1371" w:author="Arash Tighbor" w:date="2014-05-28T14:45:00Z">
              <w:r w:rsidR="00834906" w:rsidRPr="00043C74" w:rsidDel="007D3336">
                <w:rPr>
                  <w:rFonts w:cs="2  Nazanin" w:hint="cs"/>
                  <w:sz w:val="22"/>
                  <w:szCs w:val="22"/>
                  <w:rtl/>
                  <w:rPrChange w:id="1372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مهمترین</w:delText>
              </w:r>
            </w:del>
            <w:r w:rsidR="00834906" w:rsidRPr="00043C74">
              <w:rPr>
                <w:rFonts w:cs="2  Nazanin"/>
                <w:sz w:val="22"/>
                <w:szCs w:val="22"/>
                <w:rtl/>
                <w:rPrChange w:id="1373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t xml:space="preserve"> بخش کار </w:t>
            </w:r>
            <w:del w:id="1374" w:author="Arash Tighbor" w:date="2014-05-28T14:27:00Z">
              <w:r w:rsidR="00834906" w:rsidRPr="00043C74" w:rsidDel="00EA2F33">
                <w:rPr>
                  <w:rFonts w:cs="2  Nazanin" w:hint="cs"/>
                  <w:sz w:val="22"/>
                  <w:szCs w:val="22"/>
                  <w:rtl/>
                  <w:rPrChange w:id="1375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بوده</w:delText>
              </w:r>
              <w:r w:rsidR="00834906" w:rsidRPr="00043C74" w:rsidDel="00EA2F33">
                <w:rPr>
                  <w:rFonts w:cs="2  Nazanin"/>
                  <w:sz w:val="22"/>
                  <w:szCs w:val="22"/>
                  <w:rtl/>
                  <w:rPrChange w:id="1376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377" w:author="Arash Tighbor" w:date="2014-05-28T14:34:00Z">
              <w:r w:rsidR="00591396">
                <w:rPr>
                  <w:rFonts w:cs="2  Nazanin" w:hint="cs"/>
                  <w:sz w:val="22"/>
                  <w:szCs w:val="22"/>
                  <w:rtl/>
                </w:rPr>
                <w:t>تلقی می‌شود؛</w:t>
              </w:r>
            </w:ins>
            <w:del w:id="1378" w:author="Arash Tighbor" w:date="2014-05-28T14:34:00Z">
              <w:r w:rsidR="00834906" w:rsidRPr="00043C74" w:rsidDel="00591396">
                <w:rPr>
                  <w:rFonts w:cs="2  Nazanin" w:hint="cs"/>
                  <w:sz w:val="22"/>
                  <w:szCs w:val="22"/>
                  <w:rtl/>
                  <w:rPrChange w:id="1379" w:author="Arash Tighbor" w:date="2014-05-28T13:41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و</w:delText>
              </w:r>
              <w:r w:rsidR="00834906" w:rsidRPr="00043C74" w:rsidDel="00591396">
                <w:rPr>
                  <w:rFonts w:cs="2  Nazanin"/>
                  <w:sz w:val="22"/>
                  <w:szCs w:val="22"/>
                  <w:rtl/>
                  <w:rPrChange w:id="1380" w:author="Arash Tighbor" w:date="2014-05-28T13:41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381" w:author="Arash Tighbor" w:date="2014-05-28T14:34:00Z">
              <w:r w:rsidR="00591396">
                <w:rPr>
                  <w:rFonts w:cs="2  Nazanin" w:hint="cs"/>
                  <w:sz w:val="22"/>
                  <w:szCs w:val="22"/>
                  <w:rtl/>
                </w:rPr>
                <w:t xml:space="preserve"> </w:t>
              </w:r>
            </w:ins>
            <w:r w:rsidR="00834906" w:rsidRPr="00341512">
              <w:rPr>
                <w:rFonts w:cs="2  Nazanin" w:hint="cs"/>
                <w:sz w:val="22"/>
                <w:szCs w:val="22"/>
                <w:rtl/>
                <w:rPrChange w:id="1382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کارشناس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383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384" w:author="Arash Tighbor" w:date="2014-05-28T14:27:00Z">
              <w:r w:rsidR="00834906" w:rsidRPr="00341512" w:rsidDel="00EA2F33">
                <w:rPr>
                  <w:rFonts w:cs="2  Nazanin" w:hint="cs"/>
                  <w:sz w:val="22"/>
                  <w:szCs w:val="22"/>
                  <w:rtl/>
                  <w:rPrChange w:id="1385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میبایست</w:delText>
              </w:r>
              <w:r w:rsidR="00834906" w:rsidRPr="00341512" w:rsidDel="00EA2F33">
                <w:rPr>
                  <w:rFonts w:cs="2  Nazanin"/>
                  <w:sz w:val="22"/>
                  <w:szCs w:val="22"/>
                  <w:rtl/>
                  <w:rPrChange w:id="1386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387" w:author="Arash Tighbor" w:date="2014-05-28T14:27:00Z">
              <w:r w:rsidR="00EA2F33" w:rsidRPr="00341512">
                <w:rPr>
                  <w:rFonts w:cs="2  Nazanin" w:hint="cs"/>
                  <w:sz w:val="22"/>
                  <w:szCs w:val="22"/>
                  <w:rtl/>
                </w:rPr>
                <w:t>باید</w:t>
              </w:r>
              <w:r w:rsidR="00EA2F33" w:rsidRPr="00341512">
                <w:rPr>
                  <w:rFonts w:cs="2  Nazanin"/>
                  <w:sz w:val="22"/>
                  <w:szCs w:val="22"/>
                  <w:rtl/>
                </w:rPr>
                <w:t xml:space="preserve"> </w:t>
              </w:r>
            </w:ins>
            <w:r w:rsidR="00834906" w:rsidRPr="00341512">
              <w:rPr>
                <w:rFonts w:cs="2  Nazanin" w:hint="cs"/>
                <w:sz w:val="22"/>
                <w:szCs w:val="22"/>
                <w:rtl/>
                <w:rPrChange w:id="1388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عکس</w:t>
            </w:r>
            <w:ins w:id="1389" w:author="Arash Tighbor" w:date="2014-05-28T14:34:00Z">
              <w:r w:rsidR="00591396" w:rsidRPr="00341512">
                <w:rPr>
                  <w:rFonts w:cs="2  Nazanin" w:hint="cs"/>
                  <w:sz w:val="22"/>
                  <w:szCs w:val="22"/>
                </w:rPr>
                <w:t>‌</w:t>
              </w:r>
            </w:ins>
            <w:r w:rsidR="00834906" w:rsidRPr="00341512">
              <w:rPr>
                <w:rFonts w:cs="2  Nazanin" w:hint="cs"/>
                <w:sz w:val="22"/>
                <w:szCs w:val="22"/>
                <w:rtl/>
                <w:rPrChange w:id="1390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های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391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="00834906" w:rsidRPr="00341512">
              <w:rPr>
                <w:rFonts w:cs="2  Nazanin" w:hint="cs"/>
                <w:sz w:val="22"/>
                <w:szCs w:val="22"/>
                <w:rtl/>
                <w:rPrChange w:id="1392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دو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393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="00834906" w:rsidRPr="00341512">
              <w:rPr>
                <w:rFonts w:cs="2  Nazanin" w:hint="cs"/>
                <w:sz w:val="22"/>
                <w:szCs w:val="22"/>
                <w:rtl/>
                <w:rPrChange w:id="1394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روز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395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="00834906" w:rsidRPr="00341512">
              <w:rPr>
                <w:rFonts w:cs="2  Nazanin" w:hint="cs"/>
                <w:sz w:val="22"/>
                <w:szCs w:val="22"/>
                <w:rtl/>
                <w:rPrChange w:id="1396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آخر</w:t>
            </w:r>
            <w:del w:id="1397" w:author="Arash Tighbor" w:date="2014-05-28T14:27:00Z">
              <w:r w:rsidR="00834906" w:rsidRPr="00341512" w:rsidDel="00EA2F33">
                <w:rPr>
                  <w:rFonts w:cs="2  Nazanin"/>
                  <w:sz w:val="22"/>
                  <w:szCs w:val="22"/>
                  <w:rtl/>
                  <w:rPrChange w:id="1398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399" w:author="Arash Tighbor" w:date="2014-06-03T06:56:00Z">
              <w:r w:rsidR="00FF3C22" w:rsidRPr="00341512">
                <w:rPr>
                  <w:rFonts w:cs="2  Nazanin"/>
                  <w:sz w:val="22"/>
                  <w:szCs w:val="22"/>
                  <w:rtl/>
                  <w:rPrChange w:id="1400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را به </w:t>
              </w:r>
            </w:ins>
            <w:del w:id="1401" w:author="Arash Tighbor" w:date="2014-06-03T06:56:00Z">
              <w:r w:rsidR="00834906" w:rsidRPr="00341512" w:rsidDel="00FF3C22">
                <w:rPr>
                  <w:rFonts w:cs="2  Nazanin" w:hint="cs"/>
                  <w:sz w:val="22"/>
                  <w:szCs w:val="22"/>
                  <w:rtl/>
                  <w:rPrChange w:id="1402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،</w:delText>
              </w:r>
            </w:del>
            <w:r w:rsidR="00834906" w:rsidRPr="00341512">
              <w:rPr>
                <w:rFonts w:cs="2  Nazanin" w:hint="cs"/>
                <w:sz w:val="22"/>
                <w:szCs w:val="22"/>
                <w:rtl/>
                <w:rPrChange w:id="1403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همراه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404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405" w:author="Arash Tighbor" w:date="2014-05-28T14:45:00Z">
              <w:r w:rsidRPr="00341512">
                <w:rPr>
                  <w:rFonts w:cs="2  Nazanin"/>
                  <w:sz w:val="22"/>
                  <w:szCs w:val="22"/>
                  <w:rtl/>
                  <w:rPrChange w:id="1406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>عکس‌ها</w:t>
              </w:r>
              <w:r w:rsidRPr="00341512">
                <w:rPr>
                  <w:rFonts w:cs="2  Nazanin" w:hint="cs"/>
                  <w:sz w:val="22"/>
                  <w:szCs w:val="22"/>
                  <w:rtl/>
                  <w:rPrChange w:id="1407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یی</w:t>
              </w:r>
            </w:ins>
            <w:del w:id="1408" w:author="Arash Tighbor" w:date="2014-05-28T14:45:00Z">
              <w:r w:rsidR="00834906" w:rsidRPr="00341512" w:rsidDel="007D3336">
                <w:rPr>
                  <w:rFonts w:cs="2  Nazanin" w:hint="cs"/>
                  <w:sz w:val="22"/>
                  <w:szCs w:val="22"/>
                  <w:rtl/>
                  <w:rPrChange w:id="1409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عکسهایی</w:delText>
              </w:r>
            </w:del>
            <w:r w:rsidR="00834906" w:rsidRPr="00341512">
              <w:rPr>
                <w:rFonts w:cs="2  Nazanin"/>
                <w:sz w:val="22"/>
                <w:szCs w:val="22"/>
                <w:rtl/>
                <w:rPrChange w:id="1410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با وضع</w:t>
            </w:r>
            <w:r w:rsidR="00834906" w:rsidRPr="00341512">
              <w:rPr>
                <w:rFonts w:cs="2  Nazanin" w:hint="cs"/>
                <w:sz w:val="22"/>
                <w:szCs w:val="22"/>
                <w:rtl/>
                <w:rPrChange w:id="1411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یتهای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412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مختلف</w:t>
            </w:r>
            <w:del w:id="1413" w:author="Arash Tighbor" w:date="2014-06-03T06:56:00Z">
              <w:r w:rsidR="00834906" w:rsidRPr="00341512" w:rsidDel="00FF3C22">
                <w:rPr>
                  <w:rFonts w:cs="2  Nazanin"/>
                  <w:sz w:val="22"/>
                  <w:szCs w:val="22"/>
                  <w:rtl/>
                  <w:rPrChange w:id="1414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( </w:delText>
              </w:r>
            </w:del>
            <w:ins w:id="1415" w:author="Arash Tighbor" w:date="2014-06-03T06:56:00Z">
              <w:r w:rsidR="00FF3C22" w:rsidRPr="00341512">
                <w:rPr>
                  <w:rFonts w:cs="2  Nazanin"/>
                  <w:sz w:val="22"/>
                  <w:szCs w:val="22"/>
                  <w:rtl/>
                  <w:rPrChange w:id="1416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</w:t>
              </w:r>
              <w:r w:rsidR="00FF3C22" w:rsidRPr="00341512">
                <w:rPr>
                  <w:rFonts w:ascii="Sakkal Majalla" w:hAnsi="Sakkal Majalla" w:cs="Sakkal Majalla" w:hint="eastAsia"/>
                  <w:sz w:val="22"/>
                  <w:szCs w:val="22"/>
                  <w:rtl/>
                  <w:rPrChange w:id="1417" w:author="Arash Tighbor" w:date="2014-07-21T14:40:00Z">
                    <w:rPr>
                      <w:rFonts w:ascii="Sakkal Majalla" w:hAnsi="Sakkal Majalla" w:cs="Sakkal Majalla" w:hint="eastAsia"/>
                      <w:sz w:val="22"/>
                      <w:szCs w:val="22"/>
                      <w:highlight w:val="yellow"/>
                      <w:rtl/>
                    </w:rPr>
                  </w:rPrChange>
                </w:rPr>
                <w:t>–</w:t>
              </w:r>
              <w:r w:rsidR="00FF3C22" w:rsidRPr="00341512">
                <w:rPr>
                  <w:rFonts w:cs="2  Nazanin"/>
                  <w:sz w:val="22"/>
                  <w:szCs w:val="22"/>
                  <w:rtl/>
                  <w:rPrChange w:id="1418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در </w:t>
              </w:r>
            </w:ins>
            <w:r w:rsidR="00834906" w:rsidRPr="00341512">
              <w:rPr>
                <w:rFonts w:cs="2  Nazanin"/>
                <w:sz w:val="22"/>
                <w:szCs w:val="22"/>
                <w:rtl/>
                <w:rPrChange w:id="1419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>دو تار</w:t>
            </w:r>
            <w:r w:rsidR="00834906" w:rsidRPr="00341512">
              <w:rPr>
                <w:rFonts w:cs="2  Nazanin" w:hint="cs"/>
                <w:sz w:val="22"/>
                <w:szCs w:val="22"/>
                <w:rtl/>
                <w:rPrChange w:id="1420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یخ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421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خواسته شده</w:t>
            </w:r>
            <w:del w:id="1422" w:author="Arash Tighbor" w:date="2014-06-03T06:56:00Z">
              <w:r w:rsidR="00834906" w:rsidRPr="00341512" w:rsidDel="00FF3C22">
                <w:rPr>
                  <w:rFonts w:cs="2  Nazanin"/>
                  <w:sz w:val="22"/>
                  <w:szCs w:val="22"/>
                  <w:rtl/>
                  <w:rPrChange w:id="1423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)</w:delText>
              </w:r>
            </w:del>
            <w:ins w:id="1424" w:author="Arash Tighbor" w:date="2014-06-03T06:56:00Z">
              <w:r w:rsidR="00FF3C22" w:rsidRPr="00341512">
                <w:rPr>
                  <w:rFonts w:cs="2  Nazanin"/>
                  <w:sz w:val="22"/>
                  <w:szCs w:val="22"/>
                  <w:rtl/>
                  <w:rPrChange w:id="1425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- </w:t>
              </w:r>
            </w:ins>
            <w:r w:rsidR="00834906" w:rsidRPr="00341512">
              <w:rPr>
                <w:rFonts w:cs="2  Nazanin"/>
                <w:sz w:val="22"/>
                <w:szCs w:val="22"/>
                <w:rtl/>
                <w:rPrChange w:id="1426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ته</w:t>
            </w:r>
            <w:r w:rsidR="00834906" w:rsidRPr="00341512">
              <w:rPr>
                <w:rFonts w:cs="2  Nazanin" w:hint="cs"/>
                <w:sz w:val="22"/>
                <w:szCs w:val="22"/>
                <w:rtl/>
                <w:rPrChange w:id="1427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یه</w:t>
            </w:r>
            <w:r w:rsidR="00834906" w:rsidRPr="00341512">
              <w:rPr>
                <w:rFonts w:cs="2  Nazanin"/>
                <w:sz w:val="22"/>
                <w:szCs w:val="22"/>
                <w:rtl/>
                <w:rPrChange w:id="1428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429" w:author="Arash Tighbor" w:date="2014-06-03T06:57:00Z">
              <w:r w:rsidR="00834906" w:rsidRPr="00341512" w:rsidDel="00FF3C22">
                <w:rPr>
                  <w:rFonts w:cs="2  Nazanin"/>
                  <w:sz w:val="22"/>
                  <w:szCs w:val="22"/>
                  <w:rtl/>
                  <w:rPrChange w:id="1430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گردد </w:delText>
              </w:r>
            </w:del>
            <w:ins w:id="1431" w:author="Arash Tighbor" w:date="2014-06-03T06:57:00Z">
              <w:r w:rsidR="00FF3C22" w:rsidRPr="00341512">
                <w:rPr>
                  <w:rFonts w:cs="2  Nazanin" w:hint="cs"/>
                  <w:sz w:val="22"/>
                  <w:szCs w:val="22"/>
                  <w:rtl/>
                  <w:rPrChange w:id="1432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کند</w:t>
              </w:r>
              <w:r w:rsidR="00FF3C22" w:rsidRPr="00341512">
                <w:rPr>
                  <w:rFonts w:cs="2  Nazanin"/>
                  <w:sz w:val="22"/>
                  <w:szCs w:val="22"/>
                  <w:rtl/>
                  <w:rPrChange w:id="1433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. </w:t>
              </w:r>
            </w:ins>
          </w:p>
          <w:p w:rsidR="00834906" w:rsidRPr="00341512" w:rsidRDefault="00834906">
            <w:pPr>
              <w:pStyle w:val="ListParagraph"/>
              <w:ind w:left="0"/>
              <w:rPr>
                <w:rFonts w:cs="2  Nazanin"/>
                <w:sz w:val="22"/>
                <w:szCs w:val="22"/>
                <w:rtl/>
                <w:rPrChange w:id="1434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pPrChange w:id="1435" w:author="Arash Tighbor" w:date="2014-06-03T06:59:00Z">
                <w:pPr>
                  <w:ind w:right="426"/>
                </w:pPr>
              </w:pPrChange>
            </w:pPr>
            <w:del w:id="1436" w:author="Arash Tighbor" w:date="2014-06-03T06:57:00Z">
              <w:r w:rsidRPr="00341512" w:rsidDel="00FF3C22">
                <w:rPr>
                  <w:rFonts w:cs="2  Nazanin"/>
                  <w:sz w:val="22"/>
                  <w:szCs w:val="22"/>
                  <w:rtl/>
                  <w:rPrChange w:id="1437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و </w:delText>
              </w:r>
            </w:del>
            <w:del w:id="1438" w:author="Arash Tighbor" w:date="2014-06-03T06:58:00Z">
              <w:r w:rsidRPr="00341512" w:rsidDel="00FF3C22">
                <w:rPr>
                  <w:rFonts w:cs="2  Nazanin"/>
                  <w:sz w:val="22"/>
                  <w:szCs w:val="22"/>
                  <w:rtl/>
                  <w:rPrChange w:id="1439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حتما </w:delText>
              </w:r>
            </w:del>
            <w:ins w:id="1440" w:author="Arash Tighbor" w:date="2014-06-03T06:58:00Z">
              <w:r w:rsidR="00FF3C22" w:rsidRPr="00341512">
                <w:rPr>
                  <w:rFonts w:cs="2  Nazanin" w:hint="cs"/>
                  <w:sz w:val="22"/>
                  <w:szCs w:val="22"/>
                  <w:rtl/>
                  <w:rPrChange w:id="1441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عکسها</w:t>
              </w:r>
              <w:r w:rsidR="00FF3C22" w:rsidRPr="00341512">
                <w:rPr>
                  <w:rFonts w:cs="2  Nazanin"/>
                  <w:sz w:val="22"/>
                  <w:szCs w:val="22"/>
                  <w:rtl/>
                  <w:rPrChange w:id="1442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م</w:t>
              </w:r>
              <w:r w:rsidR="00FF3C22" w:rsidRPr="00341512">
                <w:rPr>
                  <w:rFonts w:cs="2  Nazanin" w:hint="cs"/>
                  <w:sz w:val="22"/>
                  <w:szCs w:val="22"/>
                  <w:rtl/>
                  <w:rPrChange w:id="1443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ی</w:t>
              </w:r>
              <w:r w:rsidR="00FF3C22" w:rsidRPr="00341512">
                <w:rPr>
                  <w:rFonts w:cs="2  Nazanin"/>
                  <w:sz w:val="22"/>
                  <w:szCs w:val="22"/>
                  <w:rtl/>
                  <w:rPrChange w:id="1444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</w:t>
              </w:r>
            </w:ins>
            <w:r w:rsidRPr="00341512">
              <w:rPr>
                <w:rFonts w:cs="2  Nazanin"/>
                <w:sz w:val="22"/>
                <w:szCs w:val="22"/>
                <w:rtl/>
                <w:rPrChange w:id="1445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>با</w:t>
            </w:r>
            <w:r w:rsidRPr="00341512">
              <w:rPr>
                <w:rFonts w:cs="2  Nazanin" w:hint="cs"/>
                <w:sz w:val="22"/>
                <w:szCs w:val="22"/>
                <w:rtl/>
                <w:rPrChange w:id="1446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ید</w:t>
            </w:r>
            <w:ins w:id="1447" w:author="Arash Tighbor" w:date="2014-06-03T06:58:00Z">
              <w:r w:rsidR="00FF3C22" w:rsidRPr="00341512">
                <w:rPr>
                  <w:rFonts w:cs="2  Nazanin"/>
                  <w:sz w:val="22"/>
                  <w:szCs w:val="22"/>
                  <w:rtl/>
                  <w:rPrChange w:id="1448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در</w:t>
              </w:r>
            </w:ins>
            <w:r w:rsidRPr="00341512">
              <w:rPr>
                <w:rFonts w:cs="2  Nazanin"/>
                <w:sz w:val="22"/>
                <w:szCs w:val="22"/>
                <w:rtl/>
                <w:rPrChange w:id="1449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پوشه ا</w:t>
            </w:r>
            <w:r w:rsidRPr="00341512">
              <w:rPr>
                <w:rFonts w:cs="2  Nazanin" w:hint="cs"/>
                <w:sz w:val="22"/>
                <w:szCs w:val="22"/>
                <w:rtl/>
                <w:rPrChange w:id="1450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341512">
              <w:rPr>
                <w:rFonts w:cs="2  Nazanin"/>
                <w:sz w:val="22"/>
                <w:szCs w:val="22"/>
                <w:rtl/>
                <w:rPrChange w:id="1451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با نام شماره  ترم</w:t>
            </w:r>
            <w:r w:rsidRPr="00341512">
              <w:rPr>
                <w:rFonts w:cs="2  Nazanin" w:hint="cs"/>
                <w:sz w:val="22"/>
                <w:szCs w:val="22"/>
                <w:rtl/>
                <w:rPrChange w:id="1452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ینال</w:t>
            </w:r>
            <w:r w:rsidRPr="00341512">
              <w:rPr>
                <w:rFonts w:cs="2  Nazanin"/>
                <w:sz w:val="22"/>
                <w:szCs w:val="22"/>
                <w:rtl/>
                <w:rPrChange w:id="1453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دستگاه  </w:t>
            </w:r>
            <w:del w:id="1454" w:author="Arash Tighbor" w:date="2014-06-03T06:57:00Z">
              <w:r w:rsidRPr="00341512" w:rsidDel="00FF3C22">
                <w:rPr>
                  <w:rFonts w:cs="2  Nazanin"/>
                  <w:sz w:val="22"/>
                  <w:szCs w:val="22"/>
                  <w:rtl/>
                  <w:rPrChange w:id="1455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>تشک</w:delText>
              </w:r>
              <w:r w:rsidRPr="00341512" w:rsidDel="00FF3C22">
                <w:rPr>
                  <w:rFonts w:cs="2  Nazanin" w:hint="cs"/>
                  <w:sz w:val="22"/>
                  <w:szCs w:val="22"/>
                  <w:rtl/>
                  <w:rPrChange w:id="1456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یل</w:delText>
              </w:r>
              <w:r w:rsidRPr="00341512" w:rsidDel="00FF3C22">
                <w:rPr>
                  <w:rFonts w:cs="2  Nazanin"/>
                  <w:sz w:val="22"/>
                  <w:szCs w:val="22"/>
                  <w:rtl/>
                  <w:rPrChange w:id="1457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داده</w:delText>
              </w:r>
            </w:del>
            <w:ins w:id="1458" w:author="Arash Tighbor" w:date="2014-06-03T06:58:00Z">
              <w:r w:rsidR="00FF3C22" w:rsidRPr="00341512">
                <w:rPr>
                  <w:rFonts w:cs="2  Nazanin" w:hint="cs"/>
                  <w:sz w:val="22"/>
                  <w:szCs w:val="22"/>
                  <w:rtl/>
                  <w:rPrChange w:id="1459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قرار</w:t>
              </w:r>
              <w:r w:rsidR="00FF3C22" w:rsidRPr="00341512">
                <w:rPr>
                  <w:rFonts w:cs="2  Nazanin"/>
                  <w:sz w:val="22"/>
                  <w:szCs w:val="22"/>
                  <w:rtl/>
                  <w:rPrChange w:id="1460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</w:t>
              </w:r>
              <w:r w:rsidR="00FF3C22" w:rsidRPr="00341512">
                <w:rPr>
                  <w:rFonts w:cs="2  Nazanin" w:hint="cs"/>
                  <w:sz w:val="22"/>
                  <w:szCs w:val="22"/>
                  <w:rtl/>
                  <w:rPrChange w:id="1461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داده</w:t>
              </w:r>
              <w:r w:rsidR="00FF3C22" w:rsidRPr="00341512">
                <w:rPr>
                  <w:rFonts w:cs="2  Nazanin"/>
                  <w:sz w:val="22"/>
                  <w:szCs w:val="22"/>
                  <w:rtl/>
                  <w:rPrChange w:id="1462" w:author="Arash Tighbor" w:date="2014-07-21T14:40:00Z">
                    <w:rPr>
                      <w:rFonts w:cs="2  Nazanin"/>
                      <w:sz w:val="22"/>
                      <w:szCs w:val="22"/>
                      <w:highlight w:val="yellow"/>
                      <w:rtl/>
                    </w:rPr>
                  </w:rPrChange>
                </w:rPr>
                <w:t xml:space="preserve"> </w:t>
              </w:r>
              <w:r w:rsidR="00FF3C22" w:rsidRPr="00341512">
                <w:rPr>
                  <w:rFonts w:cs="2  Nazanin" w:hint="cs"/>
                  <w:sz w:val="22"/>
                  <w:szCs w:val="22"/>
                  <w:rtl/>
                  <w:rPrChange w:id="1463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شوند</w:t>
              </w:r>
            </w:ins>
            <w:r w:rsidRPr="00341512">
              <w:rPr>
                <w:rFonts w:cs="2  Nazanin"/>
                <w:sz w:val="22"/>
                <w:szCs w:val="22"/>
                <w:rtl/>
                <w:rPrChange w:id="1464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و </w:t>
            </w:r>
            <w:del w:id="1465" w:author="Arash Tighbor" w:date="2014-06-03T06:59:00Z">
              <w:r w:rsidRPr="00341512" w:rsidDel="00FF3C22">
                <w:rPr>
                  <w:rFonts w:cs="2  Nazanin"/>
                  <w:sz w:val="22"/>
                  <w:szCs w:val="22"/>
                  <w:rtl/>
                  <w:rPrChange w:id="1466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>تمام</w:delText>
              </w:r>
              <w:r w:rsidRPr="00341512" w:rsidDel="00FF3C22">
                <w:rPr>
                  <w:rFonts w:cs="2  Nazanin" w:hint="cs"/>
                  <w:sz w:val="22"/>
                  <w:szCs w:val="22"/>
                  <w:rtl/>
                  <w:rPrChange w:id="1467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  <w:r w:rsidRPr="00341512" w:rsidDel="00FF3C22">
                <w:rPr>
                  <w:rFonts w:cs="2  Nazanin"/>
                  <w:sz w:val="22"/>
                  <w:szCs w:val="22"/>
                  <w:rtl/>
                  <w:rPrChange w:id="1468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فا</w:delText>
              </w:r>
              <w:r w:rsidRPr="00341512" w:rsidDel="00FF3C22">
                <w:rPr>
                  <w:rFonts w:cs="2  Nazanin" w:hint="cs"/>
                  <w:sz w:val="22"/>
                  <w:szCs w:val="22"/>
                  <w:rtl/>
                  <w:rPrChange w:id="1469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یل</w:delText>
              </w:r>
              <w:r w:rsidRPr="00341512" w:rsidDel="00FF3C22">
                <w:rPr>
                  <w:rFonts w:cs="2  Nazanin"/>
                  <w:sz w:val="22"/>
                  <w:szCs w:val="22"/>
                  <w:rtl/>
                  <w:rPrChange w:id="1470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ها</w:delText>
              </w:r>
              <w:r w:rsidRPr="00341512" w:rsidDel="00FF3C22">
                <w:rPr>
                  <w:rFonts w:cs="2  Nazanin" w:hint="cs"/>
                  <w:sz w:val="22"/>
                  <w:szCs w:val="22"/>
                  <w:rtl/>
                  <w:rPrChange w:id="1471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</w:delText>
              </w:r>
              <w:r w:rsidRPr="00341512" w:rsidDel="00FF3C22">
                <w:rPr>
                  <w:rFonts w:cs="2  Nazanin"/>
                  <w:sz w:val="22"/>
                  <w:szCs w:val="22"/>
                  <w:rtl/>
                  <w:rPrChange w:id="1472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ذخ</w:delText>
              </w:r>
              <w:r w:rsidRPr="00341512" w:rsidDel="00FF3C22">
                <w:rPr>
                  <w:rFonts w:cs="2  Nazanin" w:hint="cs"/>
                  <w:sz w:val="22"/>
                  <w:szCs w:val="22"/>
                  <w:rtl/>
                  <w:rPrChange w:id="1473" w:author="Arash Tighbor" w:date="2014-07-21T14:40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یره</w:delText>
              </w:r>
              <w:r w:rsidRPr="00341512" w:rsidDel="00FF3C22">
                <w:rPr>
                  <w:rFonts w:cs="2  Nazanin"/>
                  <w:sz w:val="22"/>
                  <w:szCs w:val="22"/>
                  <w:rtl/>
                  <w:rPrChange w:id="1474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شده</w:delText>
              </w:r>
            </w:del>
            <w:ins w:id="1475" w:author="Arash Tighbor" w:date="2014-06-03T06:59:00Z">
              <w:r w:rsidR="00FF3C22" w:rsidRPr="00341512">
                <w:rPr>
                  <w:rFonts w:cs="2  Nazanin" w:hint="cs"/>
                  <w:sz w:val="22"/>
                  <w:szCs w:val="22"/>
                  <w:rtl/>
                  <w:rPrChange w:id="1476" w:author="Arash Tighbor" w:date="2014-07-21T14:40:00Z">
                    <w:rPr>
                      <w:rFonts w:cs="2  Nazanin" w:hint="cs"/>
                      <w:sz w:val="22"/>
                      <w:szCs w:val="22"/>
                      <w:highlight w:val="yellow"/>
                      <w:rtl/>
                    </w:rPr>
                  </w:rPrChange>
                </w:rPr>
                <w:t>سپس</w:t>
              </w:r>
            </w:ins>
            <w:r w:rsidRPr="00341512">
              <w:rPr>
                <w:rFonts w:cs="2  Nazanin"/>
                <w:sz w:val="22"/>
                <w:szCs w:val="22"/>
                <w:rtl/>
                <w:rPrChange w:id="1477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در </w:t>
            </w:r>
            <w:r w:rsidRPr="00341512">
              <w:rPr>
                <w:rFonts w:cs="2  Nazanin" w:hint="cs"/>
                <w:sz w:val="22"/>
                <w:szCs w:val="22"/>
                <w:rtl/>
                <w:rPrChange w:id="1478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یک</w:t>
            </w:r>
            <w:r w:rsidRPr="00341512">
              <w:rPr>
                <w:rFonts w:cs="2  Nazanin"/>
                <w:sz w:val="22"/>
                <w:szCs w:val="22"/>
                <w:rtl/>
                <w:rPrChange w:id="1479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س</w:t>
            </w:r>
            <w:r w:rsidRPr="00341512">
              <w:rPr>
                <w:rFonts w:cs="2  Nazanin" w:hint="cs"/>
                <w:sz w:val="22"/>
                <w:szCs w:val="22"/>
                <w:rtl/>
                <w:rPrChange w:id="1480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341512">
              <w:rPr>
                <w:rFonts w:cs="2  Nazanin"/>
                <w:sz w:val="22"/>
                <w:szCs w:val="22"/>
                <w:rtl/>
                <w:rPrChange w:id="1481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د</w:t>
            </w:r>
            <w:r w:rsidRPr="00341512">
              <w:rPr>
                <w:rFonts w:cs="2  Nazanin" w:hint="cs"/>
                <w:sz w:val="22"/>
                <w:szCs w:val="22"/>
                <w:rtl/>
                <w:rPrChange w:id="1482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</w:t>
            </w:r>
            <w:r w:rsidRPr="00341512">
              <w:rPr>
                <w:rFonts w:cs="2  Nazanin"/>
                <w:sz w:val="22"/>
                <w:szCs w:val="22"/>
                <w:rtl/>
                <w:rPrChange w:id="1483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را</w:t>
            </w:r>
            <w:r w:rsidRPr="00341512">
              <w:rPr>
                <w:rFonts w:cs="2  Nazanin" w:hint="cs"/>
                <w:sz w:val="22"/>
                <w:szCs w:val="22"/>
                <w:rtl/>
                <w:rPrChange w:id="1484" w:author="Arash Tighbor" w:date="2014-07-21T14:40:00Z">
                  <w:rPr>
                    <w:rFonts w:cs="2  Nazanin" w:hint="cs"/>
                    <w:sz w:val="28"/>
                    <w:rtl/>
                  </w:rPr>
                </w:rPrChange>
              </w:rPr>
              <w:t>یت</w:t>
            </w:r>
            <w:r w:rsidRPr="00341512">
              <w:rPr>
                <w:rFonts w:cs="2  Nazanin"/>
                <w:sz w:val="22"/>
                <w:szCs w:val="22"/>
                <w:rtl/>
                <w:rPrChange w:id="1485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486" w:author="Arash Tighbor" w:date="2014-06-03T06:59:00Z">
              <w:r w:rsidRPr="00341512" w:rsidDel="00FF3C22">
                <w:rPr>
                  <w:rFonts w:cs="2  Nazanin"/>
                  <w:sz w:val="22"/>
                  <w:szCs w:val="22"/>
                  <w:rtl/>
                  <w:rPrChange w:id="1487" w:author="Arash Tighbor" w:date="2014-07-21T14:40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شده </w:delText>
              </w:r>
            </w:del>
            <w:r w:rsidRPr="00341512">
              <w:rPr>
                <w:rFonts w:cs="2  Nazanin"/>
                <w:sz w:val="22"/>
                <w:szCs w:val="22"/>
                <w:rtl/>
                <w:rPrChange w:id="1488" w:author="Arash Tighbor" w:date="2014-07-21T14:40:00Z">
                  <w:rPr>
                    <w:rFonts w:cs="2  Nazanin"/>
                    <w:sz w:val="28"/>
                    <w:rtl/>
                  </w:rPr>
                </w:rPrChange>
              </w:rPr>
              <w:t xml:space="preserve">و به مسئول دفتر ارجاع داده شود.  </w:t>
            </w:r>
          </w:p>
          <w:p w:rsidR="00834906" w:rsidRPr="00591396" w:rsidDel="008B69A2" w:rsidRDefault="00834906">
            <w:pPr>
              <w:pStyle w:val="ListParagraph"/>
              <w:ind w:left="0"/>
              <w:rPr>
                <w:del w:id="1489" w:author="Arash Tighbor" w:date="2014-05-28T13:49:00Z"/>
                <w:rtl/>
                <w:rPrChange w:id="1490" w:author="Arash Tighbor" w:date="2014-05-28T14:36:00Z">
                  <w:rPr>
                    <w:del w:id="1491" w:author="Arash Tighbor" w:date="2014-05-28T13:49:00Z"/>
                    <w:rFonts w:cs="2  Nazanin"/>
                    <w:sz w:val="28"/>
                    <w:rtl/>
                  </w:rPr>
                </w:rPrChange>
              </w:rPr>
              <w:pPrChange w:id="1492" w:author="Arash Tighbor" w:date="2014-05-28T14:37:00Z">
                <w:pPr>
                  <w:ind w:right="426"/>
                </w:pPr>
              </w:pPrChange>
            </w:pPr>
            <w:r w:rsidRPr="00591396">
              <w:rPr>
                <w:rFonts w:cs="2  Nazanin" w:hint="cs"/>
                <w:sz w:val="22"/>
                <w:szCs w:val="22"/>
                <w:rtl/>
                <w:rPrChange w:id="1493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لازم</w:t>
            </w:r>
            <w:r w:rsidRPr="00591396">
              <w:rPr>
                <w:rFonts w:cs="2  Nazanin"/>
                <w:sz w:val="22"/>
                <w:szCs w:val="22"/>
                <w:rtl/>
                <w:rPrChange w:id="1494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495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به</w:t>
            </w:r>
            <w:r w:rsidRPr="00591396">
              <w:rPr>
                <w:rFonts w:cs="2  Nazanin"/>
                <w:sz w:val="22"/>
                <w:szCs w:val="22"/>
                <w:rtl/>
                <w:rPrChange w:id="1496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497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ذکر</w:t>
            </w:r>
            <w:r w:rsidRPr="00591396">
              <w:rPr>
                <w:rFonts w:cs="2  Nazanin"/>
                <w:sz w:val="22"/>
                <w:szCs w:val="22"/>
                <w:rtl/>
                <w:rPrChange w:id="1498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499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است</w:t>
            </w:r>
            <w:ins w:id="1500" w:author="Arash Tighbor" w:date="2014-05-28T14:36:00Z">
              <w:r w:rsidR="00591396">
                <w:rPr>
                  <w:rFonts w:cs="2  Nazanin" w:hint="cs"/>
                  <w:sz w:val="22"/>
                  <w:szCs w:val="22"/>
                  <w:rtl/>
                </w:rPr>
                <w:t xml:space="preserve"> که</w:t>
              </w:r>
            </w:ins>
            <w:r w:rsidRPr="00591396">
              <w:rPr>
                <w:rFonts w:cs="2  Nazanin"/>
                <w:sz w:val="22"/>
                <w:szCs w:val="22"/>
                <w:rtl/>
                <w:rPrChange w:id="1501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پس از ذخ</w:t>
            </w:r>
            <w:r w:rsidRPr="00591396">
              <w:rPr>
                <w:rFonts w:cs="2  Nazanin" w:hint="cs"/>
                <w:sz w:val="22"/>
                <w:szCs w:val="22"/>
                <w:rtl/>
                <w:rPrChange w:id="1502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یره</w:t>
            </w:r>
            <w:r w:rsidRPr="00591396">
              <w:rPr>
                <w:rFonts w:cs="2  Nazanin"/>
                <w:sz w:val="22"/>
                <w:szCs w:val="22"/>
                <w:rtl/>
                <w:rPrChange w:id="1503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504" w:author="Arash Tighbor" w:date="2014-05-28T14:45:00Z">
              <w:r w:rsidR="007D3336">
                <w:rPr>
                  <w:rFonts w:cs="2  Nazanin"/>
                  <w:sz w:val="22"/>
                  <w:szCs w:val="22"/>
                  <w:rtl/>
                </w:rPr>
                <w:t>عکس‌ها</w:t>
              </w:r>
            </w:ins>
            <w:del w:id="1505" w:author="Arash Tighbor" w:date="2014-05-28T14:45:00Z">
              <w:r w:rsidRPr="00591396" w:rsidDel="007D3336">
                <w:rPr>
                  <w:rFonts w:cs="2  Nazanin" w:hint="cs"/>
                  <w:sz w:val="22"/>
                  <w:szCs w:val="22"/>
                  <w:rtl/>
                  <w:rPrChange w:id="1506" w:author="Arash Tighbor" w:date="2014-05-28T14:3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عکسها</w:delText>
              </w:r>
            </w:del>
            <w:ins w:id="1507" w:author="Arash Tighbor" w:date="2014-05-28T14:36:00Z">
              <w:r w:rsidR="00591396">
                <w:rPr>
                  <w:rFonts w:cs="2  Nazanin" w:hint="cs"/>
                  <w:sz w:val="22"/>
                  <w:szCs w:val="22"/>
                  <w:rtl/>
                </w:rPr>
                <w:t>،</w:t>
              </w:r>
            </w:ins>
            <w:r w:rsidRPr="00591396">
              <w:rPr>
                <w:rFonts w:cs="2  Nazanin"/>
                <w:sz w:val="22"/>
                <w:szCs w:val="22"/>
                <w:rtl/>
                <w:rPrChange w:id="1508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ins w:id="1509" w:author="Arash Tighbor" w:date="2014-05-28T14:36:00Z">
              <w:r w:rsidR="00591396" w:rsidRPr="001C7ADE">
                <w:rPr>
                  <w:rFonts w:cs="2  Nazanin" w:hint="cs"/>
                  <w:sz w:val="22"/>
                  <w:szCs w:val="22"/>
                  <w:rtl/>
                </w:rPr>
                <w:t xml:space="preserve">صحت عملکرد دوربین </w:t>
              </w:r>
            </w:ins>
            <w:ins w:id="1510" w:author="Arash Tighbor" w:date="2014-05-28T14:46:00Z">
              <w:r w:rsidR="007D3336">
                <w:rPr>
                  <w:rFonts w:cs="2  Nazanin"/>
                  <w:sz w:val="22"/>
                  <w:szCs w:val="22"/>
                  <w:rtl/>
                </w:rPr>
                <w:t>م</w:t>
              </w:r>
              <w:r w:rsidR="007D3336">
                <w:rPr>
                  <w:rFonts w:cs="2  Nazanin" w:hint="cs"/>
                  <w:sz w:val="22"/>
                  <w:szCs w:val="22"/>
                  <w:rtl/>
                </w:rPr>
                <w:t>ی‌باید</w:t>
              </w:r>
            </w:ins>
            <w:del w:id="1511" w:author="Arash Tighbor" w:date="2014-05-28T14:36:00Z">
              <w:r w:rsidRPr="00591396" w:rsidDel="00591396">
                <w:rPr>
                  <w:rFonts w:cs="2  Nazanin" w:hint="cs"/>
                  <w:sz w:val="22"/>
                  <w:szCs w:val="22"/>
                  <w:rtl/>
                  <w:rPrChange w:id="1512" w:author="Arash Tighbor" w:date="2014-05-28T14:3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میباست</w:delText>
              </w:r>
              <w:r w:rsidRPr="00591396" w:rsidDel="00591396">
                <w:rPr>
                  <w:rFonts w:cs="2  Nazanin"/>
                  <w:sz w:val="22"/>
                  <w:szCs w:val="22"/>
                  <w:rtl/>
                  <w:rPrChange w:id="1513" w:author="Arash Tighbor" w:date="2014-05-28T14:3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514" w:author="Arash Tighbor" w:date="2014-05-28T14:36:00Z">
              <w:r w:rsidR="00591396" w:rsidRPr="00591396">
                <w:rPr>
                  <w:rFonts w:cs="2  Nazanin"/>
                  <w:sz w:val="22"/>
                  <w:szCs w:val="22"/>
                  <w:rtl/>
                  <w:rPrChange w:id="1515" w:author="Arash Tighbor" w:date="2014-05-28T14:36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r w:rsidRPr="00591396">
              <w:rPr>
                <w:rFonts w:cs="2  Nazanin" w:hint="cs"/>
                <w:sz w:val="22"/>
                <w:szCs w:val="22"/>
                <w:rtl/>
                <w:rPrChange w:id="1516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توسط</w:t>
            </w:r>
            <w:r w:rsidRPr="00591396">
              <w:rPr>
                <w:rFonts w:cs="2  Nazanin"/>
                <w:sz w:val="22"/>
                <w:szCs w:val="22"/>
                <w:rtl/>
                <w:rPrChange w:id="1517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دا</w:t>
            </w:r>
            <w:r w:rsidRPr="00591396">
              <w:rPr>
                <w:rFonts w:cs="2  Nazanin" w:hint="cs"/>
                <w:sz w:val="22"/>
                <w:szCs w:val="22"/>
                <w:rtl/>
                <w:rPrChange w:id="1518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یره</w:t>
            </w:r>
            <w:r w:rsidRPr="00591396">
              <w:rPr>
                <w:rFonts w:cs="2  Nazanin"/>
                <w:sz w:val="22"/>
                <w:szCs w:val="22"/>
                <w:rtl/>
                <w:rPrChange w:id="1519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انفورمات</w:t>
            </w:r>
            <w:r w:rsidRPr="00591396">
              <w:rPr>
                <w:rFonts w:cs="2  Nazanin" w:hint="cs"/>
                <w:sz w:val="22"/>
                <w:szCs w:val="22"/>
                <w:rtl/>
                <w:rPrChange w:id="1520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یک</w:t>
            </w:r>
            <w:r w:rsidRPr="00591396">
              <w:rPr>
                <w:rFonts w:cs="2  Nazanin"/>
                <w:sz w:val="22"/>
                <w:szCs w:val="22"/>
                <w:rtl/>
                <w:rPrChange w:id="1521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بانک </w:t>
            </w:r>
            <w:del w:id="1522" w:author="Arash Tighbor" w:date="2014-05-28T14:36:00Z">
              <w:r w:rsidRPr="00591396" w:rsidDel="00591396">
                <w:rPr>
                  <w:rFonts w:cs="2  Nazanin" w:hint="cs"/>
                  <w:sz w:val="22"/>
                  <w:szCs w:val="22"/>
                  <w:rtl/>
                  <w:rPrChange w:id="1523" w:author="Arash Tighbor" w:date="2014-05-28T14:3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صحت</w:delText>
              </w:r>
              <w:r w:rsidRPr="00591396" w:rsidDel="00591396">
                <w:rPr>
                  <w:rFonts w:cs="2  Nazanin"/>
                  <w:sz w:val="22"/>
                  <w:szCs w:val="22"/>
                  <w:rtl/>
                  <w:rPrChange w:id="1524" w:author="Arash Tighbor" w:date="2014-05-28T14:3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عملکرد دورب</w:delText>
              </w:r>
              <w:r w:rsidRPr="00591396" w:rsidDel="00591396">
                <w:rPr>
                  <w:rFonts w:cs="2  Nazanin" w:hint="cs"/>
                  <w:sz w:val="22"/>
                  <w:szCs w:val="22"/>
                  <w:rtl/>
                  <w:rPrChange w:id="1525" w:author="Arash Tighbor" w:date="2014-05-28T14:3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ین</w:delText>
              </w:r>
              <w:r w:rsidRPr="00591396" w:rsidDel="00591396">
                <w:rPr>
                  <w:rFonts w:cs="2  Nazanin"/>
                  <w:sz w:val="22"/>
                  <w:szCs w:val="22"/>
                  <w:rtl/>
                  <w:rPrChange w:id="1526" w:author="Arash Tighbor" w:date="2014-05-28T14:3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591396">
              <w:rPr>
                <w:rFonts w:cs="2  Nazanin" w:hint="cs"/>
                <w:sz w:val="22"/>
                <w:szCs w:val="22"/>
                <w:rtl/>
                <w:rPrChange w:id="1527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تائید</w:t>
            </w:r>
            <w:r w:rsidRPr="00591396">
              <w:rPr>
                <w:rFonts w:cs="2  Nazanin"/>
                <w:sz w:val="22"/>
                <w:szCs w:val="22"/>
                <w:rtl/>
                <w:rPrChange w:id="1528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del w:id="1529" w:author="Arash Tighbor" w:date="2014-05-28T14:37:00Z">
              <w:r w:rsidRPr="00591396" w:rsidDel="00591396">
                <w:rPr>
                  <w:rFonts w:cs="2  Nazanin" w:hint="cs"/>
                  <w:sz w:val="22"/>
                  <w:szCs w:val="22"/>
                  <w:rtl/>
                  <w:rPrChange w:id="1530" w:author="Arash Tighbor" w:date="2014-05-28T14:36:00Z">
                    <w:rPr>
                      <w:rFonts w:cs="2  Nazanin" w:hint="cs"/>
                      <w:sz w:val="28"/>
                      <w:rtl/>
                    </w:rPr>
                  </w:rPrChange>
                </w:rPr>
                <w:delText>گردد</w:delText>
              </w:r>
              <w:r w:rsidRPr="00591396" w:rsidDel="00591396">
                <w:rPr>
                  <w:rFonts w:cs="2  Nazanin"/>
                  <w:sz w:val="22"/>
                  <w:szCs w:val="22"/>
                  <w:rtl/>
                  <w:rPrChange w:id="1531" w:author="Arash Tighbor" w:date="2014-05-28T14:3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ins w:id="1532" w:author="Arash Tighbor" w:date="2014-05-28T14:37:00Z">
              <w:r w:rsidR="00591396">
                <w:rPr>
                  <w:rFonts w:cs="2  Nazanin" w:hint="cs"/>
                  <w:sz w:val="22"/>
                  <w:szCs w:val="22"/>
                  <w:rtl/>
                </w:rPr>
                <w:t>شود</w:t>
              </w:r>
              <w:r w:rsidR="00591396" w:rsidRPr="00591396">
                <w:rPr>
                  <w:rFonts w:cs="2  Nazanin"/>
                  <w:sz w:val="22"/>
                  <w:szCs w:val="22"/>
                  <w:rtl/>
                  <w:rPrChange w:id="1533" w:author="Arash Tighbor" w:date="2014-05-28T14:36:00Z">
                    <w:rPr>
                      <w:rFonts w:cs="2  Nazanin"/>
                      <w:sz w:val="28"/>
                      <w:rtl/>
                    </w:rPr>
                  </w:rPrChange>
                </w:rPr>
                <w:t xml:space="preserve"> </w:t>
              </w:r>
            </w:ins>
            <w:r w:rsidRPr="00591396">
              <w:rPr>
                <w:rFonts w:cs="2  Nazanin" w:hint="cs"/>
                <w:sz w:val="22"/>
                <w:szCs w:val="22"/>
                <w:rtl/>
                <w:rPrChange w:id="1534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و</w:t>
            </w:r>
            <w:r w:rsidRPr="00591396">
              <w:rPr>
                <w:rFonts w:cs="2  Nazanin"/>
                <w:sz w:val="22"/>
                <w:szCs w:val="22"/>
                <w:rtl/>
                <w:rPrChange w:id="1535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36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در</w:t>
            </w:r>
            <w:r w:rsidRPr="00591396">
              <w:rPr>
                <w:rFonts w:cs="2  Nazanin"/>
                <w:sz w:val="22"/>
                <w:szCs w:val="22"/>
                <w:rtl/>
                <w:rPrChange w:id="1537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38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قسمت</w:t>
            </w:r>
            <w:r w:rsidRPr="00591396">
              <w:rPr>
                <w:rFonts w:cs="2  Nazanin"/>
                <w:sz w:val="22"/>
                <w:szCs w:val="22"/>
                <w:rtl/>
                <w:rPrChange w:id="1539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40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توضیحات</w:t>
            </w:r>
            <w:ins w:id="1541" w:author="Arash Tighbor" w:date="2014-06-03T07:00:00Z">
              <w:r w:rsidR="00FF3C22">
                <w:rPr>
                  <w:rFonts w:cs="2  Nazanin" w:hint="cs"/>
                  <w:sz w:val="22"/>
                  <w:szCs w:val="22"/>
                  <w:rtl/>
                </w:rPr>
                <w:t>،</w:t>
              </w:r>
            </w:ins>
            <w:r w:rsidRPr="00591396">
              <w:rPr>
                <w:rFonts w:cs="2  Nazanin"/>
                <w:sz w:val="22"/>
                <w:szCs w:val="22"/>
                <w:rtl/>
                <w:rPrChange w:id="1542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43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نام</w:t>
            </w:r>
            <w:r w:rsidRPr="00591396">
              <w:rPr>
                <w:rFonts w:cs="2  Nazanin"/>
                <w:sz w:val="22"/>
                <w:szCs w:val="22"/>
                <w:rtl/>
                <w:rPrChange w:id="1544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45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کارشناس</w:t>
            </w:r>
            <w:r w:rsidRPr="00591396">
              <w:rPr>
                <w:rFonts w:cs="2  Nazanin"/>
                <w:sz w:val="22"/>
                <w:szCs w:val="22"/>
                <w:rtl/>
                <w:rPrChange w:id="1546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47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انفورماتیک</w:t>
            </w:r>
            <w:r w:rsidRPr="00591396">
              <w:rPr>
                <w:rFonts w:cs="2  Nazanin"/>
                <w:sz w:val="22"/>
                <w:szCs w:val="22"/>
                <w:rtl/>
                <w:rPrChange w:id="1548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49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و</w:t>
            </w:r>
            <w:r w:rsidRPr="00591396">
              <w:rPr>
                <w:rFonts w:cs="2  Nazanin"/>
                <w:sz w:val="22"/>
                <w:szCs w:val="22"/>
                <w:rtl/>
                <w:rPrChange w:id="1550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51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زمان</w:t>
            </w:r>
            <w:r w:rsidRPr="00591396">
              <w:rPr>
                <w:rFonts w:cs="2  Nazanin"/>
                <w:sz w:val="22"/>
                <w:szCs w:val="22"/>
                <w:rtl/>
                <w:rPrChange w:id="1552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53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دقیق</w:t>
            </w:r>
            <w:r w:rsidRPr="00591396">
              <w:rPr>
                <w:rFonts w:cs="2  Nazanin"/>
                <w:sz w:val="22"/>
                <w:szCs w:val="22"/>
                <w:rtl/>
                <w:rPrChange w:id="1554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55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ثبت</w:t>
            </w:r>
            <w:r w:rsidRPr="00591396">
              <w:rPr>
                <w:rFonts w:cs="2  Nazanin"/>
                <w:sz w:val="22"/>
                <w:szCs w:val="22"/>
                <w:rtl/>
                <w:rPrChange w:id="1556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  <w:r w:rsidRPr="00591396">
              <w:rPr>
                <w:rFonts w:cs="2  Nazanin" w:hint="cs"/>
                <w:sz w:val="22"/>
                <w:szCs w:val="22"/>
                <w:rtl/>
                <w:rPrChange w:id="1557" w:author="Arash Tighbor" w:date="2014-05-28T14:36:00Z">
                  <w:rPr>
                    <w:rFonts w:cs="2  Nazanin" w:hint="cs"/>
                    <w:sz w:val="28"/>
                    <w:rtl/>
                  </w:rPr>
                </w:rPrChange>
              </w:rPr>
              <w:t>گردد</w:t>
            </w:r>
            <w:del w:id="1558" w:author="Arash Tighbor" w:date="2014-05-28T14:37:00Z">
              <w:r w:rsidRPr="00591396" w:rsidDel="00591396">
                <w:rPr>
                  <w:rFonts w:cs="2  Nazanin"/>
                  <w:sz w:val="22"/>
                  <w:szCs w:val="22"/>
                  <w:rtl/>
                  <w:rPrChange w:id="1559" w:author="Arash Tighbor" w:date="2014-05-28T14:36:00Z">
                    <w:rPr>
                      <w:rFonts w:cs="2  Nazanin"/>
                      <w:sz w:val="28"/>
                      <w:rtl/>
                    </w:rPr>
                  </w:rPrChange>
                </w:rPr>
                <w:delText xml:space="preserve"> </w:delText>
              </w:r>
            </w:del>
            <w:r w:rsidRPr="00591396">
              <w:rPr>
                <w:rFonts w:cs="2  Nazanin"/>
                <w:sz w:val="22"/>
                <w:szCs w:val="22"/>
                <w:rtl/>
                <w:rPrChange w:id="1560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>.</w:t>
            </w:r>
            <w:r w:rsidRPr="00591396">
              <w:rPr>
                <w:rtl/>
                <w:rPrChange w:id="1561" w:author="Arash Tighbor" w:date="2014-05-28T14:36:00Z">
                  <w:rPr>
                    <w:rFonts w:cs="2  Nazanin"/>
                    <w:sz w:val="28"/>
                    <w:rtl/>
                  </w:rPr>
                </w:rPrChange>
              </w:rPr>
              <w:t xml:space="preserve"> </w:t>
            </w:r>
          </w:p>
          <w:p w:rsidR="00834906" w:rsidRPr="00043C74" w:rsidRDefault="00834906">
            <w:pPr>
              <w:rPr>
                <w:rtl/>
                <w:rPrChange w:id="1562" w:author="Arash Tighbor" w:date="2014-05-28T13:41:00Z">
                  <w:rPr>
                    <w:rFonts w:cs="2  Nazanin"/>
                    <w:sz w:val="28"/>
                    <w:rtl/>
                  </w:rPr>
                </w:rPrChange>
              </w:rPr>
              <w:pPrChange w:id="1563" w:author="Arash Tighbor" w:date="2014-05-28T14:36:00Z">
                <w:pPr>
                  <w:ind w:right="426"/>
                </w:pPr>
              </w:pPrChange>
            </w:pPr>
          </w:p>
        </w:tc>
      </w:tr>
    </w:tbl>
    <w:p w:rsidR="00E67A21" w:rsidRPr="00591396" w:rsidDel="008B69A2" w:rsidRDefault="00E67A21">
      <w:pPr>
        <w:jc w:val="center"/>
        <w:rPr>
          <w:del w:id="1564" w:author="Arash Tighbor" w:date="2014-05-28T13:49:00Z"/>
          <w:b/>
          <w:bCs/>
          <w:sz w:val="22"/>
          <w:szCs w:val="22"/>
          <w:rtl/>
          <w:rPrChange w:id="1565" w:author="Arash Tighbor" w:date="2014-05-28T14:38:00Z">
            <w:rPr>
              <w:del w:id="1566" w:author="Arash Tighbor" w:date="2014-05-28T13:49:00Z"/>
              <w:rtl/>
            </w:rPr>
          </w:rPrChange>
        </w:rPr>
        <w:pPrChange w:id="1567" w:author="Arash Tighbor" w:date="2014-05-28T14:39:00Z">
          <w:pPr>
            <w:pStyle w:val="ListParagraph"/>
            <w:ind w:left="792"/>
          </w:pPr>
        </w:pPrChange>
      </w:pPr>
    </w:p>
    <w:p w:rsidR="00E67A21" w:rsidRPr="00591396" w:rsidRDefault="00E67A21" w:rsidP="00341512">
      <w:pPr>
        <w:rPr>
          <w:b/>
          <w:bCs/>
          <w:sz w:val="22"/>
          <w:szCs w:val="22"/>
          <w:rtl/>
          <w:rPrChange w:id="1568" w:author="Arash Tighbor" w:date="2014-05-28T14:38:00Z">
            <w:rPr>
              <w:rtl/>
            </w:rPr>
          </w:rPrChange>
        </w:rPr>
      </w:pPr>
    </w:p>
    <w:sectPr w:rsidR="00E67A21" w:rsidRPr="00591396" w:rsidSect="00041DA3">
      <w:headerReference w:type="even" r:id="rId20"/>
      <w:footerReference w:type="even" r:id="rId21"/>
      <w:headerReference w:type="first" r:id="rId22"/>
      <w:footerReference w:type="first" r:id="rId23"/>
      <w:pgSz w:w="11906" w:h="16838"/>
      <w:pgMar w:top="907" w:right="1440" w:bottom="720" w:left="878" w:header="720" w:footer="720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4B7D" w:rsidRDefault="007D4B7D" w:rsidP="006647B1">
      <w:r>
        <w:separator/>
      </w:r>
    </w:p>
  </w:endnote>
  <w:endnote w:type="continuationSeparator" w:id="0">
    <w:p w:rsidR="007D4B7D" w:rsidRDefault="007D4B7D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D60" w:rsidRDefault="009A1D6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016" behindDoc="0" locked="0" layoutInCell="1" allowOverlap="1" wp14:anchorId="686741E3" wp14:editId="5C57948E">
              <wp:simplePos x="0" y="0"/>
              <wp:positionH relativeFrom="page">
                <wp:posOffset>0</wp:posOffset>
              </wp:positionH>
              <wp:positionV relativeFrom="bottomMargin">
                <wp:posOffset>231330</wp:posOffset>
              </wp:positionV>
              <wp:extent cx="7753350" cy="190500"/>
              <wp:effectExtent l="0" t="0" r="2159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-8" y="14978"/>
                        <a:chExt cx="12255" cy="300"/>
                      </a:xfrm>
                    </wpg:grpSpPr>
                    <wps:wsp>
                      <wps:cNvPr id="6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82" y="1499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1D60" w:rsidRPr="001E6C17" w:rsidRDefault="009A1D60" w:rsidP="00E2091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E6C17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E6C17">
                              <w:rPr>
                                <w:sz w:val="20"/>
                                <w:szCs w:val="20"/>
                              </w:rPr>
                              <w:instrText xml:space="preserve"> PAGE    \* MERGEFORMAT </w:instrText>
                            </w:r>
                            <w:r w:rsidRPr="001E6C17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203B" w:rsidRPr="0053203B">
                              <w:rPr>
                                <w:noProof/>
                                <w:color w:val="8C8C8C" w:themeColor="background1" w:themeShade="8C"/>
                                <w:sz w:val="20"/>
                                <w:szCs w:val="20"/>
                                <w:rtl/>
                              </w:rPr>
                              <w:t>3</w:t>
                            </w:r>
                            <w:r w:rsidRPr="001E6C17">
                              <w:rPr>
                                <w:noProof/>
                                <w:color w:val="8C8C8C" w:themeColor="background1" w:themeShade="8C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7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8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6741E3" id="Group 5" o:spid="_x0000_s1027" style="position:absolute;left:0;text-align:left;margin-left:0;margin-top:18.2pt;width:610.5pt;height:15pt;z-index:251670016;mso-width-percent:1000;mso-position-horizontal-relative:page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<v:textbox inset="0,0,0,0">
                  <w:txbxContent>
                    <w:p w:rsidR="009A1D60" w:rsidRPr="001E6C17" w:rsidRDefault="009A1D60" w:rsidP="00E2091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E6C17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E6C17">
                        <w:rPr>
                          <w:sz w:val="20"/>
                          <w:szCs w:val="20"/>
                        </w:rPr>
                        <w:instrText xml:space="preserve"> PAGE    \* MERGEFORMAT </w:instrText>
                      </w:r>
                      <w:r w:rsidRPr="001E6C17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53203B" w:rsidRPr="0053203B">
                        <w:rPr>
                          <w:noProof/>
                          <w:color w:val="8C8C8C" w:themeColor="background1" w:themeShade="8C"/>
                          <w:sz w:val="20"/>
                          <w:szCs w:val="20"/>
                          <w:rtl/>
                        </w:rPr>
                        <w:t>3</w:t>
                      </w:r>
                      <w:r w:rsidRPr="001E6C17">
                        <w:rPr>
                          <w:noProof/>
                          <w:color w:val="8C8C8C" w:themeColor="background1" w:themeShade="8C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2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lSzcEAAADaAAAADwAAAGRycy9kb3ducmV2LnhtbERPPWvDMBDdA/0P4gpZQiK30BCcyCYE&#10;grt0qGtDxot1tUytk7HU2Omvr4ZCx8f7PuSz7cWNRt85VvC0SUAQN0533CqoPs7rHQgfkDX2jknB&#10;nTzk2cPigKl2E7/TrQytiCHsU1RgQhhSKX1jyKLfuIE4cp9utBgiHFupR5xiuO3lc5JspcWOY4PB&#10;gU6Gmq/y2ypY+UTWzcvFFKvi7fqja66OtlBq+Tgf9yACzeFf/Od+1Qri1ngl3gCZ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06VLNwQAAANoAAAAPAAAAAAAAAAAAAAAA&#10;AKECAABkcnMvZG93bnJldi54bWxQSwUGAAAAAAQABAD5AAAAjwMAAAAA&#10;" strokecolor="#a5a5a5"/>
                <v:shape id="AutoShape 28" o:spid="_x0000_s103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UmrcIAAADaAAAADwAAAGRycy9kb3ducmV2LnhtbESPzarCMBSE9xd8h3AENxdNdXHRahSx&#10;KMJF8G/j7tAc22pzUpqo9e2NILgcZuYbZjJrTCnuVLvCsoJ+LwJBnFpdcKbgeFh2hyCcR9ZYWiYF&#10;T3Iwm7Z+Jhhr++Ad3fc+EwHCLkYFufdVLKVLczLoerYiDt7Z1gZ9kHUmdY2PADelHETRnzRYcFjI&#10;saJFTul1fzMKNrvV8XqSt2TQFPPfC/4np8s2UarTbuZjEJ4a/w1/2mutYATvK+EGyO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1UmrcIAAADaAAAADwAAAAAAAAAAAAAA&#10;AAChAgAAZHJzL2Rvd25yZXYueG1sUEsFBgAAAAAEAAQA+QAAAJADAAAAAA==&#10;" adj="20904" strokecolor="#a5a5a5"/>
              </v:group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D60" w:rsidRPr="00A13515" w:rsidRDefault="009A1D60" w:rsidP="00A1351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81280" behindDoc="0" locked="0" layoutInCell="1" allowOverlap="1" wp14:anchorId="2179D563" wp14:editId="59FBEE8F">
              <wp:simplePos x="0" y="0"/>
              <wp:positionH relativeFrom="page">
                <wp:posOffset>0</wp:posOffset>
              </wp:positionH>
              <wp:positionV relativeFrom="bottomMargin">
                <wp:posOffset>234579</wp:posOffset>
              </wp:positionV>
              <wp:extent cx="7753350" cy="190500"/>
              <wp:effectExtent l="0" t="0" r="2159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-8" y="14978"/>
                        <a:chExt cx="12255" cy="300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82" y="1499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1D60" w:rsidRPr="001E6C17" w:rsidRDefault="009A1D60" w:rsidP="00A1351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E6C17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E6C17">
                              <w:rPr>
                                <w:sz w:val="20"/>
                                <w:szCs w:val="20"/>
                              </w:rPr>
                              <w:instrText xml:space="preserve"> PAGE    \* MERGEFORMAT </w:instrText>
                            </w:r>
                            <w:r w:rsidRPr="001E6C17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02871" w:rsidRPr="00C02871">
                              <w:rPr>
                                <w:noProof/>
                                <w:color w:val="8C8C8C" w:themeColor="background1" w:themeShade="8C"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  <w:r w:rsidRPr="001E6C17">
                              <w:rPr>
                                <w:noProof/>
                                <w:color w:val="8C8C8C" w:themeColor="background1" w:themeShade="8C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2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33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79D563" id="Group 30" o:spid="_x0000_s1032" style="position:absolute;left:0;text-align:left;margin-left:0;margin-top:18.45pt;width:610.5pt;height:15pt;z-index:251681280;mso-width-percent:1000;mso-position-horizontal-relative:page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33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<v:textbox inset="0,0,0,0">
                  <w:txbxContent>
                    <w:p w:rsidR="009A1D60" w:rsidRPr="001E6C17" w:rsidRDefault="009A1D60" w:rsidP="00A1351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E6C17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1E6C17">
                        <w:rPr>
                          <w:sz w:val="20"/>
                          <w:szCs w:val="20"/>
                        </w:rPr>
                        <w:instrText xml:space="preserve"> PAGE    \* MERGEFORMAT </w:instrText>
                      </w:r>
                      <w:r w:rsidRPr="001E6C17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C02871" w:rsidRPr="00C02871">
                        <w:rPr>
                          <w:noProof/>
                          <w:color w:val="8C8C8C" w:themeColor="background1" w:themeShade="8C"/>
                          <w:sz w:val="20"/>
                          <w:szCs w:val="20"/>
                          <w:rtl/>
                        </w:rPr>
                        <w:t>4</w:t>
                      </w:r>
                      <w:r w:rsidRPr="001E6C17">
                        <w:rPr>
                          <w:noProof/>
                          <w:color w:val="8C8C8C" w:themeColor="background1" w:themeShade="8C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34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35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MVM8MAAADbAAAADwAAAGRycy9kb3ducmV2LnhtbESPT4vCMBTE7wt+h/AEL7KmqyjSNYoI&#10;S7148B94fNu8bYrNS2miVj+9EYQ9DjPzG2a2aG0lrtT40rGCr0ECgjh3uuRCwWH/8zkF4QOyxsox&#10;KbiTh8W88zHDVLsbb+m6C4WIEPYpKjAh1KmUPjdk0Q9cTRy9P9dYDFE2hdQN3iLcVnKYJBNpseS4&#10;YLCmlaH8vLtYBX2fyGM+Ppmsn21+H/rIh6XNlOp12+U3iEBt+A+/22utYDSC15f4A+T8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xTFTPDAAAA2wAAAA8AAAAAAAAAAAAA&#10;AAAAoQIAAGRycy9kb3ducmV2LnhtbFBLBQYAAAAABAAEAPkAAACRAwAAAAA=&#10;" strokecolor="#a5a5a5"/>
                <v:shape id="AutoShape 28" o:spid="_x0000_s1036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YcOMYAAADbAAAADwAAAGRycy9kb3ducmV2LnhtbESPQWvCQBSE7wX/w/IKXqRuakUkdRUx&#10;VApF0JiLt0f2NYlm34bsmqT/vlsQehxm5htmtRlMLTpqXWVZwes0AkGcW11xoSA7f7wsQTiPrLG2&#10;TAp+yMFmPXpaYaxtzyfqUl+IAGEXo4LS+yaW0uUlGXRT2xAH79u2Bn2QbSF1i32Am1rOomghDVYc&#10;FkpsaFdSfkvvRsHhtM9uF3lPZkO1nVzxK7lcj4lS4+dh+w7C0+D/w4/2p1bwNoe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mHDjGAAAA2wAAAA8AAAAAAAAA&#10;AAAAAAAAoQIAAGRycy9kb3ducmV2LnhtbFBLBQYAAAAABAAEAPkAAACUAwAAAAA=&#10;" adj="20904" strokecolor="#a5a5a5"/>
              </v:group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2090267475"/>
      <w:docPartObj>
        <w:docPartGallery w:val="Page Numbers (Bottom of Page)"/>
        <w:docPartUnique/>
      </w:docPartObj>
    </w:sdtPr>
    <w:sdtEndPr/>
    <w:sdtContent>
      <w:p w:rsidR="009A1D60" w:rsidRDefault="009A1D60" w:rsidP="001E6C17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72064" behindDoc="0" locked="0" layoutInCell="1" allowOverlap="1" wp14:anchorId="683155A7" wp14:editId="47AFCCAC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5" name="Group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1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A1D60" w:rsidRPr="001E6C17" w:rsidRDefault="009A1D60" w:rsidP="001E6C17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1E6C17">
                                  <w:rPr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E6C17">
                                  <w:rPr>
                                    <w:sz w:val="20"/>
                                    <w:szCs w:val="20"/>
                                  </w:rPr>
                                  <w:instrText xml:space="preserve"> PAGE    \* MERGEFORMAT </w:instrText>
                                </w:r>
                                <w:r w:rsidRPr="001E6C17">
                                  <w:rPr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53203B" w:rsidRPr="0053203B">
                                  <w:rPr>
                                    <w:noProof/>
                                    <w:color w:val="8C8C8C" w:themeColor="background1" w:themeShade="8C"/>
                                    <w:sz w:val="20"/>
                                    <w:szCs w:val="20"/>
                                    <w:rtl/>
                                  </w:rPr>
                                  <w:t>1</w:t>
                                </w:r>
                                <w:r w:rsidRPr="001E6C17">
                                  <w:rPr>
                                    <w:noProof/>
                                    <w:color w:val="8C8C8C" w:themeColor="background1" w:themeShade="8C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9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83155A7" id="Group 15" o:spid="_x0000_s1037" style="position:absolute;left:0;text-align:left;margin-left:0;margin-top:0;width:610.5pt;height:15pt;z-index:2516720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  <v:textbox inset="0,0,0,0">
                      <w:txbxContent>
                        <w:p w:rsidR="009A1D60" w:rsidRPr="001E6C17" w:rsidRDefault="009A1D60" w:rsidP="001E6C1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1E6C17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E6C17">
                            <w:rPr>
                              <w:sz w:val="20"/>
                              <w:szCs w:val="20"/>
                            </w:rPr>
                            <w:instrText xml:space="preserve"> PAGE    \* MERGEFORMAT </w:instrText>
                          </w:r>
                          <w:r w:rsidRPr="001E6C17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53203B" w:rsidRPr="0053203B">
                            <w:rPr>
                              <w:noProof/>
                              <w:color w:val="8C8C8C" w:themeColor="background1" w:themeShade="8C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1E6C17">
                            <w:rPr>
                              <w:noProof/>
                              <w:color w:val="8C8C8C" w:themeColor="background1" w:themeShade="8C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4AsQAAADbAAAADwAAAGRycy9kb3ducmV2LnhtbESPQWvCQBSE74L/YXlCL6HZKCgldRUR&#10;JL30YGqgx9fsazaYfRuyq6b+erdQ6HGYmW+Y9Xa0nbjS4FvHCuZpBoK4drrlRsHp4/D8AsIHZI2d&#10;Y1LwQx62m+lkjbl2Nz7StQyNiBD2OSowIfS5lL42ZNGnrieO3rcbLIYoh0bqAW8Rbju5yLKVtNhy&#10;XDDY095QfS4vVkHiM1nVy09TJMX7111XfNrZQqmn2bh7BRFoDP/hv/abVrCYw++X+APk5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FLgCxAAAANsAAAAPAAAAAAAAAAAA&#10;AAAAAKECAABkcnMvZG93bnJldi54bWxQSwUGAAAAAAQABAD5AAAAkgMAAAAA&#10;" strokecolor="#a5a5a5"/>
                    <v:shape id="AutoShape 28" o:spid="_x0000_s104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q3CsUAAADbAAAADwAAAGRycy9kb3ducmV2LnhtbESPQWvCQBSE74L/YXmCF9FNcyiSZhUx&#10;WIRSaKyX3B7ZZxLNvg3Z1aT/vlsoeBxm5hsm3Y6mFQ/qXWNZwcsqAkFcWt1wpeD8fViuQTiPrLG1&#10;TAp+yMF2M52kmGg7cE6Pk69EgLBLUEHtfZdI6cqaDLqV7YiDd7G9QR9kX0nd4xDgppVxFL1Kgw2H&#10;hRo72tdU3k53o+Azfz/fCnnP4rHZLa74kRXXr0yp+WzcvYHwNPpn+L991AriGP6+h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Rq3CsUAAADbAAAADwAAAAAAAAAA&#10;AAAAAAChAgAAZHJzL2Rvd25yZXYueG1sUEsFBgAAAAAEAAQA+QAAAJMD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4B7D" w:rsidRDefault="007D4B7D" w:rsidP="006647B1">
      <w:r>
        <w:separator/>
      </w:r>
    </w:p>
  </w:footnote>
  <w:footnote w:type="continuationSeparator" w:id="0">
    <w:p w:rsidR="007D4B7D" w:rsidRDefault="007D4B7D" w:rsidP="006647B1">
      <w:r>
        <w:continuationSeparator/>
      </w:r>
    </w:p>
  </w:footnote>
  <w:footnote w:id="1">
    <w:p w:rsidR="009A1D60" w:rsidRDefault="009A1D60">
      <w:pPr>
        <w:pStyle w:val="FootnoteText"/>
      </w:pPr>
      <w:ins w:id="78" w:author="Arash Tighbor" w:date="2014-05-28T11:59:00Z">
        <w:r>
          <w:rPr>
            <w:rStyle w:val="FootnoteReference"/>
          </w:rPr>
          <w:footnoteRef/>
        </w:r>
        <w:r>
          <w:rPr>
            <w:rtl/>
          </w:rPr>
          <w:t xml:space="preserve"> </w:t>
        </w:r>
        <w:r>
          <w:rPr>
            <w:rFonts w:hint="cs"/>
            <w:rtl/>
          </w:rPr>
          <w:t xml:space="preserve"> </w:t>
        </w:r>
      </w:ins>
      <w:ins w:id="79" w:author="Arash Tighbor" w:date="2014-05-28T14:46:00Z">
        <w:r w:rsidR="007D3336">
          <w:rPr>
            <w:rtl/>
          </w:rPr>
          <w:t>دورب</w:t>
        </w:r>
        <w:r w:rsidR="007D3336">
          <w:rPr>
            <w:rFonts w:hint="cs"/>
            <w:rtl/>
          </w:rPr>
          <w:t>ین‌های</w:t>
        </w:r>
      </w:ins>
      <w:ins w:id="80" w:author="Arash Tighbor" w:date="2014-05-28T11:59:00Z">
        <w:r>
          <w:rPr>
            <w:rFonts w:hint="cs"/>
            <w:rtl/>
          </w:rPr>
          <w:t xml:space="preserve"> </w:t>
        </w:r>
        <w:r>
          <w:t>USB</w:t>
        </w:r>
        <w:r>
          <w:rPr>
            <w:rFonts w:hint="cs"/>
            <w:rtl/>
          </w:rPr>
          <w:t xml:space="preserve"> و </w:t>
        </w:r>
        <w:r>
          <w:t>BNC</w:t>
        </w:r>
      </w:ins>
    </w:p>
  </w:footnote>
  <w:footnote w:id="2">
    <w:p w:rsidR="009A1D60" w:rsidRDefault="009A1D60">
      <w:pPr>
        <w:pStyle w:val="FootnoteText"/>
      </w:pPr>
      <w:ins w:id="118" w:author="Arash Tighbor" w:date="2014-05-28T12:14:00Z">
        <w:r>
          <w:rPr>
            <w:rStyle w:val="FootnoteReference"/>
          </w:rPr>
          <w:footnoteRef/>
        </w:r>
        <w:r>
          <w:rPr>
            <w:rtl/>
          </w:rPr>
          <w:t xml:space="preserve"> </w:t>
        </w:r>
        <w:r>
          <w:rPr>
            <w:rFonts w:hint="cs"/>
            <w:rtl/>
          </w:rPr>
          <w:t xml:space="preserve"> </w:t>
        </w:r>
      </w:ins>
      <w:ins w:id="119" w:author="Arash Tighbor" w:date="2014-05-28T14:46:00Z">
        <w:r w:rsidR="007D3336">
          <w:rPr>
            <w:rtl/>
          </w:rPr>
          <w:t>دورب</w:t>
        </w:r>
        <w:r w:rsidR="007D3336">
          <w:rPr>
            <w:rFonts w:hint="cs"/>
            <w:rtl/>
          </w:rPr>
          <w:t>ین‌های</w:t>
        </w:r>
      </w:ins>
      <w:ins w:id="120" w:author="Arash Tighbor" w:date="2014-05-28T12:14:00Z">
        <w:r>
          <w:rPr>
            <w:rFonts w:hint="cs"/>
            <w:rtl/>
          </w:rPr>
          <w:t xml:space="preserve"> </w:t>
        </w:r>
        <w:r>
          <w:t>USB</w:t>
        </w:r>
        <w:r>
          <w:rPr>
            <w:rFonts w:hint="cs"/>
            <w:rtl/>
          </w:rPr>
          <w:t xml:space="preserve"> و </w:t>
        </w:r>
        <w:r>
          <w:t>BNC</w:t>
        </w:r>
      </w:ins>
    </w:p>
  </w:footnote>
  <w:footnote w:id="3">
    <w:p w:rsidR="009A1D60" w:rsidRDefault="009A1D60">
      <w:pPr>
        <w:pStyle w:val="FootnoteText"/>
      </w:pPr>
      <w:ins w:id="232" w:author="Arash Tighbor" w:date="2014-05-28T12:43:00Z">
        <w:r>
          <w:rPr>
            <w:rStyle w:val="FootnoteReference"/>
          </w:rPr>
          <w:footnoteRef/>
        </w:r>
        <w:r>
          <w:rPr>
            <w:rtl/>
          </w:rPr>
          <w:t xml:space="preserve"> </w:t>
        </w:r>
        <w:r>
          <w:rPr>
            <w:rFonts w:hint="cs"/>
            <w:rtl/>
          </w:rPr>
          <w:t xml:space="preserve"> </w:t>
        </w:r>
        <w:r w:rsidRPr="000A745A">
          <w:rPr>
            <w:rtl/>
          </w:rPr>
          <w:t xml:space="preserve">در </w:t>
        </w:r>
      </w:ins>
      <w:ins w:id="233" w:author="Arash Tighbor" w:date="2014-05-28T14:46:00Z">
        <w:r w:rsidR="007D3336">
          <w:rPr>
            <w:rtl/>
          </w:rPr>
          <w:t>دستگاه‌ها</w:t>
        </w:r>
        <w:r w:rsidR="007D3336">
          <w:rPr>
            <w:rFonts w:hint="cs"/>
            <w:rtl/>
          </w:rPr>
          <w:t>ی</w:t>
        </w:r>
      </w:ins>
      <w:ins w:id="234" w:author="Arash Tighbor" w:date="2014-05-28T12:43:00Z">
        <w:r w:rsidRPr="000A745A">
          <w:rPr>
            <w:rtl/>
          </w:rPr>
          <w:t xml:space="preserve"> 2050 در قسمت بالا</w:t>
        </w:r>
        <w:r w:rsidRPr="000A745A">
          <w:rPr>
            <w:rFonts w:hint="cs"/>
            <w:rtl/>
          </w:rPr>
          <w:t>ی</w:t>
        </w:r>
        <w:r w:rsidRPr="000A745A">
          <w:rPr>
            <w:rtl/>
          </w:rPr>
          <w:t xml:space="preserve"> </w:t>
        </w:r>
        <w:r w:rsidRPr="000A745A">
          <w:t>PC</w:t>
        </w:r>
        <w:r w:rsidRPr="000A745A">
          <w:rPr>
            <w:rtl/>
          </w:rPr>
          <w:t xml:space="preserve"> قرار دارد</w:t>
        </w:r>
      </w:ins>
      <w:ins w:id="235" w:author="Arash Tighbor" w:date="2014-05-28T12:47:00Z">
        <w:r>
          <w:rPr>
            <w:rFonts w:hint="cs"/>
            <w:rtl/>
          </w:rPr>
          <w:t>.</w:t>
        </w:r>
      </w:ins>
    </w:p>
  </w:footnote>
  <w:footnote w:id="4">
    <w:p w:rsidR="009A1D60" w:rsidRDefault="009A1D60">
      <w:pPr>
        <w:pStyle w:val="FootnoteText"/>
      </w:pPr>
      <w:ins w:id="249" w:author="Arash Tighbor" w:date="2014-05-28T12:47:00Z">
        <w:r>
          <w:rPr>
            <w:rStyle w:val="FootnoteReference"/>
          </w:rPr>
          <w:footnoteRef/>
        </w:r>
        <w:r>
          <w:rPr>
            <w:rtl/>
          </w:rPr>
          <w:t xml:space="preserve"> </w:t>
        </w:r>
        <w:r w:rsidRPr="00CF40CC">
          <w:rPr>
            <w:rtl/>
          </w:rPr>
          <w:t xml:space="preserve">در </w:t>
        </w:r>
      </w:ins>
      <w:ins w:id="250" w:author="Arash Tighbor" w:date="2014-05-28T14:46:00Z">
        <w:r w:rsidR="007D3336">
          <w:rPr>
            <w:rtl/>
          </w:rPr>
          <w:t>دستگاه‌ها</w:t>
        </w:r>
        <w:r w:rsidR="007D3336">
          <w:rPr>
            <w:rFonts w:hint="cs"/>
            <w:rtl/>
          </w:rPr>
          <w:t>ی</w:t>
        </w:r>
      </w:ins>
      <w:ins w:id="251" w:author="Arash Tighbor" w:date="2014-05-28T12:47:00Z">
        <w:r w:rsidRPr="00CF40CC">
          <w:rPr>
            <w:rtl/>
          </w:rPr>
          <w:t xml:space="preserve"> 1500 چسب</w:t>
        </w:r>
        <w:r w:rsidRPr="00CF40CC">
          <w:rPr>
            <w:rFonts w:hint="cs"/>
            <w:rtl/>
          </w:rPr>
          <w:t>یده</w:t>
        </w:r>
        <w:r w:rsidRPr="00CF40CC">
          <w:rPr>
            <w:rtl/>
          </w:rPr>
          <w:t xml:space="preserve"> به بدنه</w:t>
        </w:r>
        <w:r>
          <w:rPr>
            <w:rFonts w:hint="cs"/>
            <w:rtl/>
          </w:rPr>
          <w:t xml:space="preserve"> است.</w:t>
        </w:r>
      </w:ins>
    </w:p>
  </w:footnote>
  <w:footnote w:id="5">
    <w:p w:rsidR="009A1D60" w:rsidRDefault="009A1D60">
      <w:pPr>
        <w:pStyle w:val="FootnoteText"/>
      </w:pPr>
      <w:ins w:id="421" w:author="Arash Tighbor" w:date="2014-05-28T13:34:00Z">
        <w:r>
          <w:rPr>
            <w:rStyle w:val="FootnoteReference"/>
          </w:rPr>
          <w:footnoteRef/>
        </w:r>
        <w:r>
          <w:rPr>
            <w:rtl/>
          </w:rPr>
          <w:t xml:space="preserve"> </w:t>
        </w:r>
      </w:ins>
      <w:ins w:id="422" w:author="Arash Tighbor" w:date="2014-05-28T13:35:00Z">
        <w:r>
          <w:rPr>
            <w:rFonts w:hint="cs"/>
            <w:rtl/>
          </w:rPr>
          <w:t xml:space="preserve"> </w:t>
        </w:r>
        <w:r w:rsidRPr="00F67DA8">
          <w:rPr>
            <w:rtl/>
          </w:rPr>
          <w:t>برا</w:t>
        </w:r>
        <w:r w:rsidRPr="00F67DA8">
          <w:rPr>
            <w:rFonts w:hint="cs"/>
            <w:rtl/>
          </w:rPr>
          <w:t>ی</w:t>
        </w:r>
        <w:r w:rsidRPr="00F67DA8">
          <w:rPr>
            <w:rtl/>
          </w:rPr>
          <w:t xml:space="preserve"> ا</w:t>
        </w:r>
        <w:r w:rsidRPr="00F67DA8">
          <w:rPr>
            <w:rFonts w:hint="cs"/>
            <w:rtl/>
          </w:rPr>
          <w:t>ین</w:t>
        </w:r>
        <w:r w:rsidRPr="00F67DA8">
          <w:rPr>
            <w:rtl/>
          </w:rPr>
          <w:t xml:space="preserve"> منظور از دستورالعمل</w:t>
        </w:r>
        <w:r w:rsidRPr="00F67DA8">
          <w:rPr>
            <w:rFonts w:hint="cs"/>
            <w:rtl/>
          </w:rPr>
          <w:t>ی</w:t>
        </w:r>
        <w:r w:rsidRPr="00F67DA8">
          <w:rPr>
            <w:rtl/>
          </w:rPr>
          <w:t xml:space="preserve"> که توسط آقا</w:t>
        </w:r>
        <w:r w:rsidRPr="00F67DA8">
          <w:rPr>
            <w:rFonts w:hint="cs"/>
            <w:rtl/>
          </w:rPr>
          <w:t>ی</w:t>
        </w:r>
        <w:r w:rsidRPr="00F67DA8">
          <w:rPr>
            <w:rtl/>
          </w:rPr>
          <w:t xml:space="preserve"> مهندس غر</w:t>
        </w:r>
        <w:r w:rsidRPr="00F67DA8">
          <w:rPr>
            <w:rFonts w:hint="cs"/>
            <w:rtl/>
          </w:rPr>
          <w:t>یبی</w:t>
        </w:r>
        <w:r w:rsidRPr="00F67DA8">
          <w:rPr>
            <w:rtl/>
          </w:rPr>
          <w:t xml:space="preserve"> </w:t>
        </w:r>
      </w:ins>
      <w:ins w:id="423" w:author="Arash Tighbor" w:date="2014-05-28T14:46:00Z">
        <w:r w:rsidR="007D3336">
          <w:rPr>
            <w:rtl/>
          </w:rPr>
          <w:t>ته</w:t>
        </w:r>
        <w:r w:rsidR="007D3336">
          <w:rPr>
            <w:rFonts w:hint="cs"/>
            <w:rtl/>
          </w:rPr>
          <w:t>یه‌شده</w:t>
        </w:r>
      </w:ins>
      <w:ins w:id="424" w:author="Arash Tighbor" w:date="2014-05-28T13:35:00Z">
        <w:r w:rsidRPr="00F67DA8">
          <w:rPr>
            <w:rtl/>
          </w:rPr>
          <w:t xml:space="preserve"> است استفاده کن</w:t>
        </w:r>
        <w:r w:rsidRPr="00F67DA8">
          <w:rPr>
            <w:rFonts w:hint="cs"/>
            <w:rtl/>
          </w:rPr>
          <w:t>ید</w:t>
        </w:r>
        <w:r w:rsidRPr="00F67DA8">
          <w:rPr>
            <w:rtl/>
          </w:rPr>
          <w:t>.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D60" w:rsidRPr="002256FA" w:rsidRDefault="009A1D60" w:rsidP="00E20919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D60" w:rsidRDefault="009A1D60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 w:val="22"/>
        <w:szCs w:val="22"/>
        <w:rtl/>
      </w:rPr>
      <w:drawing>
        <wp:anchor distT="0" distB="0" distL="114300" distR="114300" simplePos="0" relativeHeight="251657728" behindDoc="0" locked="0" layoutInCell="1" allowOverlap="1" wp14:anchorId="1CD831A8" wp14:editId="2CF5AFD5">
          <wp:simplePos x="0" y="0"/>
          <wp:positionH relativeFrom="column">
            <wp:posOffset>3266440</wp:posOffset>
          </wp:positionH>
          <wp:positionV relativeFrom="paragraph">
            <wp:posOffset>-8667</wp:posOffset>
          </wp:positionV>
          <wp:extent cx="2825115" cy="303530"/>
          <wp:effectExtent l="0" t="0" r="0" b="127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D60" w:rsidRDefault="009A1D60" w:rsidP="003275F0">
    <w:pPr>
      <w:pStyle w:val="Header"/>
    </w:pPr>
  </w:p>
  <w:p w:rsidR="009A1D60" w:rsidRDefault="009A1D60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D60" w:rsidRPr="00A13515" w:rsidRDefault="00C02871" w:rsidP="00774FB7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  <w:rtl/>
      </w:rPr>
    </w:pPr>
    <w:del w:id="1569" w:author="Arash Tighbor" w:date="2014-07-28T07:49:00Z">
      <w:r>
        <w:rPr>
          <w:b/>
          <w:bCs/>
          <w:sz w:val="20"/>
          <w:szCs w:val="20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2" type="#_x0000_t75" style="position:absolute;left:0;text-align:left;margin-left:0;margin-top:0;width:478pt;height:345.6pt;z-index:-251637248;mso-position-horizontal:center;mso-position-horizontal-relative:margin;mso-position-vertical:center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  <w:r w:rsidR="009A1D60" w:rsidRPr="00774FB7">
      <w:rPr>
        <w:b/>
        <w:bCs/>
        <w:sz w:val="20"/>
        <w:szCs w:val="20"/>
        <w:rtl/>
      </w:rPr>
      <w:t>جمع آور</w:t>
    </w:r>
    <w:r w:rsidR="009A1D60" w:rsidRPr="00774FB7">
      <w:rPr>
        <w:rFonts w:hint="cs"/>
        <w:b/>
        <w:bCs/>
        <w:sz w:val="20"/>
        <w:szCs w:val="20"/>
        <w:rtl/>
      </w:rPr>
      <w:t>ی</w:t>
    </w:r>
    <w:r w:rsidR="009A1D60" w:rsidRPr="00774FB7">
      <w:rPr>
        <w:b/>
        <w:bCs/>
        <w:sz w:val="20"/>
        <w:szCs w:val="20"/>
        <w:rtl/>
      </w:rPr>
      <w:t xml:space="preserve"> اطلاعات، ع</w:t>
    </w:r>
    <w:r w:rsidR="009A1D60" w:rsidRPr="00774FB7">
      <w:rPr>
        <w:rFonts w:hint="cs"/>
        <w:b/>
        <w:bCs/>
        <w:sz w:val="20"/>
        <w:szCs w:val="20"/>
        <w:rtl/>
      </w:rPr>
      <w:t>یب‌یابی</w:t>
    </w:r>
    <w:r w:rsidR="009A1D60" w:rsidRPr="00774FB7">
      <w:rPr>
        <w:b/>
        <w:bCs/>
        <w:sz w:val="20"/>
        <w:szCs w:val="20"/>
        <w:rtl/>
      </w:rPr>
      <w:t xml:space="preserve"> و رفع خراب</w:t>
    </w:r>
    <w:r w:rsidR="009A1D60" w:rsidRPr="00774FB7">
      <w:rPr>
        <w:rFonts w:hint="cs"/>
        <w:b/>
        <w:bCs/>
        <w:sz w:val="20"/>
        <w:szCs w:val="20"/>
        <w:rtl/>
      </w:rPr>
      <w:t>ی</w:t>
    </w:r>
    <w:r w:rsidR="009A1D60">
      <w:rPr>
        <w:rFonts w:hint="cs"/>
        <w:b/>
        <w:bCs/>
        <w:sz w:val="20"/>
        <w:szCs w:val="20"/>
        <w:rtl/>
      </w:rPr>
      <w:t xml:space="preserve"> </w:t>
    </w:r>
    <w:r w:rsidR="009A1D60" w:rsidRPr="00774FB7">
      <w:rPr>
        <w:rFonts w:hint="cs"/>
        <w:b/>
        <w:bCs/>
        <w:sz w:val="20"/>
        <w:szCs w:val="20"/>
        <w:rtl/>
      </w:rPr>
      <w:t>دوربین</w:t>
    </w:r>
    <w:r w:rsidR="009A1D60" w:rsidRPr="00774FB7">
      <w:rPr>
        <w:b/>
        <w:bCs/>
        <w:sz w:val="20"/>
        <w:szCs w:val="20"/>
        <w:rtl/>
      </w:rPr>
      <w:t xml:space="preserve"> ها</w:t>
    </w:r>
    <w:r w:rsidR="009A1D60">
      <w:rPr>
        <w:rFonts w:hint="cs"/>
        <w:b/>
        <w:bCs/>
        <w:sz w:val="20"/>
        <w:szCs w:val="20"/>
        <w:rtl/>
      </w:rPr>
      <w:t xml:space="preserve">                                                                                                                    </w:t>
    </w:r>
    <w:r w:rsidR="009A1D60" w:rsidRPr="00774FB7">
      <w:rPr>
        <w:b/>
        <w:bCs/>
        <w:sz w:val="20"/>
        <w:szCs w:val="20"/>
        <w:rtl/>
      </w:rPr>
      <w:t xml:space="preserve"> بانک پاسارگاد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D60" w:rsidRDefault="00C02871" w:rsidP="002A7180">
    <w:pPr>
      <w:pStyle w:val="Header"/>
      <w:pBdr>
        <w:bottom w:val="single" w:sz="36" w:space="1" w:color="1F497D" w:themeColor="text2"/>
      </w:pBdr>
    </w:pPr>
    <w:del w:id="1570" w:author="Arash Tighbor" w:date="2014-07-28T07:49:00Z">
      <w:r>
        <w:rPr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1" type="#_x0000_t75" style="position:absolute;left:0;text-align:left;margin-left:0;margin-top:0;width:478pt;height:345.6pt;z-index:-251639296;mso-position-horizontal:center;mso-position-horizontal-relative:margin;mso-position-vertical:center;mso-position-vertical-relative:margin" o:allowincell="f">
            <v:imagedata r:id="rId1" o:title="Not-Approved" gain="19661f" blacklevel="22938f"/>
            <w10:wrap anchorx="margin" anchory="margin"/>
          </v:shape>
        </w:pict>
      </w:r>
    </w:del>
    <w:r w:rsidR="009A1D60">
      <w:rPr>
        <w:rFonts w:hint="cs"/>
        <w:b/>
        <w:bCs/>
        <w:noProof/>
        <w:sz w:val="22"/>
        <w:szCs w:val="22"/>
        <w:rtl/>
      </w:rPr>
      <w:drawing>
        <wp:anchor distT="0" distB="0" distL="114300" distR="114300" simplePos="0" relativeHeight="251676160" behindDoc="0" locked="0" layoutInCell="1" allowOverlap="1" wp14:anchorId="66613FD0" wp14:editId="3BDA09F8">
          <wp:simplePos x="0" y="0"/>
          <wp:positionH relativeFrom="column">
            <wp:posOffset>3266440</wp:posOffset>
          </wp:positionH>
          <wp:positionV relativeFrom="paragraph">
            <wp:posOffset>-14605</wp:posOffset>
          </wp:positionV>
          <wp:extent cx="2825115" cy="303530"/>
          <wp:effectExtent l="0" t="0" r="0" b="127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A1D60" w:rsidRDefault="009A1D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25BED"/>
    <w:multiLevelType w:val="hybridMultilevel"/>
    <w:tmpl w:val="DA78D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B132E"/>
    <w:multiLevelType w:val="hybridMultilevel"/>
    <w:tmpl w:val="239C6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3A72DE"/>
    <w:multiLevelType w:val="hybridMultilevel"/>
    <w:tmpl w:val="FCDAB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2C5BCD"/>
    <w:multiLevelType w:val="hybridMultilevel"/>
    <w:tmpl w:val="379E1396"/>
    <w:lvl w:ilvl="0" w:tplc="B46AB66E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7EC691F"/>
    <w:multiLevelType w:val="hybridMultilevel"/>
    <w:tmpl w:val="68586AB4"/>
    <w:lvl w:ilvl="0" w:tplc="04090011">
      <w:start w:val="1"/>
      <w:numFmt w:val="decimal"/>
      <w:lvlText w:val="%1)"/>
      <w:lvlJc w:val="left"/>
      <w:pPr>
        <w:ind w:left="739" w:hanging="360"/>
      </w:pPr>
      <w:rPr>
        <w:b/>
        <w:bCs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5">
    <w:nsid w:val="1A526E8F"/>
    <w:multiLevelType w:val="hybridMultilevel"/>
    <w:tmpl w:val="5BB6E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B030089"/>
    <w:multiLevelType w:val="hybridMultilevel"/>
    <w:tmpl w:val="B64AB24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A664C9"/>
    <w:multiLevelType w:val="hybridMultilevel"/>
    <w:tmpl w:val="CCBE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BA5760"/>
    <w:multiLevelType w:val="hybridMultilevel"/>
    <w:tmpl w:val="A446A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4036A"/>
    <w:multiLevelType w:val="hybridMultilevel"/>
    <w:tmpl w:val="987C5C6A"/>
    <w:lvl w:ilvl="0" w:tplc="B3901166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F10F3"/>
    <w:multiLevelType w:val="hybridMultilevel"/>
    <w:tmpl w:val="F3D26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20400E"/>
    <w:multiLevelType w:val="hybridMultilevel"/>
    <w:tmpl w:val="CBDAF97A"/>
    <w:lvl w:ilvl="0" w:tplc="67DE462A">
      <w:start w:val="1"/>
      <w:numFmt w:val="decimal"/>
      <w:pStyle w:val="NoSpacing"/>
      <w:suff w:val="space"/>
      <w:lvlText w:val="%1."/>
      <w:lvlJc w:val="left"/>
      <w:pPr>
        <w:ind w:left="720" w:hanging="360"/>
      </w:pPr>
      <w:rPr>
        <w:rFonts w:cs="B Nazanin" w:hint="cs"/>
        <w:bCs w:val="0"/>
        <w:i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1D14FF"/>
    <w:multiLevelType w:val="hybridMultilevel"/>
    <w:tmpl w:val="CDC6E302"/>
    <w:lvl w:ilvl="0" w:tplc="A96C34A4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AED7157"/>
    <w:multiLevelType w:val="hybridMultilevel"/>
    <w:tmpl w:val="D118129E"/>
    <w:lvl w:ilvl="0" w:tplc="10FACDC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D15B9A"/>
    <w:multiLevelType w:val="hybridMultilevel"/>
    <w:tmpl w:val="B7D60864"/>
    <w:lvl w:ilvl="0" w:tplc="CC740F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B45B74"/>
    <w:multiLevelType w:val="hybridMultilevel"/>
    <w:tmpl w:val="4F4212F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33C41DC"/>
    <w:multiLevelType w:val="hybridMultilevel"/>
    <w:tmpl w:val="5AD8A216"/>
    <w:lvl w:ilvl="0" w:tplc="CC740F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C179D6"/>
    <w:multiLevelType w:val="hybridMultilevel"/>
    <w:tmpl w:val="9A289F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5D705F"/>
    <w:multiLevelType w:val="multilevel"/>
    <w:tmpl w:val="35D0E12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3C570E8C"/>
    <w:multiLevelType w:val="hybridMultilevel"/>
    <w:tmpl w:val="1C8A2476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0">
    <w:nsid w:val="4D307C64"/>
    <w:multiLevelType w:val="hybridMultilevel"/>
    <w:tmpl w:val="379E1396"/>
    <w:lvl w:ilvl="0" w:tplc="B46AB66E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E7C2070"/>
    <w:multiLevelType w:val="hybridMultilevel"/>
    <w:tmpl w:val="AFBA0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3E77FF"/>
    <w:multiLevelType w:val="hybridMultilevel"/>
    <w:tmpl w:val="650E4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833174"/>
    <w:multiLevelType w:val="hybridMultilevel"/>
    <w:tmpl w:val="FD0A19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D15B90"/>
    <w:multiLevelType w:val="hybridMultilevel"/>
    <w:tmpl w:val="C32890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6C61E3"/>
    <w:multiLevelType w:val="hybridMultilevel"/>
    <w:tmpl w:val="AC7C95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522833"/>
    <w:multiLevelType w:val="multilevel"/>
    <w:tmpl w:val="B0CAD4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Cs/>
        <w:iCs w:val="0"/>
        <w:szCs w:val="28"/>
      </w:rPr>
    </w:lvl>
    <w:lvl w:ilvl="1">
      <w:start w:val="1"/>
      <w:numFmt w:val="decimal"/>
      <w:lvlText w:val="%1-%2."/>
      <w:lvlJc w:val="left"/>
      <w:pPr>
        <w:ind w:left="792" w:hanging="432"/>
      </w:pPr>
      <w:rPr>
        <w:rFonts w:cs="B Nazanin" w:hint="cs"/>
        <w:bCs w:val="0"/>
        <w:iCs w:val="0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6629759A"/>
    <w:multiLevelType w:val="hybridMultilevel"/>
    <w:tmpl w:val="4860D7DC"/>
    <w:lvl w:ilvl="0" w:tplc="D31C577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C82E68"/>
    <w:multiLevelType w:val="hybridMultilevel"/>
    <w:tmpl w:val="96F6D45A"/>
    <w:lvl w:ilvl="0" w:tplc="EA462A78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253990"/>
    <w:multiLevelType w:val="hybridMultilevel"/>
    <w:tmpl w:val="29DC5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0B379A"/>
    <w:multiLevelType w:val="multilevel"/>
    <w:tmpl w:val="3EC8E3BE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7EDE5742"/>
    <w:multiLevelType w:val="hybridMultilevel"/>
    <w:tmpl w:val="25C8B6DA"/>
    <w:lvl w:ilvl="0" w:tplc="4DFE7F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7FB50D9E"/>
    <w:multiLevelType w:val="hybridMultilevel"/>
    <w:tmpl w:val="6B5E57AA"/>
    <w:lvl w:ilvl="0" w:tplc="A080FE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1"/>
  </w:num>
  <w:num w:numId="2">
    <w:abstractNumId w:val="32"/>
  </w:num>
  <w:num w:numId="3">
    <w:abstractNumId w:val="27"/>
  </w:num>
  <w:num w:numId="4">
    <w:abstractNumId w:val="7"/>
  </w:num>
  <w:num w:numId="5">
    <w:abstractNumId w:val="16"/>
  </w:num>
  <w:num w:numId="6">
    <w:abstractNumId w:val="14"/>
  </w:num>
  <w:num w:numId="7">
    <w:abstractNumId w:val="24"/>
  </w:num>
  <w:num w:numId="8">
    <w:abstractNumId w:val="15"/>
  </w:num>
  <w:num w:numId="9">
    <w:abstractNumId w:val="19"/>
  </w:num>
  <w:num w:numId="10">
    <w:abstractNumId w:val="4"/>
  </w:num>
  <w:num w:numId="11">
    <w:abstractNumId w:val="9"/>
  </w:num>
  <w:num w:numId="12">
    <w:abstractNumId w:val="23"/>
  </w:num>
  <w:num w:numId="13">
    <w:abstractNumId w:val="8"/>
  </w:num>
  <w:num w:numId="14">
    <w:abstractNumId w:val="11"/>
  </w:num>
  <w:num w:numId="15">
    <w:abstractNumId w:val="10"/>
  </w:num>
  <w:num w:numId="16">
    <w:abstractNumId w:val="29"/>
  </w:num>
  <w:num w:numId="17">
    <w:abstractNumId w:val="11"/>
  </w:num>
  <w:num w:numId="18">
    <w:abstractNumId w:val="11"/>
  </w:num>
  <w:num w:numId="19">
    <w:abstractNumId w:val="11"/>
    <w:lvlOverride w:ilvl="0">
      <w:startOverride w:val="1"/>
    </w:lvlOverride>
  </w:num>
  <w:num w:numId="20">
    <w:abstractNumId w:val="11"/>
    <w:lvlOverride w:ilvl="0">
      <w:startOverride w:val="1"/>
    </w:lvlOverride>
  </w:num>
  <w:num w:numId="21">
    <w:abstractNumId w:val="11"/>
    <w:lvlOverride w:ilvl="0">
      <w:startOverride w:val="1"/>
    </w:lvlOverride>
  </w:num>
  <w:num w:numId="22">
    <w:abstractNumId w:val="11"/>
    <w:lvlOverride w:ilvl="0">
      <w:startOverride w:val="1"/>
    </w:lvlOverride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2"/>
  </w:num>
  <w:num w:numId="30">
    <w:abstractNumId w:val="11"/>
  </w:num>
  <w:num w:numId="31">
    <w:abstractNumId w:val="11"/>
  </w:num>
  <w:num w:numId="32">
    <w:abstractNumId w:val="1"/>
  </w:num>
  <w:num w:numId="33">
    <w:abstractNumId w:val="11"/>
    <w:lvlOverride w:ilvl="0">
      <w:startOverride w:val="1"/>
    </w:lvlOverride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  <w:lvlOverride w:ilvl="0">
      <w:startOverride w:val="1"/>
    </w:lvlOverride>
  </w:num>
  <w:num w:numId="39">
    <w:abstractNumId w:val="11"/>
  </w:num>
  <w:num w:numId="40">
    <w:abstractNumId w:val="11"/>
  </w:num>
  <w:num w:numId="41">
    <w:abstractNumId w:val="28"/>
  </w:num>
  <w:num w:numId="42">
    <w:abstractNumId w:val="17"/>
  </w:num>
  <w:num w:numId="43">
    <w:abstractNumId w:val="0"/>
  </w:num>
  <w:num w:numId="44">
    <w:abstractNumId w:val="21"/>
  </w:num>
  <w:num w:numId="45">
    <w:abstractNumId w:val="6"/>
  </w:num>
  <w:num w:numId="46">
    <w:abstractNumId w:val="3"/>
  </w:num>
  <w:num w:numId="47">
    <w:abstractNumId w:val="12"/>
  </w:num>
  <w:num w:numId="48">
    <w:abstractNumId w:val="20"/>
  </w:num>
  <w:num w:numId="49">
    <w:abstractNumId w:val="22"/>
  </w:num>
  <w:num w:numId="50">
    <w:abstractNumId w:val="25"/>
  </w:num>
  <w:num w:numId="51">
    <w:abstractNumId w:val="18"/>
  </w:num>
  <w:num w:numId="52">
    <w:abstractNumId w:val="30"/>
  </w:num>
  <w:num w:numId="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30"/>
  </w:num>
  <w:num w:numId="55">
    <w:abstractNumId w:val="30"/>
  </w:num>
  <w:num w:numId="56">
    <w:abstractNumId w:val="30"/>
  </w:num>
  <w:num w:numId="57">
    <w:abstractNumId w:val="30"/>
  </w:num>
  <w:num w:numId="58">
    <w:abstractNumId w:val="30"/>
  </w:num>
  <w:num w:numId="59">
    <w:abstractNumId w:val="30"/>
  </w:num>
  <w:num w:numId="60">
    <w:abstractNumId w:val="26"/>
  </w:num>
  <w:num w:numId="61">
    <w:abstractNumId w:val="5"/>
  </w:num>
  <w:num w:numId="62">
    <w:abstractNumId w:val="13"/>
  </w:num>
  <w:numIdMacAtCleanup w:val="58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rash Tighbor">
    <w15:presenceInfo w15:providerId="AD" w15:userId="S-1-5-21-1989766876-2187814835-2015772288-11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revisionView w:markup="0"/>
  <w:trackRevisions/>
  <w:defaultTabStop w:val="720"/>
  <w:evenAndOddHeaders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6DA"/>
    <w:rsid w:val="00000738"/>
    <w:rsid w:val="00005182"/>
    <w:rsid w:val="00015CEB"/>
    <w:rsid w:val="000260A6"/>
    <w:rsid w:val="00033BA1"/>
    <w:rsid w:val="000343CD"/>
    <w:rsid w:val="00040663"/>
    <w:rsid w:val="00041DA3"/>
    <w:rsid w:val="00043C74"/>
    <w:rsid w:val="000442E2"/>
    <w:rsid w:val="00045D68"/>
    <w:rsid w:val="00051584"/>
    <w:rsid w:val="00052DED"/>
    <w:rsid w:val="00057A89"/>
    <w:rsid w:val="00065374"/>
    <w:rsid w:val="0007562F"/>
    <w:rsid w:val="00075B65"/>
    <w:rsid w:val="000806A0"/>
    <w:rsid w:val="0008461F"/>
    <w:rsid w:val="00084710"/>
    <w:rsid w:val="000A745A"/>
    <w:rsid w:val="000C0492"/>
    <w:rsid w:val="000C792C"/>
    <w:rsid w:val="000D0863"/>
    <w:rsid w:val="000E13D8"/>
    <w:rsid w:val="000E687D"/>
    <w:rsid w:val="00101185"/>
    <w:rsid w:val="001038F3"/>
    <w:rsid w:val="001221B1"/>
    <w:rsid w:val="001512AE"/>
    <w:rsid w:val="00160BDD"/>
    <w:rsid w:val="001732EA"/>
    <w:rsid w:val="00176BD8"/>
    <w:rsid w:val="001A3D28"/>
    <w:rsid w:val="001E1581"/>
    <w:rsid w:val="001E6C17"/>
    <w:rsid w:val="001E71FC"/>
    <w:rsid w:val="001E7406"/>
    <w:rsid w:val="001F09DF"/>
    <w:rsid w:val="00203958"/>
    <w:rsid w:val="0022188F"/>
    <w:rsid w:val="002256FA"/>
    <w:rsid w:val="002423A6"/>
    <w:rsid w:val="002427FE"/>
    <w:rsid w:val="002475CD"/>
    <w:rsid w:val="002519DB"/>
    <w:rsid w:val="00256DA2"/>
    <w:rsid w:val="002570A6"/>
    <w:rsid w:val="00292C54"/>
    <w:rsid w:val="002A2712"/>
    <w:rsid w:val="002A7180"/>
    <w:rsid w:val="002B7B63"/>
    <w:rsid w:val="002C3599"/>
    <w:rsid w:val="002C3A7F"/>
    <w:rsid w:val="002C51CD"/>
    <w:rsid w:val="002D041A"/>
    <w:rsid w:val="002D1351"/>
    <w:rsid w:val="002D4AAE"/>
    <w:rsid w:val="002F1868"/>
    <w:rsid w:val="002F33B7"/>
    <w:rsid w:val="00317D8A"/>
    <w:rsid w:val="003275F0"/>
    <w:rsid w:val="00335951"/>
    <w:rsid w:val="00341512"/>
    <w:rsid w:val="003457B6"/>
    <w:rsid w:val="00353D38"/>
    <w:rsid w:val="00360691"/>
    <w:rsid w:val="0038390C"/>
    <w:rsid w:val="00384E82"/>
    <w:rsid w:val="003874AC"/>
    <w:rsid w:val="003910E2"/>
    <w:rsid w:val="00392666"/>
    <w:rsid w:val="00393609"/>
    <w:rsid w:val="003A5FF6"/>
    <w:rsid w:val="003B4416"/>
    <w:rsid w:val="003E2A02"/>
    <w:rsid w:val="003F0F24"/>
    <w:rsid w:val="003F697C"/>
    <w:rsid w:val="003F7496"/>
    <w:rsid w:val="00410F9A"/>
    <w:rsid w:val="004224BA"/>
    <w:rsid w:val="00424FDA"/>
    <w:rsid w:val="00460A85"/>
    <w:rsid w:val="0046208A"/>
    <w:rsid w:val="00466246"/>
    <w:rsid w:val="004673ED"/>
    <w:rsid w:val="00486B74"/>
    <w:rsid w:val="00493E5F"/>
    <w:rsid w:val="00497BF8"/>
    <w:rsid w:val="004C65EB"/>
    <w:rsid w:val="004E35FA"/>
    <w:rsid w:val="004F27D5"/>
    <w:rsid w:val="0051797E"/>
    <w:rsid w:val="00524D23"/>
    <w:rsid w:val="0053203B"/>
    <w:rsid w:val="00535084"/>
    <w:rsid w:val="00536A06"/>
    <w:rsid w:val="005553CC"/>
    <w:rsid w:val="00573751"/>
    <w:rsid w:val="005758DF"/>
    <w:rsid w:val="00586575"/>
    <w:rsid w:val="00591396"/>
    <w:rsid w:val="005B070B"/>
    <w:rsid w:val="005B0B18"/>
    <w:rsid w:val="005B6F84"/>
    <w:rsid w:val="005C104C"/>
    <w:rsid w:val="005C3796"/>
    <w:rsid w:val="005C4D44"/>
    <w:rsid w:val="005E010D"/>
    <w:rsid w:val="005E108C"/>
    <w:rsid w:val="005F5FAB"/>
    <w:rsid w:val="006105BF"/>
    <w:rsid w:val="00632FF8"/>
    <w:rsid w:val="006378DE"/>
    <w:rsid w:val="00640401"/>
    <w:rsid w:val="006414CE"/>
    <w:rsid w:val="00652C40"/>
    <w:rsid w:val="00656A5E"/>
    <w:rsid w:val="006647B1"/>
    <w:rsid w:val="00674F5D"/>
    <w:rsid w:val="00676D7E"/>
    <w:rsid w:val="006772AC"/>
    <w:rsid w:val="0068141B"/>
    <w:rsid w:val="006837FD"/>
    <w:rsid w:val="00687943"/>
    <w:rsid w:val="006910C9"/>
    <w:rsid w:val="006926B0"/>
    <w:rsid w:val="00695AD7"/>
    <w:rsid w:val="006A302E"/>
    <w:rsid w:val="006A5708"/>
    <w:rsid w:val="006B6365"/>
    <w:rsid w:val="006C4086"/>
    <w:rsid w:val="006C6F01"/>
    <w:rsid w:val="006E30E8"/>
    <w:rsid w:val="006E3C4C"/>
    <w:rsid w:val="006E7491"/>
    <w:rsid w:val="006F2B79"/>
    <w:rsid w:val="006F3811"/>
    <w:rsid w:val="007049EE"/>
    <w:rsid w:val="00705C45"/>
    <w:rsid w:val="00706F98"/>
    <w:rsid w:val="00725142"/>
    <w:rsid w:val="007313EA"/>
    <w:rsid w:val="00761020"/>
    <w:rsid w:val="007638C8"/>
    <w:rsid w:val="00767D15"/>
    <w:rsid w:val="00767EBD"/>
    <w:rsid w:val="00774FB7"/>
    <w:rsid w:val="00796584"/>
    <w:rsid w:val="007B1261"/>
    <w:rsid w:val="007B36A8"/>
    <w:rsid w:val="007B70EB"/>
    <w:rsid w:val="007C67E0"/>
    <w:rsid w:val="007D0721"/>
    <w:rsid w:val="007D0F06"/>
    <w:rsid w:val="007D3336"/>
    <w:rsid w:val="007D4B7D"/>
    <w:rsid w:val="007D6033"/>
    <w:rsid w:val="007E5B11"/>
    <w:rsid w:val="007F343C"/>
    <w:rsid w:val="008072D8"/>
    <w:rsid w:val="008164F3"/>
    <w:rsid w:val="00821AE2"/>
    <w:rsid w:val="00830474"/>
    <w:rsid w:val="00834906"/>
    <w:rsid w:val="0084201C"/>
    <w:rsid w:val="00842ABA"/>
    <w:rsid w:val="00845C53"/>
    <w:rsid w:val="008509E9"/>
    <w:rsid w:val="00850CD8"/>
    <w:rsid w:val="00855F86"/>
    <w:rsid w:val="0085702D"/>
    <w:rsid w:val="00867D03"/>
    <w:rsid w:val="00872B8B"/>
    <w:rsid w:val="008820E4"/>
    <w:rsid w:val="00886DD1"/>
    <w:rsid w:val="00887E53"/>
    <w:rsid w:val="00890BB2"/>
    <w:rsid w:val="008948CA"/>
    <w:rsid w:val="008A5A51"/>
    <w:rsid w:val="008B0EEF"/>
    <w:rsid w:val="008B69A2"/>
    <w:rsid w:val="008D2853"/>
    <w:rsid w:val="008E2771"/>
    <w:rsid w:val="008F1A85"/>
    <w:rsid w:val="008F486C"/>
    <w:rsid w:val="008F51E1"/>
    <w:rsid w:val="0090377D"/>
    <w:rsid w:val="00915548"/>
    <w:rsid w:val="00947F91"/>
    <w:rsid w:val="009575D6"/>
    <w:rsid w:val="009704AB"/>
    <w:rsid w:val="009851E6"/>
    <w:rsid w:val="009A1D60"/>
    <w:rsid w:val="009A3A50"/>
    <w:rsid w:val="009B0CA9"/>
    <w:rsid w:val="009D500A"/>
    <w:rsid w:val="009E0633"/>
    <w:rsid w:val="009E176A"/>
    <w:rsid w:val="009E37E4"/>
    <w:rsid w:val="009E46E9"/>
    <w:rsid w:val="009E54C7"/>
    <w:rsid w:val="009E78CD"/>
    <w:rsid w:val="009F5670"/>
    <w:rsid w:val="009F7EA1"/>
    <w:rsid w:val="00A00F2E"/>
    <w:rsid w:val="00A13515"/>
    <w:rsid w:val="00A27845"/>
    <w:rsid w:val="00A3160A"/>
    <w:rsid w:val="00A341DC"/>
    <w:rsid w:val="00A505B2"/>
    <w:rsid w:val="00A634B5"/>
    <w:rsid w:val="00A75194"/>
    <w:rsid w:val="00A77150"/>
    <w:rsid w:val="00A77784"/>
    <w:rsid w:val="00A82F35"/>
    <w:rsid w:val="00A95C75"/>
    <w:rsid w:val="00AA1E1E"/>
    <w:rsid w:val="00AA3021"/>
    <w:rsid w:val="00AA7ACB"/>
    <w:rsid w:val="00AB2000"/>
    <w:rsid w:val="00AB3697"/>
    <w:rsid w:val="00AB4517"/>
    <w:rsid w:val="00AB60C6"/>
    <w:rsid w:val="00AC2405"/>
    <w:rsid w:val="00AD6215"/>
    <w:rsid w:val="00AE2A1D"/>
    <w:rsid w:val="00AF657A"/>
    <w:rsid w:val="00B166E5"/>
    <w:rsid w:val="00B40A00"/>
    <w:rsid w:val="00B50D93"/>
    <w:rsid w:val="00B560A5"/>
    <w:rsid w:val="00B57DD5"/>
    <w:rsid w:val="00B64557"/>
    <w:rsid w:val="00B70722"/>
    <w:rsid w:val="00B71996"/>
    <w:rsid w:val="00B83677"/>
    <w:rsid w:val="00B96ECD"/>
    <w:rsid w:val="00BA1E92"/>
    <w:rsid w:val="00BC10E7"/>
    <w:rsid w:val="00BC57EB"/>
    <w:rsid w:val="00BD18FE"/>
    <w:rsid w:val="00BD3960"/>
    <w:rsid w:val="00BD59A4"/>
    <w:rsid w:val="00BD6082"/>
    <w:rsid w:val="00BD6B50"/>
    <w:rsid w:val="00BD6B87"/>
    <w:rsid w:val="00BF3C7F"/>
    <w:rsid w:val="00C02871"/>
    <w:rsid w:val="00C04140"/>
    <w:rsid w:val="00C11714"/>
    <w:rsid w:val="00C135DA"/>
    <w:rsid w:val="00C16C8B"/>
    <w:rsid w:val="00C179F0"/>
    <w:rsid w:val="00C21829"/>
    <w:rsid w:val="00C234D0"/>
    <w:rsid w:val="00C2444F"/>
    <w:rsid w:val="00C27D30"/>
    <w:rsid w:val="00C35DF0"/>
    <w:rsid w:val="00C42387"/>
    <w:rsid w:val="00C515C3"/>
    <w:rsid w:val="00C7056F"/>
    <w:rsid w:val="00C82FF3"/>
    <w:rsid w:val="00C93F74"/>
    <w:rsid w:val="00CA464E"/>
    <w:rsid w:val="00CA5AF0"/>
    <w:rsid w:val="00CA79A3"/>
    <w:rsid w:val="00CC107C"/>
    <w:rsid w:val="00CD079C"/>
    <w:rsid w:val="00CD1770"/>
    <w:rsid w:val="00CE077A"/>
    <w:rsid w:val="00CE3580"/>
    <w:rsid w:val="00CF3AF7"/>
    <w:rsid w:val="00CF40CC"/>
    <w:rsid w:val="00CF7C9D"/>
    <w:rsid w:val="00D236C9"/>
    <w:rsid w:val="00D26B05"/>
    <w:rsid w:val="00D276DB"/>
    <w:rsid w:val="00D36216"/>
    <w:rsid w:val="00D41A02"/>
    <w:rsid w:val="00D51733"/>
    <w:rsid w:val="00D53CE0"/>
    <w:rsid w:val="00D567CF"/>
    <w:rsid w:val="00D57B5C"/>
    <w:rsid w:val="00D6231D"/>
    <w:rsid w:val="00D62748"/>
    <w:rsid w:val="00D6446C"/>
    <w:rsid w:val="00D77D13"/>
    <w:rsid w:val="00D80F8F"/>
    <w:rsid w:val="00D82924"/>
    <w:rsid w:val="00D90B8A"/>
    <w:rsid w:val="00D9464A"/>
    <w:rsid w:val="00D97B52"/>
    <w:rsid w:val="00DA5F17"/>
    <w:rsid w:val="00DB6682"/>
    <w:rsid w:val="00DC63EC"/>
    <w:rsid w:val="00DC7641"/>
    <w:rsid w:val="00DD0809"/>
    <w:rsid w:val="00E20919"/>
    <w:rsid w:val="00E211F9"/>
    <w:rsid w:val="00E3267E"/>
    <w:rsid w:val="00E34661"/>
    <w:rsid w:val="00E370F2"/>
    <w:rsid w:val="00E47486"/>
    <w:rsid w:val="00E47971"/>
    <w:rsid w:val="00E67A21"/>
    <w:rsid w:val="00E76558"/>
    <w:rsid w:val="00E822C0"/>
    <w:rsid w:val="00E93FAD"/>
    <w:rsid w:val="00EA2F33"/>
    <w:rsid w:val="00EB2D60"/>
    <w:rsid w:val="00EC2CC3"/>
    <w:rsid w:val="00EC3085"/>
    <w:rsid w:val="00ED20A3"/>
    <w:rsid w:val="00ED621F"/>
    <w:rsid w:val="00F016B3"/>
    <w:rsid w:val="00F016CA"/>
    <w:rsid w:val="00F05CDD"/>
    <w:rsid w:val="00F06DEF"/>
    <w:rsid w:val="00F206FD"/>
    <w:rsid w:val="00F326DA"/>
    <w:rsid w:val="00F516E7"/>
    <w:rsid w:val="00F62984"/>
    <w:rsid w:val="00F67DA8"/>
    <w:rsid w:val="00F70859"/>
    <w:rsid w:val="00F75531"/>
    <w:rsid w:val="00F96C86"/>
    <w:rsid w:val="00FA29B4"/>
    <w:rsid w:val="00FA3492"/>
    <w:rsid w:val="00FA3577"/>
    <w:rsid w:val="00FA6A6A"/>
    <w:rsid w:val="00FC0CF3"/>
    <w:rsid w:val="00FC1239"/>
    <w:rsid w:val="00FC6DBD"/>
    <w:rsid w:val="00FD2A39"/>
    <w:rsid w:val="00FD74BD"/>
    <w:rsid w:val="00FE730A"/>
    <w:rsid w:val="00FE7403"/>
    <w:rsid w:val="00FF3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;"/>
  <w15:docId w15:val="{C8655595-B14E-4965-AB1C-CEF7D0B8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FB7"/>
    <w:pPr>
      <w:keepNext/>
      <w:keepLines/>
      <w:spacing w:before="480" w:after="0"/>
      <w:outlineLvl w:val="0"/>
    </w:pPr>
    <w:rPr>
      <w:rFonts w:ascii="Arial Black" w:eastAsiaTheme="majorEastAsia" w:hAnsi="Arial Black" w:cs="B Titr"/>
      <w:i w:val="0"/>
      <w:color w:val="1F497D" w:themeColor="text2"/>
      <w:sz w:val="42"/>
      <w:szCs w:val="4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8390C"/>
    <w:pPr>
      <w:numPr>
        <w:numId w:val="52"/>
      </w:numPr>
      <w:outlineLvl w:val="1"/>
    </w:pPr>
    <w:rPr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0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0A745A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224" w:right="1134"/>
      <w:pPrChange w:id="0" w:author="Arash Tighbor" w:date="2014-05-28T12:42:00Z">
        <w:pPr>
          <w:pBdr>
            <w:top w:val="single" w:sz="24" w:space="1" w:color="1F497D" w:themeColor="text2"/>
            <w:bottom w:val="single" w:sz="24" w:space="1" w:color="7F7F7F" w:themeColor="text1" w:themeTint="80"/>
          </w:pBdr>
          <w:shd w:val="clear" w:color="auto" w:fill="DBE5F1" w:themeFill="accent1" w:themeFillTint="33"/>
          <w:bidi/>
          <w:spacing w:before="240" w:after="240"/>
          <w:ind w:left="1224" w:right="1134"/>
          <w:jc w:val="both"/>
        </w:pPr>
      </w:pPrChange>
    </w:pPr>
    <w:rPr>
      <w:b/>
      <w:bCs/>
      <w:sz w:val="22"/>
      <w:szCs w:val="24"/>
      <w:rPrChange w:id="0" w:author="Arash Tighbor" w:date="2014-05-28T12:42:00Z">
        <w:rPr>
          <w:rFonts w:asciiTheme="majorBidi" w:eastAsiaTheme="minorHAnsi" w:hAnsiTheme="majorBidi" w:cs="B Nazanin"/>
          <w:b/>
          <w:bCs/>
          <w:sz w:val="22"/>
          <w:szCs w:val="24"/>
          <w:lang w:val="en-US" w:eastAsia="en-US" w:bidi="fa-IR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74FB7"/>
    <w:rPr>
      <w:rFonts w:ascii="Arial Black" w:eastAsiaTheme="majorEastAsia" w:hAnsi="Arial Black" w:cs="B Titr"/>
      <w:color w:val="1F497D" w:themeColor="text2"/>
      <w:sz w:val="42"/>
      <w:szCs w:val="44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8390C"/>
    <w:rPr>
      <w:rFonts w:ascii="Arial Black" w:eastAsiaTheme="majorEastAsia" w:hAnsi="Arial Black" w:cs="B Titr"/>
      <w:color w:val="1F497D" w:themeColor="text2"/>
      <w:sz w:val="30"/>
      <w:szCs w:val="32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7F343C"/>
    <w:pPr>
      <w:numPr>
        <w:numId w:val="14"/>
      </w:numPr>
      <w:spacing w:after="240"/>
    </w:pPr>
    <w:rPr>
      <w:noProof/>
      <w:color w:val="000000" w:themeColor="text1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5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E30E8"/>
    <w:pPr>
      <w:spacing w:before="240" w:after="120"/>
      <w:jc w:val="left"/>
    </w:pPr>
    <w:rPr>
      <w:rFonts w:asciiTheme="minorHAnsi" w:hAnsiTheme="minorHAnsi" w:cs="Times New Roman"/>
      <w:b/>
      <w:bCs/>
      <w:i w:val="0"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E30E8"/>
    <w:pPr>
      <w:spacing w:before="120" w:after="0"/>
      <w:ind w:left="260"/>
      <w:jc w:val="left"/>
    </w:pPr>
    <w:rPr>
      <w:rFonts w:asciiTheme="minorHAnsi" w:hAnsiTheme="minorHAnsi" w:cs="Times New Roman"/>
      <w:i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E30E8"/>
    <w:rPr>
      <w:rFonts w:asciiTheme="majorHAnsi" w:eastAsiaTheme="majorEastAsia" w:hAnsiTheme="majorHAnsi" w:cstheme="majorBidi"/>
      <w:i/>
      <w:color w:val="243F60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E30E8"/>
    <w:pPr>
      <w:spacing w:after="0"/>
      <w:ind w:left="5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C792C"/>
    <w:pPr>
      <w:pPrChange w:id="1" w:author="Arash Tighbor" w:date="2014-05-28T12:25:00Z">
        <w:pPr>
          <w:bidi/>
          <w:spacing w:after="200"/>
          <w:jc w:val="both"/>
        </w:pPr>
      </w:pPrChange>
    </w:pPr>
    <w:rPr>
      <w:iCs/>
      <w:color w:val="1F497D" w:themeColor="text2"/>
      <w:sz w:val="18"/>
      <w:szCs w:val="20"/>
      <w:rPrChange w:id="1" w:author="Arash Tighbor" w:date="2014-05-28T12:25:00Z">
        <w:rPr>
          <w:rFonts w:asciiTheme="majorBidi" w:eastAsiaTheme="minorHAnsi" w:hAnsiTheme="majorBidi" w:cs="B Nazanin"/>
          <w:iCs/>
          <w:color w:val="1F497D" w:themeColor="text2"/>
          <w:sz w:val="18"/>
          <w:szCs w:val="18"/>
          <w:lang w:val="en-US" w:eastAsia="en-US" w:bidi="fa-IR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jpe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3274FD-B03A-4436-A295-D792085D4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Adonis_Styled_3.dotx</Template>
  <TotalTime>361</TotalTime>
  <Pages>6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جمع آوری اطلاعات، عیب‌یابی و رفع خرابی </vt:lpstr>
    </vt:vector>
  </TitlesOfParts>
  <Company/>
  <LinksUpToDate>false</LinksUpToDate>
  <CharactersWithSpaces>7922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جمع آوری اطلاعات، عیب‌یابی و رفع خرابی </dc:title>
  <dc:creator>Arash Tighbor</dc:creator>
  <cp:lastModifiedBy>Arash Tighbor</cp:lastModifiedBy>
  <cp:revision>17</cp:revision>
  <cp:lastPrinted>2014-08-02T05:01:00Z</cp:lastPrinted>
  <dcterms:created xsi:type="dcterms:W3CDTF">2014-05-28T04:40:00Z</dcterms:created>
  <dcterms:modified xsi:type="dcterms:W3CDTF">2015-11-15T11:27:00Z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